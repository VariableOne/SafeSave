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9D85EC" w14:textId="0D1ACA58" w:rsidR="50052285" w:rsidRDefault="00B02355" w:rsidP="5F13D769">
      <w:pPr>
        <w:spacing w:line="360" w:lineRule="auto"/>
        <w:jc w:val="center"/>
        <w:rPr>
          <w:rFonts w:ascii="Arial" w:eastAsia="Arial" w:hAnsi="Arial" w:cs="Arial"/>
          <w:b/>
          <w:bCs/>
          <w:sz w:val="24"/>
          <w:szCs w:val="24"/>
        </w:rPr>
      </w:pPr>
      <w:r>
        <w:rPr>
          <w:rFonts w:ascii="Arial" w:eastAsia="Arial" w:hAnsi="Arial" w:cs="Arial"/>
          <w:b/>
          <w:bCs/>
          <w:sz w:val="24"/>
          <w:szCs w:val="24"/>
        </w:rPr>
        <w:softHyphen/>
      </w:r>
      <w:r>
        <w:rPr>
          <w:rFonts w:ascii="Arial" w:eastAsia="Arial" w:hAnsi="Arial" w:cs="Arial"/>
          <w:b/>
          <w:bCs/>
          <w:sz w:val="24"/>
          <w:szCs w:val="24"/>
        </w:rPr>
        <w:softHyphen/>
      </w:r>
    </w:p>
    <w:p w14:paraId="2300EF33" w14:textId="1FBC3229" w:rsidR="0E08D06B" w:rsidRDefault="67E45D50" w:rsidP="0561F022">
      <w:pPr>
        <w:spacing w:line="360" w:lineRule="auto"/>
        <w:jc w:val="center"/>
        <w:rPr>
          <w:rFonts w:ascii="Arial" w:eastAsia="Arial" w:hAnsi="Arial" w:cs="Arial"/>
          <w:b/>
          <w:bCs/>
          <w:sz w:val="40"/>
          <w:szCs w:val="40"/>
        </w:rPr>
      </w:pPr>
      <w:r w:rsidRPr="5F13D769">
        <w:rPr>
          <w:rFonts w:ascii="Arial" w:eastAsia="Arial" w:hAnsi="Arial" w:cs="Arial"/>
          <w:b/>
          <w:bCs/>
          <w:sz w:val="40"/>
          <w:szCs w:val="40"/>
        </w:rPr>
        <w:t xml:space="preserve">T2000: </w:t>
      </w:r>
      <w:r w:rsidR="38395AC0" w:rsidRPr="0561F022">
        <w:rPr>
          <w:rFonts w:ascii="Arial" w:eastAsia="Arial" w:hAnsi="Arial" w:cs="Arial"/>
          <w:b/>
          <w:bCs/>
          <w:sz w:val="40"/>
          <w:szCs w:val="40"/>
        </w:rPr>
        <w:t>Umsetzung</w:t>
      </w:r>
      <w:r w:rsidR="49ED5868" w:rsidRPr="5F13D769">
        <w:rPr>
          <w:rFonts w:ascii="Arial" w:eastAsia="Arial" w:hAnsi="Arial" w:cs="Arial"/>
          <w:b/>
          <w:bCs/>
          <w:sz w:val="40"/>
          <w:szCs w:val="40"/>
        </w:rPr>
        <w:t xml:space="preserve"> von Multimandanten</w:t>
      </w:r>
      <w:r w:rsidR="3F3083BD" w:rsidRPr="5F13D769">
        <w:rPr>
          <w:rFonts w:ascii="Arial" w:eastAsia="Arial" w:hAnsi="Arial" w:cs="Arial"/>
          <w:b/>
          <w:bCs/>
          <w:sz w:val="40"/>
          <w:szCs w:val="40"/>
        </w:rPr>
        <w:t>fähigkeit in der SCIM-</w:t>
      </w:r>
      <w:proofErr w:type="spellStart"/>
      <w:r w:rsidR="3F3083BD" w:rsidRPr="5F13D769">
        <w:rPr>
          <w:rFonts w:ascii="Arial" w:eastAsia="Arial" w:hAnsi="Arial" w:cs="Arial"/>
          <w:b/>
          <w:bCs/>
          <w:sz w:val="40"/>
          <w:szCs w:val="40"/>
        </w:rPr>
        <w:t>Provisioning</w:t>
      </w:r>
      <w:proofErr w:type="spellEnd"/>
      <w:r w:rsidR="3F3083BD" w:rsidRPr="5F13D769">
        <w:rPr>
          <w:rFonts w:ascii="Arial" w:eastAsia="Arial" w:hAnsi="Arial" w:cs="Arial"/>
          <w:b/>
          <w:bCs/>
          <w:sz w:val="40"/>
          <w:szCs w:val="40"/>
        </w:rPr>
        <w:t>-Engine</w:t>
      </w:r>
    </w:p>
    <w:p w14:paraId="746F2E5E" w14:textId="4B994B2E" w:rsidR="50052285" w:rsidRDefault="50052285" w:rsidP="5F13D769">
      <w:pPr>
        <w:spacing w:line="360" w:lineRule="auto"/>
        <w:jc w:val="center"/>
        <w:rPr>
          <w:rFonts w:ascii="Arial" w:eastAsia="Arial" w:hAnsi="Arial" w:cs="Arial"/>
          <w:b/>
          <w:bCs/>
          <w:sz w:val="24"/>
          <w:szCs w:val="24"/>
        </w:rPr>
      </w:pPr>
    </w:p>
    <w:p w14:paraId="67D7E4D3" w14:textId="1C6C0C6E" w:rsidR="50052285" w:rsidRDefault="50052285" w:rsidP="5F13D769">
      <w:pPr>
        <w:spacing w:line="360" w:lineRule="auto"/>
        <w:jc w:val="center"/>
        <w:rPr>
          <w:rFonts w:ascii="Arial" w:eastAsia="Arial" w:hAnsi="Arial" w:cs="Arial"/>
          <w:b/>
          <w:bCs/>
          <w:sz w:val="24"/>
          <w:szCs w:val="24"/>
        </w:rPr>
      </w:pPr>
    </w:p>
    <w:p w14:paraId="4FE8CCB7" w14:textId="48210CAA" w:rsidR="50052285" w:rsidRDefault="50052285" w:rsidP="5F13D769">
      <w:pPr>
        <w:spacing w:line="360" w:lineRule="auto"/>
        <w:jc w:val="center"/>
        <w:rPr>
          <w:rFonts w:ascii="Arial" w:eastAsia="Arial" w:hAnsi="Arial" w:cs="Arial"/>
          <w:b/>
          <w:bCs/>
          <w:sz w:val="24"/>
          <w:szCs w:val="24"/>
        </w:rPr>
      </w:pPr>
    </w:p>
    <w:p w14:paraId="01968F0C" w14:textId="3B0FD517" w:rsidR="50052285" w:rsidRDefault="50052285" w:rsidP="5F13D769">
      <w:pPr>
        <w:spacing w:line="360" w:lineRule="auto"/>
        <w:jc w:val="center"/>
        <w:rPr>
          <w:rFonts w:ascii="Arial" w:eastAsia="Arial" w:hAnsi="Arial" w:cs="Arial"/>
          <w:sz w:val="24"/>
          <w:szCs w:val="24"/>
        </w:rPr>
      </w:pPr>
    </w:p>
    <w:p w14:paraId="62A7DAA8" w14:textId="5F4B9269" w:rsidR="50052285" w:rsidRDefault="50052285" w:rsidP="5F13D769">
      <w:pPr>
        <w:spacing w:line="360" w:lineRule="auto"/>
        <w:jc w:val="center"/>
        <w:rPr>
          <w:rFonts w:ascii="Arial" w:eastAsia="Arial" w:hAnsi="Arial" w:cs="Arial"/>
          <w:sz w:val="24"/>
          <w:szCs w:val="24"/>
        </w:rPr>
      </w:pPr>
    </w:p>
    <w:p w14:paraId="17A2F4E1" w14:textId="52DE8CD7" w:rsidR="0561F022" w:rsidRDefault="0561F022" w:rsidP="0561F022">
      <w:pPr>
        <w:spacing w:line="360" w:lineRule="auto"/>
        <w:jc w:val="center"/>
        <w:rPr>
          <w:rFonts w:ascii="Arial" w:eastAsia="Arial" w:hAnsi="Arial" w:cs="Arial"/>
          <w:sz w:val="24"/>
          <w:szCs w:val="24"/>
        </w:rPr>
      </w:pPr>
    </w:p>
    <w:p w14:paraId="6D9610DE" w14:textId="76DAE852" w:rsidR="0561F022" w:rsidRDefault="0561F022" w:rsidP="0561F022">
      <w:pPr>
        <w:spacing w:line="360" w:lineRule="auto"/>
        <w:jc w:val="center"/>
        <w:rPr>
          <w:rFonts w:ascii="Arial" w:eastAsia="Arial" w:hAnsi="Arial" w:cs="Arial"/>
          <w:sz w:val="24"/>
          <w:szCs w:val="24"/>
        </w:rPr>
      </w:pPr>
    </w:p>
    <w:p w14:paraId="2233C004" w14:textId="72C1A35A" w:rsidR="50052285" w:rsidRDefault="50052285" w:rsidP="5F13D769">
      <w:pPr>
        <w:spacing w:line="360" w:lineRule="auto"/>
        <w:jc w:val="center"/>
        <w:rPr>
          <w:rFonts w:ascii="Arial" w:eastAsia="Arial" w:hAnsi="Arial" w:cs="Arial"/>
          <w:sz w:val="24"/>
          <w:szCs w:val="24"/>
        </w:rPr>
      </w:pPr>
    </w:p>
    <w:p w14:paraId="7C9BA4CB" w14:textId="1E2FD62B" w:rsidR="50052285" w:rsidRDefault="50052285" w:rsidP="5F13D769">
      <w:pPr>
        <w:spacing w:line="360" w:lineRule="auto"/>
        <w:jc w:val="center"/>
        <w:rPr>
          <w:rFonts w:ascii="Arial" w:eastAsia="Arial" w:hAnsi="Arial" w:cs="Arial"/>
          <w:sz w:val="24"/>
          <w:szCs w:val="24"/>
        </w:rPr>
      </w:pPr>
    </w:p>
    <w:p w14:paraId="631FA1E9" w14:textId="3D9690EA" w:rsidR="01AE0BF8" w:rsidRDefault="594ACC0F" w:rsidP="0561F022">
      <w:pPr>
        <w:spacing w:line="360" w:lineRule="auto"/>
        <w:jc w:val="center"/>
        <w:rPr>
          <w:rFonts w:ascii="Arial" w:eastAsia="Arial" w:hAnsi="Arial" w:cs="Arial"/>
          <w:sz w:val="24"/>
          <w:szCs w:val="24"/>
        </w:rPr>
      </w:pPr>
      <w:r w:rsidRPr="5F13D769">
        <w:rPr>
          <w:rFonts w:ascii="Arial" w:eastAsia="Arial" w:hAnsi="Arial" w:cs="Arial"/>
          <w:b/>
          <w:bCs/>
          <w:sz w:val="24"/>
          <w:szCs w:val="24"/>
        </w:rPr>
        <w:t>Name der Hochschule:</w:t>
      </w:r>
      <w:r w:rsidRPr="5F13D769">
        <w:rPr>
          <w:rFonts w:ascii="Arial" w:eastAsia="Arial" w:hAnsi="Arial" w:cs="Arial"/>
          <w:sz w:val="24"/>
          <w:szCs w:val="24"/>
        </w:rPr>
        <w:t xml:space="preserve"> Duale Hochschule Baden-Württemberg</w:t>
      </w:r>
      <w:r w:rsidR="659E225F" w:rsidRPr="0561F022">
        <w:rPr>
          <w:rFonts w:ascii="Arial" w:eastAsia="Arial" w:hAnsi="Arial" w:cs="Arial"/>
          <w:sz w:val="24"/>
          <w:szCs w:val="24"/>
        </w:rPr>
        <w:t xml:space="preserve"> </w:t>
      </w:r>
      <w:r w:rsidRPr="5F13D769">
        <w:rPr>
          <w:rFonts w:ascii="Arial" w:eastAsia="Arial" w:hAnsi="Arial" w:cs="Arial"/>
          <w:sz w:val="24"/>
          <w:szCs w:val="24"/>
        </w:rPr>
        <w:t>Stuttgart</w:t>
      </w:r>
    </w:p>
    <w:p w14:paraId="257C3998" w14:textId="567CB947" w:rsidR="28B68169" w:rsidRDefault="28B68169" w:rsidP="0561F022">
      <w:pPr>
        <w:spacing w:line="360" w:lineRule="auto"/>
        <w:jc w:val="center"/>
        <w:rPr>
          <w:rFonts w:ascii="Arial" w:eastAsia="Arial" w:hAnsi="Arial" w:cs="Arial"/>
          <w:sz w:val="24"/>
          <w:szCs w:val="24"/>
        </w:rPr>
      </w:pPr>
      <w:r w:rsidRPr="0561F022">
        <w:rPr>
          <w:rFonts w:ascii="Arial" w:eastAsia="Arial" w:hAnsi="Arial" w:cs="Arial"/>
          <w:b/>
          <w:bCs/>
          <w:sz w:val="24"/>
          <w:szCs w:val="24"/>
        </w:rPr>
        <w:t xml:space="preserve">Studiengang: </w:t>
      </w:r>
      <w:r w:rsidRPr="0561F022">
        <w:rPr>
          <w:rFonts w:ascii="Arial" w:eastAsia="Arial" w:hAnsi="Arial" w:cs="Arial"/>
          <w:sz w:val="24"/>
          <w:szCs w:val="24"/>
        </w:rPr>
        <w:t>Informatik</w:t>
      </w:r>
    </w:p>
    <w:p w14:paraId="7A1BE2A3" w14:textId="371E45F9" w:rsidR="01AE0BF8" w:rsidRDefault="594ACC0F" w:rsidP="0561F022">
      <w:pPr>
        <w:spacing w:line="360" w:lineRule="auto"/>
        <w:jc w:val="center"/>
        <w:rPr>
          <w:rFonts w:ascii="Arial" w:eastAsia="Arial" w:hAnsi="Arial" w:cs="Arial"/>
          <w:sz w:val="24"/>
          <w:szCs w:val="24"/>
        </w:rPr>
      </w:pPr>
      <w:r w:rsidRPr="5F13D769">
        <w:rPr>
          <w:rFonts w:ascii="Arial" w:eastAsia="Arial" w:hAnsi="Arial" w:cs="Arial"/>
          <w:b/>
          <w:bCs/>
          <w:sz w:val="24"/>
          <w:szCs w:val="24"/>
        </w:rPr>
        <w:t>Matrikelnummer:</w:t>
      </w:r>
      <w:r w:rsidRPr="5F13D769">
        <w:rPr>
          <w:rFonts w:ascii="Arial" w:eastAsia="Arial" w:hAnsi="Arial" w:cs="Arial"/>
          <w:sz w:val="24"/>
          <w:szCs w:val="24"/>
        </w:rPr>
        <w:t xml:space="preserve"> 7060837</w:t>
      </w:r>
    </w:p>
    <w:p w14:paraId="7A1EE6D9" w14:textId="4EBC2A96" w:rsidR="3495BDD3" w:rsidRDefault="4B04589B" w:rsidP="0561F022">
      <w:pPr>
        <w:spacing w:line="360" w:lineRule="auto"/>
        <w:jc w:val="center"/>
        <w:rPr>
          <w:rFonts w:ascii="Arial" w:eastAsia="Arial" w:hAnsi="Arial" w:cs="Arial"/>
          <w:sz w:val="24"/>
          <w:szCs w:val="24"/>
        </w:rPr>
      </w:pPr>
      <w:r w:rsidRPr="5F13D769">
        <w:rPr>
          <w:rFonts w:ascii="Arial" w:eastAsia="Arial" w:hAnsi="Arial" w:cs="Arial"/>
          <w:b/>
          <w:bCs/>
          <w:sz w:val="24"/>
          <w:szCs w:val="24"/>
        </w:rPr>
        <w:t xml:space="preserve">Kurs: </w:t>
      </w:r>
      <w:r w:rsidR="46FF3DFE" w:rsidRPr="5F13D769">
        <w:rPr>
          <w:rFonts w:ascii="Arial" w:eastAsia="Arial" w:hAnsi="Arial" w:cs="Arial"/>
          <w:sz w:val="24"/>
          <w:szCs w:val="24"/>
        </w:rPr>
        <w:t>TINF22F</w:t>
      </w:r>
    </w:p>
    <w:p w14:paraId="0633F68C" w14:textId="128CAF98" w:rsidR="72932B05" w:rsidRDefault="484D1548" w:rsidP="0561F022">
      <w:pPr>
        <w:spacing w:line="360" w:lineRule="auto"/>
        <w:jc w:val="center"/>
        <w:rPr>
          <w:rFonts w:ascii="Arial" w:eastAsia="Arial" w:hAnsi="Arial" w:cs="Arial"/>
          <w:b/>
          <w:bCs/>
          <w:sz w:val="24"/>
          <w:szCs w:val="24"/>
        </w:rPr>
      </w:pPr>
      <w:r w:rsidRPr="5F13D769">
        <w:rPr>
          <w:rFonts w:ascii="Arial" w:eastAsia="Arial" w:hAnsi="Arial" w:cs="Arial"/>
          <w:b/>
          <w:bCs/>
          <w:sz w:val="24"/>
          <w:szCs w:val="24"/>
        </w:rPr>
        <w:t xml:space="preserve">Abgabedatum: </w:t>
      </w:r>
      <w:r w:rsidRPr="5F13D769">
        <w:rPr>
          <w:rFonts w:ascii="Arial" w:eastAsia="Arial" w:hAnsi="Arial" w:cs="Arial"/>
          <w:sz w:val="24"/>
          <w:szCs w:val="24"/>
        </w:rPr>
        <w:t>09.09.2024</w:t>
      </w:r>
    </w:p>
    <w:p w14:paraId="1A0B406F" w14:textId="0B1DF038" w:rsidR="4666EAB6" w:rsidRDefault="4666EAB6" w:rsidP="0561F022">
      <w:pPr>
        <w:spacing w:line="360" w:lineRule="auto"/>
        <w:jc w:val="center"/>
        <w:rPr>
          <w:rFonts w:ascii="Arial" w:eastAsia="Arial" w:hAnsi="Arial" w:cs="Arial"/>
          <w:sz w:val="24"/>
          <w:szCs w:val="24"/>
        </w:rPr>
      </w:pPr>
      <w:r w:rsidRPr="0561F022">
        <w:rPr>
          <w:rFonts w:ascii="Arial" w:eastAsia="Arial" w:hAnsi="Arial" w:cs="Arial"/>
          <w:b/>
          <w:bCs/>
          <w:sz w:val="24"/>
          <w:szCs w:val="24"/>
        </w:rPr>
        <w:t xml:space="preserve">Betreuer: </w:t>
      </w:r>
      <w:r w:rsidRPr="0561F022">
        <w:rPr>
          <w:rFonts w:ascii="Arial" w:eastAsia="Arial" w:hAnsi="Arial" w:cs="Arial"/>
          <w:sz w:val="24"/>
          <w:szCs w:val="24"/>
        </w:rPr>
        <w:t>Mathias Baumert</w:t>
      </w:r>
    </w:p>
    <w:p w14:paraId="57AE83AB" w14:textId="6BF6D635" w:rsidR="50052285" w:rsidRDefault="50052285" w:rsidP="5F13D769">
      <w:pPr>
        <w:spacing w:line="360" w:lineRule="auto"/>
        <w:rPr>
          <w:rFonts w:ascii="Arial" w:eastAsia="Arial" w:hAnsi="Arial" w:cs="Arial"/>
          <w:sz w:val="24"/>
          <w:szCs w:val="24"/>
        </w:rPr>
      </w:pPr>
    </w:p>
    <w:p w14:paraId="4C2D263E" w14:textId="0AA65DAA" w:rsidR="50052285" w:rsidRDefault="50052285" w:rsidP="5F13D769">
      <w:pPr>
        <w:spacing w:line="360" w:lineRule="auto"/>
        <w:rPr>
          <w:rFonts w:ascii="Arial" w:eastAsia="Arial" w:hAnsi="Arial" w:cs="Arial"/>
          <w:sz w:val="24"/>
          <w:szCs w:val="24"/>
        </w:rPr>
      </w:pPr>
    </w:p>
    <w:p w14:paraId="6D1ED945" w14:textId="4EFC2DFD" w:rsidR="50052285" w:rsidRDefault="50052285" w:rsidP="5F13D769">
      <w:pPr>
        <w:spacing w:line="360" w:lineRule="auto"/>
        <w:rPr>
          <w:rFonts w:ascii="Arial" w:eastAsia="Arial" w:hAnsi="Arial" w:cs="Arial"/>
          <w:sz w:val="24"/>
          <w:szCs w:val="24"/>
        </w:rPr>
      </w:pPr>
    </w:p>
    <w:p w14:paraId="44D91C5F" w14:textId="49E39575" w:rsidR="50052285" w:rsidRDefault="50052285" w:rsidP="5F13D769">
      <w:pPr>
        <w:spacing w:line="360" w:lineRule="auto"/>
        <w:rPr>
          <w:rFonts w:ascii="Arial" w:eastAsia="Arial" w:hAnsi="Arial" w:cs="Arial"/>
          <w:sz w:val="24"/>
          <w:szCs w:val="24"/>
        </w:rPr>
      </w:pPr>
    </w:p>
    <w:p w14:paraId="7048218E" w14:textId="75CA8894" w:rsidR="50052285" w:rsidRDefault="50052285" w:rsidP="5F13D769">
      <w:pPr>
        <w:spacing w:line="360" w:lineRule="auto"/>
        <w:rPr>
          <w:rFonts w:ascii="Arial" w:eastAsia="Arial" w:hAnsi="Arial" w:cs="Arial"/>
          <w:sz w:val="24"/>
          <w:szCs w:val="24"/>
        </w:rPr>
      </w:pPr>
    </w:p>
    <w:p w14:paraId="7C3942AE" w14:textId="482FF5BD" w:rsidR="5009833A" w:rsidRDefault="5009833A" w:rsidP="5009833A">
      <w:pPr>
        <w:spacing w:line="360" w:lineRule="auto"/>
        <w:rPr>
          <w:rFonts w:ascii="Arial" w:eastAsia="Arial" w:hAnsi="Arial" w:cs="Arial"/>
          <w:sz w:val="24"/>
          <w:szCs w:val="24"/>
        </w:rPr>
      </w:pPr>
    </w:p>
    <w:p w14:paraId="3E8B887C" w14:textId="2CA87633" w:rsidR="50052285" w:rsidRDefault="50052285" w:rsidP="5F13D769">
      <w:pPr>
        <w:spacing w:line="360" w:lineRule="auto"/>
        <w:rPr>
          <w:rFonts w:ascii="Arial" w:eastAsia="Arial" w:hAnsi="Arial" w:cs="Arial"/>
          <w:sz w:val="24"/>
          <w:szCs w:val="24"/>
        </w:rPr>
      </w:pPr>
    </w:p>
    <w:p w14:paraId="57E1D54D" w14:textId="759847B9" w:rsidR="7F760D7C" w:rsidRDefault="5FA824C4" w:rsidP="5F13D769">
      <w:pPr>
        <w:spacing w:line="360" w:lineRule="auto"/>
        <w:rPr>
          <w:rFonts w:ascii="Arial" w:eastAsia="Arial" w:hAnsi="Arial" w:cs="Arial"/>
          <w:b/>
          <w:bCs/>
          <w:i/>
          <w:iCs/>
          <w:sz w:val="24"/>
          <w:szCs w:val="24"/>
        </w:rPr>
      </w:pPr>
      <w:r w:rsidRPr="5F13D769">
        <w:rPr>
          <w:rFonts w:ascii="Arial" w:eastAsia="Arial" w:hAnsi="Arial" w:cs="Arial"/>
          <w:b/>
          <w:bCs/>
          <w:i/>
          <w:iCs/>
          <w:sz w:val="24"/>
          <w:szCs w:val="24"/>
        </w:rPr>
        <w:t>Erklärung zur Eigenleistung</w:t>
      </w:r>
    </w:p>
    <w:p w14:paraId="04208659" w14:textId="24D74480" w:rsidR="50052285" w:rsidRDefault="50052285" w:rsidP="5F13D769">
      <w:pPr>
        <w:spacing w:line="360" w:lineRule="auto"/>
        <w:rPr>
          <w:rFonts w:ascii="Arial" w:eastAsia="Arial" w:hAnsi="Arial" w:cs="Arial"/>
          <w:b/>
          <w:bCs/>
          <w:i/>
          <w:iCs/>
          <w:sz w:val="24"/>
          <w:szCs w:val="24"/>
        </w:rPr>
      </w:pPr>
    </w:p>
    <w:p w14:paraId="14EC0E85" w14:textId="6D839F2E" w:rsidR="7F760D7C" w:rsidRDefault="5FA824C4" w:rsidP="5F13D769">
      <w:pPr>
        <w:spacing w:line="360" w:lineRule="auto"/>
        <w:rPr>
          <w:rFonts w:ascii="Arial" w:eastAsia="Arial" w:hAnsi="Arial" w:cs="Arial"/>
          <w:sz w:val="24"/>
          <w:szCs w:val="24"/>
        </w:rPr>
      </w:pPr>
      <w:r w:rsidRPr="5F13D769">
        <w:rPr>
          <w:rFonts w:ascii="Arial" w:eastAsia="Arial" w:hAnsi="Arial" w:cs="Arial"/>
          <w:sz w:val="24"/>
          <w:szCs w:val="24"/>
        </w:rPr>
        <w:t xml:space="preserve">Ich versichere hiermit, dass ich meine </w:t>
      </w:r>
      <w:r w:rsidR="52478F02" w:rsidRPr="5F13D769">
        <w:rPr>
          <w:rFonts w:ascii="Arial" w:eastAsia="Arial" w:hAnsi="Arial" w:cs="Arial"/>
          <w:sz w:val="24"/>
          <w:szCs w:val="24"/>
        </w:rPr>
        <w:t>Projektarbeit mit</w:t>
      </w:r>
      <w:r w:rsidRPr="5F13D769">
        <w:rPr>
          <w:rFonts w:ascii="Arial" w:eastAsia="Arial" w:hAnsi="Arial" w:cs="Arial"/>
          <w:sz w:val="24"/>
          <w:szCs w:val="24"/>
        </w:rPr>
        <w:t xml:space="preserve"> dem Thema: Integration von Multimandantenfähigkeit der SCIM-</w:t>
      </w:r>
      <w:proofErr w:type="spellStart"/>
      <w:r w:rsidRPr="5F13D769">
        <w:rPr>
          <w:rFonts w:ascii="Arial" w:eastAsia="Arial" w:hAnsi="Arial" w:cs="Arial"/>
          <w:sz w:val="24"/>
          <w:szCs w:val="24"/>
        </w:rPr>
        <w:t>Provisioning</w:t>
      </w:r>
      <w:proofErr w:type="spellEnd"/>
      <w:r w:rsidRPr="5F13D769">
        <w:rPr>
          <w:rFonts w:ascii="Arial" w:eastAsia="Arial" w:hAnsi="Arial" w:cs="Arial"/>
          <w:sz w:val="24"/>
          <w:szCs w:val="24"/>
        </w:rPr>
        <w:t xml:space="preserve">-Engine selbstständig verfasst und keine anderen als die angegebenen Quellen und Hilfsmittel benutzt habe. </w:t>
      </w:r>
    </w:p>
    <w:p w14:paraId="709D2D54" w14:textId="77EE3183" w:rsidR="50052285" w:rsidRDefault="50052285" w:rsidP="5F13D769">
      <w:pPr>
        <w:spacing w:line="360" w:lineRule="auto"/>
        <w:rPr>
          <w:rFonts w:ascii="Arial" w:eastAsia="Arial" w:hAnsi="Arial" w:cs="Arial"/>
          <w:sz w:val="24"/>
          <w:szCs w:val="24"/>
        </w:rPr>
      </w:pPr>
    </w:p>
    <w:p w14:paraId="3E4B3F3B" w14:textId="755B0C2F" w:rsidR="50052285" w:rsidRDefault="50052285" w:rsidP="5F13D769">
      <w:pPr>
        <w:spacing w:line="360" w:lineRule="auto"/>
        <w:rPr>
          <w:rFonts w:ascii="Arial" w:eastAsia="Arial" w:hAnsi="Arial" w:cs="Arial"/>
          <w:sz w:val="24"/>
          <w:szCs w:val="24"/>
        </w:rPr>
      </w:pPr>
    </w:p>
    <w:p w14:paraId="584A12F9" w14:textId="680552C3" w:rsidR="7F760D7C" w:rsidRDefault="48621216" w:rsidP="5F13D769">
      <w:pPr>
        <w:spacing w:line="360" w:lineRule="auto"/>
        <w:rPr>
          <w:rFonts w:ascii="Arial" w:eastAsia="Arial" w:hAnsi="Arial" w:cs="Arial"/>
          <w:sz w:val="24"/>
          <w:szCs w:val="24"/>
        </w:rPr>
      </w:pPr>
      <w:r w:rsidRPr="5F13D769">
        <w:rPr>
          <w:rFonts w:ascii="Arial" w:eastAsia="Arial" w:hAnsi="Arial" w:cs="Arial"/>
          <w:sz w:val="24"/>
          <w:szCs w:val="24"/>
        </w:rPr>
        <w:t>---------------------------------------</w:t>
      </w:r>
      <w:r w:rsidR="090FA43B" w:rsidRPr="5F13D769">
        <w:rPr>
          <w:rFonts w:ascii="Arial" w:eastAsia="Arial" w:hAnsi="Arial" w:cs="Arial"/>
          <w:sz w:val="24"/>
          <w:szCs w:val="24"/>
        </w:rPr>
        <w:t xml:space="preserve"> </w:t>
      </w:r>
      <w:r w:rsidR="244384D2" w:rsidRPr="5F13D769">
        <w:rPr>
          <w:rFonts w:ascii="Arial" w:eastAsia="Arial" w:hAnsi="Arial" w:cs="Arial"/>
          <w:sz w:val="24"/>
          <w:szCs w:val="24"/>
        </w:rPr>
        <w:t>Ort</w:t>
      </w:r>
      <w:r w:rsidR="1749EB55" w:rsidRPr="0561F022">
        <w:rPr>
          <w:rFonts w:ascii="Arial" w:eastAsia="Arial" w:hAnsi="Arial" w:cs="Arial"/>
          <w:sz w:val="24"/>
          <w:szCs w:val="24"/>
        </w:rPr>
        <w:t xml:space="preserve">, </w:t>
      </w:r>
      <w:r w:rsidR="244384D2" w:rsidRPr="5F13D769">
        <w:rPr>
          <w:rFonts w:ascii="Arial" w:eastAsia="Arial" w:hAnsi="Arial" w:cs="Arial"/>
          <w:sz w:val="24"/>
          <w:szCs w:val="24"/>
        </w:rPr>
        <w:t>Datum</w:t>
      </w:r>
      <w:r w:rsidR="3DF2EA1D" w:rsidRPr="5F13D769">
        <w:rPr>
          <w:rFonts w:ascii="Arial" w:eastAsia="Arial" w:hAnsi="Arial" w:cs="Arial"/>
          <w:sz w:val="24"/>
          <w:szCs w:val="24"/>
        </w:rPr>
        <w:t xml:space="preserve">       </w:t>
      </w:r>
      <w:r w:rsidRPr="5F13D769">
        <w:rPr>
          <w:rFonts w:ascii="Arial" w:eastAsia="Arial" w:hAnsi="Arial" w:cs="Arial"/>
          <w:sz w:val="24"/>
          <w:szCs w:val="24"/>
        </w:rPr>
        <w:t>-----------------------------------</w:t>
      </w:r>
      <w:r w:rsidR="191EB524" w:rsidRPr="5F13D769">
        <w:rPr>
          <w:rFonts w:ascii="Arial" w:eastAsia="Arial" w:hAnsi="Arial" w:cs="Arial"/>
          <w:sz w:val="24"/>
          <w:szCs w:val="24"/>
        </w:rPr>
        <w:t xml:space="preserve"> </w:t>
      </w:r>
      <w:r w:rsidRPr="5F13D769">
        <w:rPr>
          <w:rFonts w:ascii="Arial" w:eastAsia="Arial" w:hAnsi="Arial" w:cs="Arial"/>
          <w:sz w:val="24"/>
          <w:szCs w:val="24"/>
        </w:rPr>
        <w:t>Unterschrift</w:t>
      </w:r>
    </w:p>
    <w:p w14:paraId="1FB5170E" w14:textId="30A3EF5F" w:rsidR="50052285" w:rsidRDefault="50052285" w:rsidP="5F13D769">
      <w:pPr>
        <w:spacing w:line="360" w:lineRule="auto"/>
        <w:rPr>
          <w:rFonts w:ascii="Arial" w:eastAsia="Arial" w:hAnsi="Arial" w:cs="Arial"/>
          <w:sz w:val="24"/>
          <w:szCs w:val="24"/>
        </w:rPr>
      </w:pPr>
    </w:p>
    <w:p w14:paraId="22693F42" w14:textId="16EA4084" w:rsidR="50052285" w:rsidRDefault="50052285" w:rsidP="5F13D769">
      <w:pPr>
        <w:spacing w:line="360" w:lineRule="auto"/>
        <w:rPr>
          <w:rFonts w:ascii="Arial" w:eastAsia="Arial" w:hAnsi="Arial" w:cs="Arial"/>
          <w:sz w:val="24"/>
          <w:szCs w:val="24"/>
        </w:rPr>
      </w:pPr>
    </w:p>
    <w:p w14:paraId="0B236120" w14:textId="118E751C" w:rsidR="50052285" w:rsidRDefault="50052285" w:rsidP="5F13D769">
      <w:pPr>
        <w:spacing w:line="360" w:lineRule="auto"/>
        <w:rPr>
          <w:rFonts w:ascii="Arial" w:eastAsia="Arial" w:hAnsi="Arial" w:cs="Arial"/>
          <w:sz w:val="24"/>
          <w:szCs w:val="24"/>
        </w:rPr>
      </w:pPr>
    </w:p>
    <w:p w14:paraId="3F3F7B14" w14:textId="3C8741E7" w:rsidR="50052285" w:rsidRDefault="50052285" w:rsidP="5F13D769">
      <w:pPr>
        <w:spacing w:line="360" w:lineRule="auto"/>
        <w:rPr>
          <w:rFonts w:ascii="Arial" w:eastAsia="Arial" w:hAnsi="Arial" w:cs="Arial"/>
          <w:sz w:val="24"/>
          <w:szCs w:val="24"/>
        </w:rPr>
      </w:pPr>
    </w:p>
    <w:p w14:paraId="2F886B72" w14:textId="15AEB03B" w:rsidR="50052285" w:rsidRDefault="50052285" w:rsidP="5F13D769">
      <w:pPr>
        <w:spacing w:line="360" w:lineRule="auto"/>
        <w:rPr>
          <w:rFonts w:ascii="Arial" w:eastAsia="Arial" w:hAnsi="Arial" w:cs="Arial"/>
          <w:sz w:val="24"/>
          <w:szCs w:val="24"/>
        </w:rPr>
      </w:pPr>
    </w:p>
    <w:p w14:paraId="13B1C487" w14:textId="48412C52" w:rsidR="50052285" w:rsidRDefault="50052285" w:rsidP="5F13D769">
      <w:pPr>
        <w:spacing w:line="360" w:lineRule="auto"/>
        <w:rPr>
          <w:rFonts w:ascii="Arial" w:eastAsia="Arial" w:hAnsi="Arial" w:cs="Arial"/>
          <w:sz w:val="24"/>
          <w:szCs w:val="24"/>
        </w:rPr>
      </w:pPr>
    </w:p>
    <w:p w14:paraId="7596512B" w14:textId="24A82D17" w:rsidR="50052285" w:rsidRDefault="50052285" w:rsidP="5F13D769">
      <w:pPr>
        <w:spacing w:line="360" w:lineRule="auto"/>
        <w:rPr>
          <w:rFonts w:ascii="Arial" w:eastAsia="Arial" w:hAnsi="Arial" w:cs="Arial"/>
          <w:sz w:val="24"/>
          <w:szCs w:val="24"/>
        </w:rPr>
      </w:pPr>
    </w:p>
    <w:p w14:paraId="28AE93A5" w14:textId="035BBFC2" w:rsidR="50052285" w:rsidRDefault="50052285" w:rsidP="5F13D769">
      <w:pPr>
        <w:spacing w:line="360" w:lineRule="auto"/>
        <w:rPr>
          <w:rFonts w:ascii="Arial" w:eastAsia="Arial" w:hAnsi="Arial" w:cs="Arial"/>
          <w:sz w:val="24"/>
          <w:szCs w:val="24"/>
        </w:rPr>
      </w:pPr>
    </w:p>
    <w:p w14:paraId="0C23F742" w14:textId="032B12F3" w:rsidR="50052285" w:rsidRDefault="50052285" w:rsidP="5F13D769">
      <w:pPr>
        <w:spacing w:line="360" w:lineRule="auto"/>
        <w:rPr>
          <w:rFonts w:ascii="Arial" w:eastAsia="Arial" w:hAnsi="Arial" w:cs="Arial"/>
          <w:sz w:val="24"/>
          <w:szCs w:val="24"/>
        </w:rPr>
      </w:pPr>
    </w:p>
    <w:p w14:paraId="630EEEF3" w14:textId="6A22AB83" w:rsidR="50052285" w:rsidRDefault="50052285" w:rsidP="5F13D769">
      <w:pPr>
        <w:spacing w:line="360" w:lineRule="auto"/>
        <w:rPr>
          <w:rFonts w:ascii="Arial" w:eastAsia="Arial" w:hAnsi="Arial" w:cs="Arial"/>
          <w:sz w:val="24"/>
          <w:szCs w:val="24"/>
        </w:rPr>
      </w:pPr>
    </w:p>
    <w:p w14:paraId="591F3F3D" w14:textId="1CCE0D22" w:rsidR="50052285" w:rsidRDefault="50052285" w:rsidP="5009833A">
      <w:pPr>
        <w:spacing w:line="360" w:lineRule="auto"/>
        <w:rPr>
          <w:rFonts w:ascii="Arial" w:eastAsia="Arial" w:hAnsi="Arial" w:cs="Arial"/>
          <w:sz w:val="24"/>
          <w:szCs w:val="24"/>
        </w:rPr>
      </w:pPr>
    </w:p>
    <w:p w14:paraId="0003D760" w14:textId="2EBCA4D5" w:rsidR="50052285" w:rsidRDefault="78212C94" w:rsidP="5009833A">
      <w:pPr>
        <w:spacing w:line="360" w:lineRule="auto"/>
        <w:rPr>
          <w:rFonts w:ascii="Arial" w:eastAsia="Arial" w:hAnsi="Arial" w:cs="Arial"/>
          <w:i/>
        </w:rPr>
      </w:pPr>
      <w:r w:rsidRPr="14E92987">
        <w:rPr>
          <w:rFonts w:ascii="Arial" w:eastAsia="Arial" w:hAnsi="Arial" w:cs="Arial"/>
          <w:b/>
          <w:i/>
        </w:rPr>
        <w:t>Sonstige Anmerkungen:</w:t>
      </w:r>
      <w:r w:rsidRPr="14E92987">
        <w:rPr>
          <w:rFonts w:ascii="Arial" w:eastAsia="Arial" w:hAnsi="Arial" w:cs="Arial"/>
          <w:i/>
        </w:rPr>
        <w:t xml:space="preserve"> Als Zitierstil wurde </w:t>
      </w:r>
      <w:r w:rsidR="0BD678F3" w:rsidRPr="14E92987">
        <w:rPr>
          <w:rFonts w:ascii="Arial" w:eastAsia="Arial" w:hAnsi="Arial" w:cs="Arial"/>
          <w:i/>
        </w:rPr>
        <w:t xml:space="preserve">IEEE </w:t>
      </w:r>
      <w:r w:rsidRPr="14E92987">
        <w:rPr>
          <w:rFonts w:ascii="Arial" w:eastAsia="Arial" w:hAnsi="Arial" w:cs="Arial"/>
          <w:i/>
        </w:rPr>
        <w:t>verwendet.</w:t>
      </w:r>
      <w:r w:rsidR="31797939" w:rsidRPr="14E92987">
        <w:rPr>
          <w:rFonts w:ascii="Arial" w:eastAsia="Arial" w:hAnsi="Arial" w:cs="Arial"/>
          <w:i/>
        </w:rPr>
        <w:t xml:space="preserve"> </w:t>
      </w:r>
    </w:p>
    <w:p w14:paraId="7E709716" w14:textId="7B1685B3" w:rsidR="5009833A" w:rsidRDefault="5009833A" w:rsidP="5009833A">
      <w:pPr>
        <w:spacing w:line="360" w:lineRule="auto"/>
        <w:rPr>
          <w:rFonts w:ascii="Arial" w:eastAsia="Arial" w:hAnsi="Arial" w:cs="Arial"/>
        </w:rPr>
      </w:pPr>
    </w:p>
    <w:p w14:paraId="78082191" w14:textId="59121D9A" w:rsidR="5009833A" w:rsidRDefault="5009833A" w:rsidP="5009833A">
      <w:pPr>
        <w:spacing w:line="360" w:lineRule="auto"/>
        <w:rPr>
          <w:rFonts w:ascii="Arial" w:eastAsia="Arial" w:hAnsi="Arial" w:cs="Arial"/>
        </w:rPr>
      </w:pPr>
    </w:p>
    <w:p w14:paraId="3F8481E5" w14:textId="103DCD2E" w:rsidR="5009833A" w:rsidRDefault="5009833A" w:rsidP="5009833A">
      <w:pPr>
        <w:spacing w:line="360" w:lineRule="auto"/>
        <w:rPr>
          <w:rFonts w:ascii="Arial" w:eastAsia="Arial" w:hAnsi="Arial" w:cs="Arial"/>
        </w:rPr>
      </w:pPr>
    </w:p>
    <w:p w14:paraId="70D52408" w14:textId="4F951138" w:rsidR="5009833A" w:rsidRDefault="5009833A" w:rsidP="5009833A">
      <w:pPr>
        <w:spacing w:line="360" w:lineRule="auto"/>
        <w:rPr>
          <w:rFonts w:ascii="Arial" w:eastAsia="Arial" w:hAnsi="Arial" w:cs="Arial"/>
        </w:rPr>
      </w:pPr>
    </w:p>
    <w:p w14:paraId="5A3FA560" w14:textId="3B7F05C0" w:rsidR="249A4774" w:rsidRPr="00FB2F41" w:rsidRDefault="61BFFFA3" w:rsidP="5F13D769">
      <w:pPr>
        <w:spacing w:line="360" w:lineRule="auto"/>
        <w:rPr>
          <w:rFonts w:ascii="Arial" w:eastAsia="Arial" w:hAnsi="Arial" w:cs="Arial"/>
          <w:b/>
          <w:bCs/>
          <w:sz w:val="24"/>
          <w:szCs w:val="24"/>
          <w:lang w:val="en-GB"/>
        </w:rPr>
      </w:pPr>
      <w:r w:rsidRPr="00FB2F41">
        <w:rPr>
          <w:rFonts w:ascii="Arial" w:eastAsia="Arial" w:hAnsi="Arial" w:cs="Arial"/>
          <w:b/>
          <w:bCs/>
          <w:sz w:val="24"/>
          <w:szCs w:val="24"/>
          <w:lang w:val="en-GB"/>
        </w:rPr>
        <w:t>Abstract</w:t>
      </w:r>
    </w:p>
    <w:p w14:paraId="6EBE9896" w14:textId="0672ACAE" w:rsidR="30DD91C7" w:rsidRDefault="30DD91C7" w:rsidP="0561F022">
      <w:pPr>
        <w:spacing w:line="360" w:lineRule="auto"/>
        <w:rPr>
          <w:rFonts w:ascii="Arial" w:eastAsia="Arial" w:hAnsi="Arial" w:cs="Arial"/>
          <w:sz w:val="24"/>
          <w:szCs w:val="24"/>
          <w:lang w:val="en-US"/>
        </w:rPr>
      </w:pPr>
      <w:r w:rsidRPr="0561F022">
        <w:rPr>
          <w:rFonts w:ascii="Arial" w:eastAsia="Arial" w:hAnsi="Arial" w:cs="Arial"/>
          <w:sz w:val="24"/>
          <w:szCs w:val="24"/>
          <w:lang w:val="en-US"/>
        </w:rPr>
        <w:t xml:space="preserve">The focus of this work is to extend the SCIM-Provisioning-Engine (abbreviation: SPE) application to multi-client capability. The purpose of the application is to provision user data from the identity and access management application Keycloak. Research was carried out into the technologies used and solution approaches were developed. The solution approaches were </w:t>
      </w:r>
      <w:proofErr w:type="gramStart"/>
      <w:r w:rsidRPr="0561F022">
        <w:rPr>
          <w:rFonts w:ascii="Arial" w:eastAsia="Arial" w:hAnsi="Arial" w:cs="Arial"/>
          <w:sz w:val="24"/>
          <w:szCs w:val="24"/>
          <w:lang w:val="en-US"/>
        </w:rPr>
        <w:t>evaluated</w:t>
      </w:r>
      <w:proofErr w:type="gramEnd"/>
      <w:r w:rsidRPr="0561F022">
        <w:rPr>
          <w:rFonts w:ascii="Arial" w:eastAsia="Arial" w:hAnsi="Arial" w:cs="Arial"/>
          <w:sz w:val="24"/>
          <w:szCs w:val="24"/>
          <w:lang w:val="en-US"/>
        </w:rPr>
        <w:t xml:space="preserve"> and one of three solution approaches was implemented. It was found that the SCIM provisioning engine is multi-client capable.  </w:t>
      </w:r>
    </w:p>
    <w:p w14:paraId="2A6FE513" w14:textId="2819D1D6" w:rsidR="50052285" w:rsidRPr="00FB2F41" w:rsidRDefault="50052285" w:rsidP="5F13D769">
      <w:pPr>
        <w:spacing w:line="360" w:lineRule="auto"/>
        <w:rPr>
          <w:rFonts w:ascii="Arial" w:eastAsia="Arial" w:hAnsi="Arial" w:cs="Arial"/>
          <w:sz w:val="24"/>
          <w:szCs w:val="24"/>
          <w:lang w:val="en-GB"/>
        </w:rPr>
      </w:pPr>
    </w:p>
    <w:p w14:paraId="7B68A083" w14:textId="2F40595C" w:rsidR="50052285" w:rsidRPr="00FB2F41" w:rsidRDefault="50052285" w:rsidP="5F13D769">
      <w:pPr>
        <w:spacing w:line="360" w:lineRule="auto"/>
        <w:rPr>
          <w:rFonts w:ascii="Arial" w:eastAsia="Arial" w:hAnsi="Arial" w:cs="Arial"/>
          <w:b/>
          <w:bCs/>
          <w:sz w:val="24"/>
          <w:szCs w:val="24"/>
          <w:lang w:val="en-GB"/>
        </w:rPr>
      </w:pPr>
    </w:p>
    <w:p w14:paraId="2AA82DAC" w14:textId="0D1E477C" w:rsidR="249A4774" w:rsidRDefault="61BFFFA3" w:rsidP="5F13D769">
      <w:pPr>
        <w:spacing w:line="360" w:lineRule="auto"/>
        <w:rPr>
          <w:rFonts w:ascii="Arial" w:eastAsia="Arial" w:hAnsi="Arial" w:cs="Arial"/>
          <w:b/>
          <w:bCs/>
          <w:sz w:val="24"/>
          <w:szCs w:val="24"/>
        </w:rPr>
      </w:pPr>
      <w:r w:rsidRPr="5F13D769">
        <w:rPr>
          <w:rFonts w:ascii="Arial" w:eastAsia="Arial" w:hAnsi="Arial" w:cs="Arial"/>
          <w:b/>
          <w:bCs/>
          <w:sz w:val="24"/>
          <w:szCs w:val="24"/>
        </w:rPr>
        <w:t>Kurzfassung</w:t>
      </w:r>
    </w:p>
    <w:p w14:paraId="4E89D5DF" w14:textId="651CF582" w:rsidR="3ECC1A1A" w:rsidRDefault="5D968A03" w:rsidP="5009833A">
      <w:pPr>
        <w:spacing w:line="360" w:lineRule="auto"/>
        <w:rPr>
          <w:rFonts w:ascii="Arial" w:eastAsia="Arial" w:hAnsi="Arial" w:cs="Arial"/>
          <w:sz w:val="24"/>
          <w:szCs w:val="24"/>
        </w:rPr>
      </w:pPr>
      <w:r w:rsidRPr="5009833A">
        <w:rPr>
          <w:rFonts w:ascii="Arial" w:eastAsia="Arial" w:hAnsi="Arial" w:cs="Arial"/>
          <w:sz w:val="24"/>
          <w:szCs w:val="24"/>
        </w:rPr>
        <w:t>Der Schwerpunkt dieser Arbeit besteht darin,</w:t>
      </w:r>
      <w:r w:rsidR="2FD62A26" w:rsidRPr="5009833A">
        <w:rPr>
          <w:rFonts w:ascii="Arial" w:eastAsia="Arial" w:hAnsi="Arial" w:cs="Arial"/>
          <w:sz w:val="24"/>
          <w:szCs w:val="24"/>
        </w:rPr>
        <w:t xml:space="preserve"> die Anwendung SCIM-</w:t>
      </w:r>
      <w:proofErr w:type="spellStart"/>
      <w:r w:rsidR="2FD62A26" w:rsidRPr="5009833A">
        <w:rPr>
          <w:rFonts w:ascii="Arial" w:eastAsia="Arial" w:hAnsi="Arial" w:cs="Arial"/>
          <w:sz w:val="24"/>
          <w:szCs w:val="24"/>
        </w:rPr>
        <w:t>Provisioning</w:t>
      </w:r>
      <w:proofErr w:type="spellEnd"/>
      <w:r w:rsidR="2FD62A26" w:rsidRPr="5009833A">
        <w:rPr>
          <w:rFonts w:ascii="Arial" w:eastAsia="Arial" w:hAnsi="Arial" w:cs="Arial"/>
          <w:sz w:val="24"/>
          <w:szCs w:val="24"/>
        </w:rPr>
        <w:t>-Engine</w:t>
      </w:r>
      <w:r w:rsidR="2FD62A26" w:rsidRPr="2F2F1BCE">
        <w:rPr>
          <w:rFonts w:ascii="Arial" w:eastAsia="Arial" w:hAnsi="Arial" w:cs="Arial"/>
          <w:i/>
          <w:sz w:val="24"/>
          <w:szCs w:val="24"/>
        </w:rPr>
        <w:t xml:space="preserve"> (</w:t>
      </w:r>
      <w:r w:rsidR="67310F11" w:rsidRPr="2F2F1BCE">
        <w:rPr>
          <w:rFonts w:ascii="Arial" w:eastAsia="Arial" w:hAnsi="Arial" w:cs="Arial"/>
          <w:i/>
          <w:sz w:val="24"/>
          <w:szCs w:val="24"/>
        </w:rPr>
        <w:t>Abk.</w:t>
      </w:r>
      <w:r w:rsidR="2FD62A26" w:rsidRPr="2F2F1BCE">
        <w:rPr>
          <w:rFonts w:ascii="Arial" w:eastAsia="Arial" w:hAnsi="Arial" w:cs="Arial"/>
          <w:i/>
          <w:sz w:val="24"/>
          <w:szCs w:val="24"/>
        </w:rPr>
        <w:t>: SPE)</w:t>
      </w:r>
      <w:r w:rsidR="38F18489" w:rsidRPr="5009833A">
        <w:rPr>
          <w:rFonts w:ascii="Arial" w:eastAsia="Arial" w:hAnsi="Arial" w:cs="Arial"/>
          <w:sz w:val="24"/>
          <w:szCs w:val="24"/>
        </w:rPr>
        <w:t xml:space="preserve"> </w:t>
      </w:r>
      <w:r w:rsidR="398B2AB4" w:rsidRPr="5009833A">
        <w:rPr>
          <w:rFonts w:ascii="Arial" w:eastAsia="Arial" w:hAnsi="Arial" w:cs="Arial"/>
          <w:sz w:val="24"/>
          <w:szCs w:val="24"/>
        </w:rPr>
        <w:t xml:space="preserve">auf Multimandantenfähigkeit zu erweitern. </w:t>
      </w:r>
      <w:r w:rsidR="558536DE" w:rsidRPr="5009833A">
        <w:rPr>
          <w:rFonts w:ascii="Arial" w:eastAsia="Arial" w:hAnsi="Arial" w:cs="Arial"/>
          <w:sz w:val="24"/>
          <w:szCs w:val="24"/>
        </w:rPr>
        <w:t xml:space="preserve">Zweck der </w:t>
      </w:r>
      <w:r w:rsidR="77BDED91" w:rsidRPr="2F2F1BCE">
        <w:rPr>
          <w:rFonts w:ascii="Arial" w:eastAsia="Arial" w:hAnsi="Arial" w:cs="Arial"/>
          <w:sz w:val="24"/>
          <w:szCs w:val="24"/>
        </w:rPr>
        <w:t>SPE</w:t>
      </w:r>
      <w:r w:rsidR="558536DE" w:rsidRPr="5009833A">
        <w:rPr>
          <w:rFonts w:ascii="Arial" w:eastAsia="Arial" w:hAnsi="Arial" w:cs="Arial"/>
          <w:sz w:val="24"/>
          <w:szCs w:val="24"/>
        </w:rPr>
        <w:t xml:space="preserve"> </w:t>
      </w:r>
      <w:r w:rsidR="5B076CA1" w:rsidRPr="5009833A">
        <w:rPr>
          <w:rFonts w:ascii="Arial" w:eastAsia="Arial" w:hAnsi="Arial" w:cs="Arial"/>
          <w:sz w:val="24"/>
          <w:szCs w:val="24"/>
        </w:rPr>
        <w:t>ist es,</w:t>
      </w:r>
      <w:r w:rsidR="558536DE" w:rsidRPr="5009833A">
        <w:rPr>
          <w:rFonts w:ascii="Arial" w:eastAsia="Arial" w:hAnsi="Arial" w:cs="Arial"/>
          <w:sz w:val="24"/>
          <w:szCs w:val="24"/>
        </w:rPr>
        <w:t xml:space="preserve"> Benutzerdaten aus der Identity -und Access Management Anwendung Keyc</w:t>
      </w:r>
      <w:r w:rsidR="1C8B54F2" w:rsidRPr="5009833A">
        <w:rPr>
          <w:rFonts w:ascii="Arial" w:eastAsia="Arial" w:hAnsi="Arial" w:cs="Arial"/>
          <w:sz w:val="24"/>
          <w:szCs w:val="24"/>
        </w:rPr>
        <w:t>l</w:t>
      </w:r>
      <w:r w:rsidR="558536DE" w:rsidRPr="5009833A">
        <w:rPr>
          <w:rFonts w:ascii="Arial" w:eastAsia="Arial" w:hAnsi="Arial" w:cs="Arial"/>
          <w:sz w:val="24"/>
          <w:szCs w:val="24"/>
        </w:rPr>
        <w:t>oak</w:t>
      </w:r>
      <w:r w:rsidR="784AA577" w:rsidRPr="5009833A">
        <w:rPr>
          <w:rFonts w:ascii="Arial" w:eastAsia="Arial" w:hAnsi="Arial" w:cs="Arial"/>
          <w:sz w:val="24"/>
          <w:szCs w:val="24"/>
        </w:rPr>
        <w:t xml:space="preserve"> zu </w:t>
      </w:r>
      <w:r w:rsidR="5022F7DD" w:rsidRPr="2F2F1BCE">
        <w:rPr>
          <w:rFonts w:ascii="Arial" w:eastAsia="Arial" w:hAnsi="Arial" w:cs="Arial"/>
          <w:sz w:val="24"/>
          <w:szCs w:val="24"/>
        </w:rPr>
        <w:t>provisionier</w:t>
      </w:r>
      <w:r w:rsidR="43F46C26" w:rsidRPr="2F2F1BCE">
        <w:rPr>
          <w:rFonts w:ascii="Arial" w:eastAsia="Arial" w:hAnsi="Arial" w:cs="Arial"/>
          <w:sz w:val="24"/>
          <w:szCs w:val="24"/>
        </w:rPr>
        <w:t>en</w:t>
      </w:r>
      <w:r w:rsidR="48B1B194" w:rsidRPr="2F2F1BCE">
        <w:rPr>
          <w:rFonts w:ascii="Arial" w:eastAsia="Arial" w:hAnsi="Arial" w:cs="Arial"/>
          <w:sz w:val="24"/>
          <w:szCs w:val="24"/>
        </w:rPr>
        <w:t>.</w:t>
      </w:r>
      <w:r w:rsidR="5EDA5A8A" w:rsidRPr="2F2F1BCE">
        <w:rPr>
          <w:rFonts w:ascii="Arial" w:eastAsia="Arial" w:hAnsi="Arial" w:cs="Arial"/>
          <w:sz w:val="24"/>
          <w:szCs w:val="24"/>
        </w:rPr>
        <w:t xml:space="preserve"> Es wurde zu den angewandten Technologien recherchiert und Lösungsansätze erstellt</w:t>
      </w:r>
      <w:r w:rsidR="5FDAF889" w:rsidRPr="2F2F1BCE">
        <w:rPr>
          <w:rFonts w:ascii="Arial" w:eastAsia="Arial" w:hAnsi="Arial" w:cs="Arial"/>
          <w:sz w:val="24"/>
          <w:szCs w:val="24"/>
        </w:rPr>
        <w:t xml:space="preserve">. Die Lösungsansätze wurden bewertet und eine von drei Lösungsansätzen wurde umgesetzt. </w:t>
      </w:r>
      <w:r w:rsidR="130F3593" w:rsidRPr="2F2F1BCE">
        <w:rPr>
          <w:rFonts w:ascii="Arial" w:eastAsia="Arial" w:hAnsi="Arial" w:cs="Arial"/>
          <w:sz w:val="24"/>
          <w:szCs w:val="24"/>
        </w:rPr>
        <w:t>Es hat sich ergeben, dass die S</w:t>
      </w:r>
      <w:r w:rsidR="0F390322" w:rsidRPr="2F2F1BCE">
        <w:rPr>
          <w:rFonts w:ascii="Arial" w:eastAsia="Arial" w:hAnsi="Arial" w:cs="Arial"/>
          <w:sz w:val="24"/>
          <w:szCs w:val="24"/>
        </w:rPr>
        <w:t>PE</w:t>
      </w:r>
      <w:r w:rsidR="130F3593" w:rsidRPr="2F2F1BCE">
        <w:rPr>
          <w:rFonts w:ascii="Arial" w:eastAsia="Arial" w:hAnsi="Arial" w:cs="Arial"/>
          <w:sz w:val="24"/>
          <w:szCs w:val="24"/>
        </w:rPr>
        <w:t xml:space="preserve"> multimandantenfähig ist. </w:t>
      </w:r>
      <w:commentRangeStart w:id="0"/>
      <w:commentRangeEnd w:id="0"/>
      <w:r w:rsidR="3ECC1A1A">
        <w:rPr>
          <w:rStyle w:val="Kommentarzeichen"/>
        </w:rPr>
        <w:commentReference w:id="0"/>
      </w:r>
    </w:p>
    <w:p w14:paraId="7FC8854D" w14:textId="29BC88A0" w:rsidR="3ECC1A1A" w:rsidRDefault="3ECC1A1A" w:rsidP="5009833A">
      <w:pPr>
        <w:spacing w:line="360" w:lineRule="auto"/>
        <w:rPr>
          <w:rFonts w:ascii="Arial" w:eastAsia="Arial" w:hAnsi="Arial" w:cs="Arial"/>
          <w:sz w:val="24"/>
          <w:szCs w:val="24"/>
        </w:rPr>
      </w:pPr>
    </w:p>
    <w:p w14:paraId="7742D7B0" w14:textId="19C1AC59" w:rsidR="3ECC1A1A" w:rsidRDefault="3ECC1A1A" w:rsidP="5009833A">
      <w:pPr>
        <w:spacing w:line="360" w:lineRule="auto"/>
        <w:rPr>
          <w:rFonts w:ascii="Arial" w:eastAsia="Arial" w:hAnsi="Arial" w:cs="Arial"/>
          <w:sz w:val="24"/>
          <w:szCs w:val="24"/>
        </w:rPr>
      </w:pPr>
    </w:p>
    <w:p w14:paraId="413DC80B" w14:textId="6B51120C" w:rsidR="3ECC1A1A" w:rsidRDefault="3ECC1A1A" w:rsidP="5009833A">
      <w:pPr>
        <w:spacing w:line="360" w:lineRule="auto"/>
        <w:rPr>
          <w:rFonts w:ascii="Arial" w:eastAsia="Arial" w:hAnsi="Arial" w:cs="Arial"/>
          <w:sz w:val="24"/>
          <w:szCs w:val="24"/>
        </w:rPr>
      </w:pPr>
    </w:p>
    <w:p w14:paraId="43E731A4" w14:textId="1C8DE91B" w:rsidR="3ECC1A1A" w:rsidRDefault="3ECC1A1A" w:rsidP="5009833A">
      <w:pPr>
        <w:spacing w:line="360" w:lineRule="auto"/>
        <w:rPr>
          <w:rFonts w:ascii="Arial" w:eastAsia="Arial" w:hAnsi="Arial" w:cs="Arial"/>
          <w:sz w:val="24"/>
          <w:szCs w:val="24"/>
        </w:rPr>
      </w:pPr>
    </w:p>
    <w:p w14:paraId="460044D0" w14:textId="53C8AC43" w:rsidR="3ECC1A1A" w:rsidRDefault="3ECC1A1A" w:rsidP="14E92987">
      <w:pPr>
        <w:rPr>
          <w:sz w:val="24"/>
          <w:szCs w:val="24"/>
        </w:rPr>
      </w:pPr>
    </w:p>
    <w:p w14:paraId="31E92922" w14:textId="3FE10730" w:rsidR="3ECC1A1A" w:rsidRDefault="3ECC1A1A" w:rsidP="14E92987">
      <w:pPr>
        <w:pStyle w:val="Verzeichnis1"/>
        <w:tabs>
          <w:tab w:val="right" w:leader="dot" w:pos="9015"/>
        </w:tabs>
        <w:rPr>
          <w:rFonts w:ascii="Arial" w:eastAsia="Arial" w:hAnsi="Arial" w:cs="Arial"/>
          <w:sz w:val="14"/>
          <w:szCs w:val="14"/>
        </w:rPr>
      </w:pPr>
    </w:p>
    <w:p w14:paraId="4281EBF3" w14:textId="61953DE6" w:rsidR="3ECC1A1A" w:rsidRDefault="3ECC1A1A" w:rsidP="2F2F1BCE">
      <w:pPr>
        <w:tabs>
          <w:tab w:val="right" w:leader="dot" w:pos="9015"/>
        </w:tabs>
      </w:pPr>
    </w:p>
    <w:p w14:paraId="745A68FB" w14:textId="7E4922AE" w:rsidR="3ECC1A1A" w:rsidRDefault="3ECC1A1A" w:rsidP="14E92987"/>
    <w:p w14:paraId="7640DFAB" w14:textId="7CEBBE50" w:rsidR="62D2C7BB" w:rsidRDefault="36A01718" w:rsidP="14E92987">
      <w:pPr>
        <w:rPr>
          <w:rFonts w:ascii="Arial" w:eastAsia="Arial" w:hAnsi="Arial" w:cs="Arial"/>
          <w:b/>
          <w:sz w:val="24"/>
          <w:szCs w:val="24"/>
        </w:rPr>
      </w:pPr>
      <w:r w:rsidRPr="14E92987">
        <w:rPr>
          <w:rFonts w:ascii="Arial" w:eastAsia="Arial" w:hAnsi="Arial" w:cs="Arial"/>
          <w:b/>
          <w:bCs/>
          <w:sz w:val="24"/>
          <w:szCs w:val="24"/>
        </w:rPr>
        <w:t>Abkürzungsverzeichnis</w:t>
      </w:r>
    </w:p>
    <w:p w14:paraId="6AC0C7F8" w14:textId="5B398996" w:rsidR="62D2C7BB" w:rsidRDefault="62D2C7BB" w:rsidP="14E92987">
      <w:pPr>
        <w:spacing w:line="360" w:lineRule="auto"/>
        <w:rPr>
          <w:rFonts w:ascii="Arial" w:eastAsia="Arial" w:hAnsi="Arial" w:cs="Arial"/>
          <w:b/>
          <w:bCs/>
          <w:sz w:val="24"/>
          <w:szCs w:val="24"/>
        </w:rPr>
      </w:pPr>
    </w:p>
    <w:p w14:paraId="3194AD1A" w14:textId="1C56B3E6" w:rsidR="62D2C7BB" w:rsidRDefault="29D5D388" w:rsidP="14E92987">
      <w:pPr>
        <w:spacing w:line="360" w:lineRule="auto"/>
        <w:rPr>
          <w:rFonts w:ascii="Arial" w:eastAsia="Arial" w:hAnsi="Arial" w:cs="Arial"/>
          <w:sz w:val="24"/>
          <w:szCs w:val="24"/>
        </w:rPr>
      </w:pPr>
      <w:r w:rsidRPr="14E92987">
        <w:rPr>
          <w:rFonts w:ascii="Arial" w:eastAsia="Arial" w:hAnsi="Arial" w:cs="Arial"/>
          <w:b/>
          <w:bCs/>
          <w:sz w:val="24"/>
          <w:szCs w:val="24"/>
        </w:rPr>
        <w:t xml:space="preserve">SPE: </w:t>
      </w:r>
      <w:r w:rsidRPr="14E92987">
        <w:rPr>
          <w:rFonts w:ascii="Arial" w:eastAsia="Arial" w:hAnsi="Arial" w:cs="Arial"/>
          <w:sz w:val="24"/>
          <w:szCs w:val="24"/>
        </w:rPr>
        <w:t>Scim-</w:t>
      </w:r>
      <w:proofErr w:type="spellStart"/>
      <w:r w:rsidRPr="14E92987">
        <w:rPr>
          <w:rFonts w:ascii="Arial" w:eastAsia="Arial" w:hAnsi="Arial" w:cs="Arial"/>
          <w:sz w:val="24"/>
          <w:szCs w:val="24"/>
        </w:rPr>
        <w:t>Provisioning</w:t>
      </w:r>
      <w:proofErr w:type="spellEnd"/>
      <w:r w:rsidRPr="14E92987">
        <w:rPr>
          <w:rFonts w:ascii="Arial" w:eastAsia="Arial" w:hAnsi="Arial" w:cs="Arial"/>
          <w:sz w:val="24"/>
          <w:szCs w:val="24"/>
        </w:rPr>
        <w:t>-Engine</w:t>
      </w:r>
    </w:p>
    <w:p w14:paraId="6D5C987D" w14:textId="615D7EE1" w:rsidR="62D2C7BB" w:rsidRPr="00B02355" w:rsidRDefault="533D9CC0" w:rsidP="14E92987">
      <w:pPr>
        <w:spacing w:line="360" w:lineRule="auto"/>
        <w:rPr>
          <w:rFonts w:ascii="Arial" w:eastAsia="Arial" w:hAnsi="Arial" w:cs="Arial"/>
          <w:sz w:val="24"/>
          <w:szCs w:val="24"/>
          <w:lang w:val="en-GB"/>
        </w:rPr>
      </w:pPr>
      <w:r w:rsidRPr="00B02355">
        <w:rPr>
          <w:rFonts w:ascii="Arial" w:eastAsia="Arial" w:hAnsi="Arial" w:cs="Arial"/>
          <w:b/>
          <w:bCs/>
          <w:sz w:val="24"/>
          <w:szCs w:val="24"/>
          <w:lang w:val="en-GB"/>
        </w:rPr>
        <w:t>SSO:</w:t>
      </w:r>
      <w:r w:rsidRPr="00B02355">
        <w:rPr>
          <w:rFonts w:ascii="Arial" w:eastAsia="Arial" w:hAnsi="Arial" w:cs="Arial"/>
          <w:sz w:val="24"/>
          <w:szCs w:val="24"/>
          <w:lang w:val="en-GB"/>
        </w:rPr>
        <w:t xml:space="preserve"> Single-Sign on</w:t>
      </w:r>
    </w:p>
    <w:p w14:paraId="71ACABBE" w14:textId="7C9B10D6" w:rsidR="62D2C7BB" w:rsidRPr="00B02355" w:rsidRDefault="0D8CEBFE" w:rsidP="5F13D769">
      <w:pPr>
        <w:spacing w:line="360" w:lineRule="auto"/>
        <w:rPr>
          <w:rFonts w:ascii="Arial" w:eastAsia="Arial" w:hAnsi="Arial" w:cs="Arial"/>
          <w:sz w:val="24"/>
          <w:szCs w:val="24"/>
          <w:lang w:val="en-GB"/>
        </w:rPr>
      </w:pPr>
      <w:r w:rsidRPr="00B02355">
        <w:rPr>
          <w:rFonts w:ascii="Arial" w:eastAsia="Arial" w:hAnsi="Arial" w:cs="Arial"/>
          <w:b/>
          <w:bCs/>
          <w:sz w:val="24"/>
          <w:szCs w:val="24"/>
          <w:lang w:val="en-GB"/>
        </w:rPr>
        <w:t>AWS:</w:t>
      </w:r>
      <w:r w:rsidRPr="00B02355">
        <w:rPr>
          <w:rFonts w:ascii="Arial" w:eastAsia="Arial" w:hAnsi="Arial" w:cs="Arial"/>
          <w:sz w:val="24"/>
          <w:szCs w:val="24"/>
          <w:lang w:val="en-GB"/>
        </w:rPr>
        <w:t xml:space="preserve"> Amazon Web Services</w:t>
      </w:r>
    </w:p>
    <w:p w14:paraId="10115047" w14:textId="0B67E7E8" w:rsidR="19DC9C73" w:rsidRDefault="19DC9C73" w:rsidP="14E92987">
      <w:pPr>
        <w:spacing w:line="360" w:lineRule="auto"/>
        <w:rPr>
          <w:lang w:val="en-US"/>
        </w:rPr>
      </w:pPr>
      <w:r w:rsidRPr="00B02355">
        <w:rPr>
          <w:rFonts w:ascii="Arial" w:eastAsia="Arial" w:hAnsi="Arial" w:cs="Arial"/>
          <w:b/>
          <w:bCs/>
          <w:sz w:val="24"/>
          <w:szCs w:val="24"/>
          <w:lang w:val="en-GB"/>
        </w:rPr>
        <w:t xml:space="preserve">IAM: </w:t>
      </w:r>
      <w:r w:rsidRPr="00B02355">
        <w:rPr>
          <w:rFonts w:ascii="Arial" w:eastAsia="Arial" w:hAnsi="Arial" w:cs="Arial"/>
          <w:sz w:val="24"/>
          <w:szCs w:val="24"/>
          <w:lang w:val="en-GB"/>
        </w:rPr>
        <w:t>Identity – and Access Management</w:t>
      </w:r>
    </w:p>
    <w:p w14:paraId="4F5DC20D" w14:textId="68CF4411" w:rsidR="12B73DA9" w:rsidRDefault="12B73DA9" w:rsidP="14E92987">
      <w:pPr>
        <w:spacing w:line="360" w:lineRule="auto"/>
        <w:rPr>
          <w:lang w:val="en-US"/>
        </w:rPr>
      </w:pPr>
      <w:r w:rsidRPr="00B02355">
        <w:rPr>
          <w:rFonts w:ascii="Arial" w:eastAsia="Arial" w:hAnsi="Arial" w:cs="Arial"/>
          <w:b/>
          <w:bCs/>
          <w:sz w:val="24"/>
          <w:szCs w:val="24"/>
          <w:lang w:val="en-GB"/>
        </w:rPr>
        <w:t xml:space="preserve">HTTP: </w:t>
      </w:r>
      <w:r w:rsidRPr="00B02355">
        <w:rPr>
          <w:rFonts w:ascii="Arial" w:eastAsia="Arial" w:hAnsi="Arial" w:cs="Arial"/>
          <w:sz w:val="24"/>
          <w:szCs w:val="24"/>
          <w:lang w:val="en-GB"/>
        </w:rPr>
        <w:t>Hypertext Transfer Protocol</w:t>
      </w:r>
    </w:p>
    <w:p w14:paraId="4A8FA433" w14:textId="02D1AE53" w:rsidR="12B73DA9" w:rsidRDefault="12B73DA9" w:rsidP="14E92987">
      <w:pPr>
        <w:spacing w:line="360" w:lineRule="auto"/>
        <w:rPr>
          <w:lang w:val="en-US"/>
        </w:rPr>
      </w:pPr>
      <w:proofErr w:type="spellStart"/>
      <w:r w:rsidRPr="00B02355">
        <w:rPr>
          <w:rFonts w:ascii="Arial" w:eastAsia="Arial" w:hAnsi="Arial" w:cs="Arial"/>
          <w:b/>
          <w:bCs/>
          <w:sz w:val="24"/>
          <w:szCs w:val="24"/>
          <w:lang w:val="en-GB"/>
        </w:rPr>
        <w:t>ReST</w:t>
      </w:r>
      <w:proofErr w:type="spellEnd"/>
      <w:r w:rsidRPr="00B02355">
        <w:rPr>
          <w:rFonts w:ascii="Arial" w:eastAsia="Arial" w:hAnsi="Arial" w:cs="Arial"/>
          <w:b/>
          <w:bCs/>
          <w:sz w:val="24"/>
          <w:szCs w:val="24"/>
          <w:lang w:val="en-GB"/>
        </w:rPr>
        <w:t xml:space="preserve">: </w:t>
      </w:r>
      <w:r w:rsidRPr="14E92987">
        <w:rPr>
          <w:rFonts w:ascii="Arial" w:eastAsia="Arial" w:hAnsi="Arial" w:cs="Arial"/>
          <w:sz w:val="24"/>
          <w:szCs w:val="24"/>
          <w:lang w:val="en-US"/>
        </w:rPr>
        <w:t>Representational State Transfer</w:t>
      </w:r>
    </w:p>
    <w:p w14:paraId="77C73E2F" w14:textId="48AB5801" w:rsidR="50D1BCCA" w:rsidRDefault="50D1BCCA" w:rsidP="14E92987">
      <w:pPr>
        <w:spacing w:line="360" w:lineRule="auto"/>
        <w:rPr>
          <w:rFonts w:ascii="Arial" w:eastAsia="Arial" w:hAnsi="Arial" w:cs="Arial"/>
          <w:sz w:val="24"/>
          <w:szCs w:val="24"/>
          <w:lang w:val="en-US"/>
        </w:rPr>
      </w:pPr>
      <w:r w:rsidRPr="14E92987">
        <w:rPr>
          <w:rFonts w:ascii="Arial" w:eastAsia="Arial" w:hAnsi="Arial" w:cs="Arial"/>
          <w:b/>
          <w:bCs/>
          <w:sz w:val="24"/>
          <w:szCs w:val="24"/>
          <w:lang w:val="en-US"/>
        </w:rPr>
        <w:t>API:</w:t>
      </w:r>
      <w:r w:rsidRPr="14E92987">
        <w:rPr>
          <w:rFonts w:ascii="Arial" w:eastAsia="Arial" w:hAnsi="Arial" w:cs="Arial"/>
          <w:sz w:val="24"/>
          <w:szCs w:val="24"/>
          <w:lang w:val="en-US"/>
        </w:rPr>
        <w:t xml:space="preserve"> Application Programming Interface</w:t>
      </w:r>
    </w:p>
    <w:p w14:paraId="4B4ED88A" w14:textId="024754B1" w:rsidR="0743CF66" w:rsidRDefault="0743CF66" w:rsidP="14E92987">
      <w:pPr>
        <w:spacing w:line="360" w:lineRule="auto"/>
        <w:rPr>
          <w:lang w:val="en-US"/>
        </w:rPr>
      </w:pPr>
      <w:r w:rsidRPr="14E92987">
        <w:rPr>
          <w:rFonts w:ascii="Arial" w:eastAsia="Arial" w:hAnsi="Arial" w:cs="Arial"/>
          <w:b/>
          <w:bCs/>
          <w:sz w:val="24"/>
          <w:szCs w:val="24"/>
          <w:lang w:val="en-US"/>
        </w:rPr>
        <w:t>SCIM:</w:t>
      </w:r>
      <w:r w:rsidRPr="14E92987">
        <w:rPr>
          <w:rFonts w:ascii="Arial" w:eastAsia="Arial" w:hAnsi="Arial" w:cs="Arial"/>
          <w:sz w:val="24"/>
          <w:szCs w:val="24"/>
          <w:lang w:val="en-US"/>
        </w:rPr>
        <w:t xml:space="preserve"> System for Cross-domain Identity Management</w:t>
      </w:r>
    </w:p>
    <w:p w14:paraId="73667B7E" w14:textId="1BE1AE37" w:rsidR="0743CF66" w:rsidRDefault="0743CF66" w:rsidP="14E92987">
      <w:pPr>
        <w:spacing w:line="360" w:lineRule="auto"/>
        <w:rPr>
          <w:rFonts w:ascii="Arial" w:eastAsia="Arial" w:hAnsi="Arial" w:cs="Arial"/>
          <w:sz w:val="24"/>
          <w:szCs w:val="24"/>
          <w:lang w:val="en-US"/>
        </w:rPr>
      </w:pPr>
      <w:r w:rsidRPr="14E92987">
        <w:rPr>
          <w:rFonts w:ascii="Arial" w:eastAsia="Arial" w:hAnsi="Arial" w:cs="Arial"/>
          <w:b/>
          <w:bCs/>
          <w:sz w:val="24"/>
          <w:szCs w:val="24"/>
          <w:lang w:val="en-US"/>
        </w:rPr>
        <w:t xml:space="preserve">SaaS: </w:t>
      </w:r>
      <w:r w:rsidRPr="14E92987">
        <w:rPr>
          <w:rFonts w:ascii="Arial" w:eastAsia="Arial" w:hAnsi="Arial" w:cs="Arial"/>
          <w:sz w:val="24"/>
          <w:szCs w:val="24"/>
          <w:lang w:val="en-US"/>
        </w:rPr>
        <w:t>Software as a Service</w:t>
      </w:r>
    </w:p>
    <w:p w14:paraId="3CBBAAC0" w14:textId="2FE28C99" w:rsidR="1A94BA3F" w:rsidRDefault="1A94BA3F" w:rsidP="14E92987">
      <w:pPr>
        <w:spacing w:line="360" w:lineRule="auto"/>
        <w:rPr>
          <w:rFonts w:ascii="Arial" w:eastAsia="Arial" w:hAnsi="Arial" w:cs="Arial"/>
          <w:sz w:val="24"/>
          <w:szCs w:val="24"/>
          <w:lang w:val="en-US"/>
        </w:rPr>
      </w:pPr>
      <w:r w:rsidRPr="14E92987">
        <w:rPr>
          <w:rFonts w:ascii="Arial" w:eastAsia="Arial" w:hAnsi="Arial" w:cs="Arial"/>
          <w:b/>
          <w:bCs/>
          <w:sz w:val="24"/>
          <w:szCs w:val="24"/>
          <w:lang w:val="en-US"/>
        </w:rPr>
        <w:t>IdP:</w:t>
      </w:r>
      <w:r w:rsidRPr="14E92987">
        <w:rPr>
          <w:rFonts w:ascii="Arial" w:eastAsia="Arial" w:hAnsi="Arial" w:cs="Arial"/>
          <w:sz w:val="24"/>
          <w:szCs w:val="24"/>
          <w:lang w:val="en-US"/>
        </w:rPr>
        <w:t xml:space="preserve"> Identity Provider</w:t>
      </w:r>
    </w:p>
    <w:p w14:paraId="29A542B4" w14:textId="755EE8B1" w:rsidR="055B26B8" w:rsidRDefault="055B26B8" w:rsidP="14E92987">
      <w:pPr>
        <w:spacing w:line="360" w:lineRule="auto"/>
        <w:rPr>
          <w:rFonts w:ascii="Arial" w:eastAsia="Arial" w:hAnsi="Arial" w:cs="Arial"/>
          <w:b/>
          <w:bCs/>
          <w:sz w:val="24"/>
          <w:szCs w:val="24"/>
          <w:lang w:val="en-US"/>
        </w:rPr>
      </w:pPr>
      <w:r w:rsidRPr="14E92987">
        <w:rPr>
          <w:rFonts w:ascii="Arial" w:eastAsia="Arial" w:hAnsi="Arial" w:cs="Arial"/>
          <w:b/>
          <w:bCs/>
          <w:sz w:val="24"/>
          <w:szCs w:val="24"/>
          <w:lang w:val="en-US"/>
        </w:rPr>
        <w:t>JSON:</w:t>
      </w:r>
      <w:r w:rsidR="04D30162" w:rsidRPr="14E92987">
        <w:rPr>
          <w:rFonts w:ascii="Arial" w:eastAsia="Arial" w:hAnsi="Arial" w:cs="Arial"/>
          <w:b/>
          <w:bCs/>
          <w:sz w:val="24"/>
          <w:szCs w:val="24"/>
          <w:lang w:val="en-US"/>
        </w:rPr>
        <w:t xml:space="preserve"> </w:t>
      </w:r>
      <w:r w:rsidR="04D30162" w:rsidRPr="14E92987">
        <w:rPr>
          <w:rFonts w:ascii="Arial" w:eastAsia="Arial" w:hAnsi="Arial" w:cs="Arial"/>
          <w:sz w:val="24"/>
          <w:szCs w:val="24"/>
          <w:lang w:val="en-US"/>
        </w:rPr>
        <w:t>JavaScript Object Notation</w:t>
      </w:r>
    </w:p>
    <w:p w14:paraId="6C5AFA35" w14:textId="6E748943" w:rsidR="04D30162" w:rsidRDefault="04D30162" w:rsidP="14E92987">
      <w:pPr>
        <w:spacing w:line="360" w:lineRule="auto"/>
        <w:rPr>
          <w:rFonts w:ascii="Arial" w:eastAsia="Arial" w:hAnsi="Arial" w:cs="Arial"/>
          <w:sz w:val="24"/>
          <w:szCs w:val="24"/>
          <w:lang w:val="en-US"/>
        </w:rPr>
      </w:pPr>
      <w:r w:rsidRPr="14E92987">
        <w:rPr>
          <w:rFonts w:ascii="Arial" w:eastAsia="Arial" w:hAnsi="Arial" w:cs="Arial"/>
          <w:b/>
          <w:bCs/>
          <w:sz w:val="24"/>
          <w:szCs w:val="24"/>
          <w:lang w:val="en-US"/>
        </w:rPr>
        <w:t xml:space="preserve">JWT: </w:t>
      </w:r>
      <w:r w:rsidRPr="14E92987">
        <w:rPr>
          <w:rFonts w:ascii="Arial" w:eastAsia="Arial" w:hAnsi="Arial" w:cs="Arial"/>
          <w:sz w:val="24"/>
          <w:szCs w:val="24"/>
          <w:lang w:val="en-US"/>
        </w:rPr>
        <w:t>JSON Web Token</w:t>
      </w:r>
    </w:p>
    <w:p w14:paraId="6C5C79F3" w14:textId="1C1FAB82" w:rsidR="04D30162" w:rsidRDefault="04D30162" w:rsidP="14E92987">
      <w:pPr>
        <w:spacing w:line="360" w:lineRule="auto"/>
        <w:rPr>
          <w:rFonts w:ascii="Arial" w:eastAsia="Arial" w:hAnsi="Arial" w:cs="Arial"/>
          <w:sz w:val="24"/>
          <w:szCs w:val="24"/>
          <w:lang w:val="en-US"/>
        </w:rPr>
      </w:pPr>
      <w:r w:rsidRPr="14E92987">
        <w:rPr>
          <w:rFonts w:ascii="Arial" w:eastAsia="Arial" w:hAnsi="Arial" w:cs="Arial"/>
          <w:b/>
          <w:bCs/>
          <w:sz w:val="24"/>
          <w:szCs w:val="24"/>
          <w:lang w:val="en-US"/>
        </w:rPr>
        <w:t xml:space="preserve">OIDC: </w:t>
      </w:r>
      <w:r w:rsidRPr="14E92987">
        <w:rPr>
          <w:rFonts w:ascii="Arial" w:eastAsia="Arial" w:hAnsi="Arial" w:cs="Arial"/>
          <w:sz w:val="24"/>
          <w:szCs w:val="24"/>
          <w:lang w:val="en-US"/>
        </w:rPr>
        <w:t>OpenID Connect</w:t>
      </w:r>
    </w:p>
    <w:p w14:paraId="0354E2E3" w14:textId="6613D852" w:rsidR="04D30162" w:rsidRDefault="04D30162" w:rsidP="14E92987">
      <w:pPr>
        <w:spacing w:line="360" w:lineRule="auto"/>
        <w:rPr>
          <w:rFonts w:ascii="Arial" w:eastAsia="Arial" w:hAnsi="Arial" w:cs="Arial"/>
          <w:sz w:val="24"/>
          <w:szCs w:val="24"/>
          <w:lang w:val="en-US"/>
        </w:rPr>
      </w:pPr>
      <w:r w:rsidRPr="14E92987">
        <w:rPr>
          <w:rFonts w:ascii="Arial" w:eastAsia="Arial" w:hAnsi="Arial" w:cs="Arial"/>
          <w:b/>
          <w:bCs/>
          <w:sz w:val="24"/>
          <w:szCs w:val="24"/>
          <w:lang w:val="en-US"/>
        </w:rPr>
        <w:t xml:space="preserve">IoC: </w:t>
      </w:r>
      <w:r w:rsidRPr="14E92987">
        <w:rPr>
          <w:rFonts w:ascii="Arial" w:eastAsia="Arial" w:hAnsi="Arial" w:cs="Arial"/>
          <w:sz w:val="24"/>
          <w:szCs w:val="24"/>
          <w:lang w:val="en-US"/>
        </w:rPr>
        <w:t>Inversion of Control</w:t>
      </w:r>
    </w:p>
    <w:p w14:paraId="2549C805" w14:textId="4CAD6E94" w:rsidR="481CED32" w:rsidRDefault="481CED32" w:rsidP="14E92987">
      <w:pPr>
        <w:spacing w:line="360" w:lineRule="auto"/>
        <w:rPr>
          <w:rFonts w:ascii="Arial" w:eastAsia="Arial" w:hAnsi="Arial" w:cs="Arial"/>
          <w:sz w:val="24"/>
          <w:szCs w:val="24"/>
          <w:lang w:val="en-US"/>
        </w:rPr>
      </w:pPr>
      <w:r w:rsidRPr="14E92987">
        <w:rPr>
          <w:rFonts w:ascii="Arial" w:eastAsia="Arial" w:hAnsi="Arial" w:cs="Arial"/>
          <w:b/>
          <w:bCs/>
          <w:sz w:val="24"/>
          <w:szCs w:val="24"/>
          <w:lang w:val="en-US"/>
        </w:rPr>
        <w:t>ORDMS:</w:t>
      </w:r>
      <w:r w:rsidRPr="14E92987">
        <w:rPr>
          <w:rFonts w:ascii="Arial" w:eastAsia="Arial" w:hAnsi="Arial" w:cs="Arial"/>
          <w:sz w:val="24"/>
          <w:szCs w:val="24"/>
          <w:lang w:val="en-US"/>
        </w:rPr>
        <w:t xml:space="preserve"> </w:t>
      </w:r>
      <w:proofErr w:type="spellStart"/>
      <w:r w:rsidRPr="00B02355">
        <w:rPr>
          <w:rFonts w:ascii="Arial" w:eastAsia="Arial" w:hAnsi="Arial" w:cs="Arial"/>
          <w:sz w:val="24"/>
          <w:szCs w:val="24"/>
          <w:lang w:val="en-GB"/>
        </w:rPr>
        <w:t>objektrelationales</w:t>
      </w:r>
      <w:proofErr w:type="spellEnd"/>
      <w:r w:rsidRPr="00B02355">
        <w:rPr>
          <w:rFonts w:ascii="Arial" w:eastAsia="Arial" w:hAnsi="Arial" w:cs="Arial"/>
          <w:sz w:val="24"/>
          <w:szCs w:val="24"/>
          <w:lang w:val="en-GB"/>
        </w:rPr>
        <w:t xml:space="preserve"> </w:t>
      </w:r>
      <w:proofErr w:type="spellStart"/>
      <w:r w:rsidRPr="00B02355">
        <w:rPr>
          <w:rFonts w:ascii="Arial" w:eastAsia="Arial" w:hAnsi="Arial" w:cs="Arial"/>
          <w:sz w:val="24"/>
          <w:szCs w:val="24"/>
          <w:lang w:val="en-GB"/>
        </w:rPr>
        <w:t>Datenbank</w:t>
      </w:r>
      <w:proofErr w:type="spellEnd"/>
      <w:r w:rsidRPr="00B02355">
        <w:rPr>
          <w:rFonts w:ascii="Arial" w:eastAsia="Arial" w:hAnsi="Arial" w:cs="Arial"/>
          <w:sz w:val="24"/>
          <w:szCs w:val="24"/>
          <w:lang w:val="en-GB"/>
        </w:rPr>
        <w:t>-Management-System</w:t>
      </w:r>
    </w:p>
    <w:p w14:paraId="59BC1CAE" w14:textId="48D7001B" w:rsidR="481CED32" w:rsidRDefault="481CED32" w:rsidP="14E92987">
      <w:pPr>
        <w:spacing w:line="360" w:lineRule="auto"/>
        <w:rPr>
          <w:rFonts w:ascii="Arial" w:eastAsia="Arial" w:hAnsi="Arial" w:cs="Arial"/>
          <w:sz w:val="24"/>
          <w:szCs w:val="24"/>
          <w:lang w:val="en-US"/>
        </w:rPr>
      </w:pPr>
      <w:r w:rsidRPr="14E92987">
        <w:rPr>
          <w:rFonts w:ascii="Arial" w:eastAsia="Arial" w:hAnsi="Arial" w:cs="Arial"/>
          <w:b/>
          <w:bCs/>
          <w:sz w:val="24"/>
          <w:szCs w:val="24"/>
          <w:lang w:val="en-US"/>
        </w:rPr>
        <w:t>CI:</w:t>
      </w:r>
      <w:r w:rsidRPr="14E92987">
        <w:rPr>
          <w:rFonts w:ascii="Arial" w:eastAsia="Arial" w:hAnsi="Arial" w:cs="Arial"/>
          <w:sz w:val="24"/>
          <w:szCs w:val="24"/>
          <w:lang w:val="en-US"/>
        </w:rPr>
        <w:t xml:space="preserve"> Continuous Integration</w:t>
      </w:r>
    </w:p>
    <w:p w14:paraId="1C974650" w14:textId="281FE8A6" w:rsidR="481CED32" w:rsidRDefault="481CED32" w:rsidP="14E92987">
      <w:pPr>
        <w:spacing w:line="360" w:lineRule="auto"/>
        <w:rPr>
          <w:rFonts w:ascii="Arial" w:eastAsia="Arial" w:hAnsi="Arial" w:cs="Arial"/>
          <w:sz w:val="24"/>
          <w:szCs w:val="24"/>
          <w:lang w:val="en-US"/>
        </w:rPr>
      </w:pPr>
      <w:r w:rsidRPr="14E92987">
        <w:rPr>
          <w:rFonts w:ascii="Arial" w:eastAsia="Arial" w:hAnsi="Arial" w:cs="Arial"/>
          <w:b/>
          <w:bCs/>
          <w:sz w:val="24"/>
          <w:szCs w:val="24"/>
          <w:lang w:val="en-US"/>
        </w:rPr>
        <w:t>CD:</w:t>
      </w:r>
      <w:r w:rsidRPr="14E92987">
        <w:rPr>
          <w:rFonts w:ascii="Arial" w:eastAsia="Arial" w:hAnsi="Arial" w:cs="Arial"/>
          <w:sz w:val="24"/>
          <w:szCs w:val="24"/>
          <w:lang w:val="en-US"/>
        </w:rPr>
        <w:t xml:space="preserve"> Continuous </w:t>
      </w:r>
      <w:r w:rsidR="528E06BC" w:rsidRPr="14E92987">
        <w:rPr>
          <w:rFonts w:ascii="Arial" w:eastAsia="Arial" w:hAnsi="Arial" w:cs="Arial"/>
          <w:sz w:val="24"/>
          <w:szCs w:val="24"/>
          <w:lang w:val="en-US"/>
        </w:rPr>
        <w:t>Delivery</w:t>
      </w:r>
    </w:p>
    <w:p w14:paraId="32CEFCF5" w14:textId="5B764E2D" w:rsidR="00FB2F41" w:rsidRPr="00B02355" w:rsidRDefault="4264771B" w:rsidP="5009833A">
      <w:pPr>
        <w:spacing w:line="360" w:lineRule="auto"/>
        <w:rPr>
          <w:lang w:val="en-GB"/>
        </w:rPr>
        <w:sectPr w:rsidR="00FB2F41" w:rsidRPr="00B02355" w:rsidSect="00A433BB">
          <w:headerReference w:type="default" r:id="rId15"/>
          <w:footerReference w:type="default" r:id="rId16"/>
          <w:headerReference w:type="first" r:id="rId17"/>
          <w:footerReference w:type="first" r:id="rId18"/>
          <w:pgSz w:w="11906" w:h="16838"/>
          <w:pgMar w:top="1440" w:right="1440" w:bottom="1440" w:left="1440" w:header="720" w:footer="720" w:gutter="0"/>
          <w:pgNumType w:start="1"/>
          <w:cols w:space="720"/>
          <w:titlePg/>
          <w:docGrid w:linePitch="360"/>
        </w:sectPr>
      </w:pPr>
      <w:r w:rsidRPr="2F2F1BCE">
        <w:rPr>
          <w:rFonts w:ascii="Arial" w:eastAsia="Arial" w:hAnsi="Arial" w:cs="Arial"/>
          <w:b/>
          <w:bCs/>
          <w:sz w:val="24"/>
          <w:szCs w:val="24"/>
          <w:lang w:val="en-US"/>
        </w:rPr>
        <w:t>SLF4J:</w:t>
      </w:r>
      <w:r w:rsidRPr="2F2F1BCE">
        <w:rPr>
          <w:rFonts w:ascii="Arial" w:eastAsia="Arial" w:hAnsi="Arial" w:cs="Arial"/>
          <w:sz w:val="24"/>
          <w:szCs w:val="24"/>
          <w:lang w:val="en-US"/>
        </w:rPr>
        <w:t xml:space="preserve"> </w:t>
      </w:r>
      <w:r w:rsidRPr="00B02355">
        <w:rPr>
          <w:rFonts w:ascii="Arial" w:eastAsia="Arial" w:hAnsi="Arial" w:cs="Arial"/>
          <w:sz w:val="24"/>
          <w:szCs w:val="24"/>
          <w:lang w:val="en-GB"/>
        </w:rPr>
        <w:t>Simple Logging Facade for Java</w:t>
      </w:r>
    </w:p>
    <w:sdt>
      <w:sdtPr>
        <w:rPr>
          <w:rFonts w:asciiTheme="minorHAnsi" w:eastAsiaTheme="minorHAnsi" w:hAnsiTheme="minorHAnsi" w:cstheme="minorBidi"/>
          <w:color w:val="auto"/>
          <w:sz w:val="22"/>
          <w:szCs w:val="22"/>
          <w:lang w:eastAsia="en-US"/>
        </w:rPr>
        <w:id w:val="1238837577"/>
        <w:docPartObj>
          <w:docPartGallery w:val="Table of Contents"/>
          <w:docPartUnique/>
        </w:docPartObj>
      </w:sdtPr>
      <w:sdtEndPr/>
      <w:sdtContent>
        <w:p w14:paraId="14E3CE60" w14:textId="584085E6" w:rsidR="00A22D97" w:rsidRDefault="00A22D97">
          <w:pPr>
            <w:pStyle w:val="Inhaltsverzeichnisberschrift"/>
          </w:pPr>
          <w:r>
            <w:t>Inhalt</w:t>
          </w:r>
        </w:p>
        <w:p w14:paraId="51C84946" w14:textId="77777777" w:rsidR="00832B9F" w:rsidRPr="00832B9F" w:rsidRDefault="00832B9F" w:rsidP="00832B9F">
          <w:pPr>
            <w:rPr>
              <w:lang w:eastAsia="de-DE"/>
            </w:rPr>
          </w:pPr>
        </w:p>
        <w:p w14:paraId="713EC53A" w14:textId="64B4C134" w:rsidR="00941353" w:rsidRDefault="005676B1">
          <w:pPr>
            <w:pStyle w:val="Verzeichnis1"/>
            <w:tabs>
              <w:tab w:val="right" w:leader="dot" w:pos="9016"/>
            </w:tabs>
            <w:rPr>
              <w:rFonts w:eastAsiaTheme="minorEastAsia"/>
              <w:noProof/>
              <w:kern w:val="2"/>
              <w:sz w:val="24"/>
              <w:szCs w:val="24"/>
              <w:lang w:eastAsia="de-DE"/>
              <w14:ligatures w14:val="standardContextual"/>
            </w:rPr>
          </w:pPr>
          <w:r>
            <w:fldChar w:fldCharType="begin"/>
          </w:r>
          <w:r w:rsidR="00A22D97">
            <w:instrText>TOC \o "1-3" \z \u \h</w:instrText>
          </w:r>
          <w:r>
            <w:fldChar w:fldCharType="separate"/>
          </w:r>
          <w:hyperlink w:anchor="_Toc170488853" w:history="1">
            <w:r w:rsidR="00941353" w:rsidRPr="00F51B38">
              <w:rPr>
                <w:rStyle w:val="Hyperlink"/>
                <w:noProof/>
              </w:rPr>
              <w:t>1. Einleitung</w:t>
            </w:r>
            <w:r w:rsidR="00941353">
              <w:rPr>
                <w:noProof/>
                <w:webHidden/>
              </w:rPr>
              <w:tab/>
            </w:r>
            <w:r w:rsidR="00941353">
              <w:rPr>
                <w:noProof/>
                <w:webHidden/>
              </w:rPr>
              <w:fldChar w:fldCharType="begin"/>
            </w:r>
            <w:r w:rsidR="00941353">
              <w:rPr>
                <w:noProof/>
                <w:webHidden/>
              </w:rPr>
              <w:instrText xml:space="preserve"> PAGEREF _Toc170488853 \h </w:instrText>
            </w:r>
            <w:r w:rsidR="00941353">
              <w:rPr>
                <w:noProof/>
                <w:webHidden/>
              </w:rPr>
            </w:r>
            <w:r w:rsidR="00941353">
              <w:rPr>
                <w:noProof/>
                <w:webHidden/>
              </w:rPr>
              <w:fldChar w:fldCharType="separate"/>
            </w:r>
            <w:r w:rsidR="00941353">
              <w:rPr>
                <w:noProof/>
                <w:webHidden/>
              </w:rPr>
              <w:t>1</w:t>
            </w:r>
            <w:r w:rsidR="00941353">
              <w:rPr>
                <w:noProof/>
                <w:webHidden/>
              </w:rPr>
              <w:fldChar w:fldCharType="end"/>
            </w:r>
          </w:hyperlink>
        </w:p>
        <w:p w14:paraId="102147AC" w14:textId="4F08FE93" w:rsidR="00941353" w:rsidRDefault="00941353">
          <w:pPr>
            <w:pStyle w:val="Verzeichnis2"/>
            <w:tabs>
              <w:tab w:val="right" w:leader="dot" w:pos="9016"/>
            </w:tabs>
            <w:rPr>
              <w:rFonts w:eastAsiaTheme="minorEastAsia"/>
              <w:noProof/>
              <w:kern w:val="2"/>
              <w:sz w:val="24"/>
              <w:szCs w:val="24"/>
              <w:lang w:eastAsia="de-DE"/>
              <w14:ligatures w14:val="standardContextual"/>
            </w:rPr>
          </w:pPr>
          <w:hyperlink w:anchor="_Toc170488854" w:history="1">
            <w:r w:rsidRPr="00F51B38">
              <w:rPr>
                <w:rStyle w:val="Hyperlink"/>
                <w:rFonts w:ascii="Arial" w:eastAsia="Arial" w:hAnsi="Arial" w:cs="Arial"/>
                <w:noProof/>
              </w:rPr>
              <w:t>1.1 Die Scim-Provisioning-Engine</w:t>
            </w:r>
            <w:r>
              <w:rPr>
                <w:noProof/>
                <w:webHidden/>
              </w:rPr>
              <w:tab/>
            </w:r>
            <w:r>
              <w:rPr>
                <w:noProof/>
                <w:webHidden/>
              </w:rPr>
              <w:fldChar w:fldCharType="begin"/>
            </w:r>
            <w:r>
              <w:rPr>
                <w:noProof/>
                <w:webHidden/>
              </w:rPr>
              <w:instrText xml:space="preserve"> PAGEREF _Toc170488854 \h </w:instrText>
            </w:r>
            <w:r>
              <w:rPr>
                <w:noProof/>
                <w:webHidden/>
              </w:rPr>
            </w:r>
            <w:r>
              <w:rPr>
                <w:noProof/>
                <w:webHidden/>
              </w:rPr>
              <w:fldChar w:fldCharType="separate"/>
            </w:r>
            <w:r>
              <w:rPr>
                <w:noProof/>
                <w:webHidden/>
              </w:rPr>
              <w:t>1</w:t>
            </w:r>
            <w:r>
              <w:rPr>
                <w:noProof/>
                <w:webHidden/>
              </w:rPr>
              <w:fldChar w:fldCharType="end"/>
            </w:r>
          </w:hyperlink>
        </w:p>
        <w:p w14:paraId="67C73FDD" w14:textId="662D47CD" w:rsidR="00941353" w:rsidRDefault="00941353">
          <w:pPr>
            <w:pStyle w:val="Verzeichnis2"/>
            <w:tabs>
              <w:tab w:val="right" w:leader="dot" w:pos="9016"/>
            </w:tabs>
            <w:rPr>
              <w:rFonts w:eastAsiaTheme="minorEastAsia"/>
              <w:noProof/>
              <w:kern w:val="2"/>
              <w:sz w:val="24"/>
              <w:szCs w:val="24"/>
              <w:lang w:eastAsia="de-DE"/>
              <w14:ligatures w14:val="standardContextual"/>
            </w:rPr>
          </w:pPr>
          <w:hyperlink w:anchor="_Toc170488855" w:history="1">
            <w:r w:rsidRPr="00F51B38">
              <w:rPr>
                <w:rStyle w:val="Hyperlink"/>
                <w:rFonts w:ascii="Arial" w:eastAsia="Arial" w:hAnsi="Arial" w:cs="Arial"/>
                <w:noProof/>
              </w:rPr>
              <w:t>1.2 Problemfeststellung</w:t>
            </w:r>
            <w:r>
              <w:rPr>
                <w:noProof/>
                <w:webHidden/>
              </w:rPr>
              <w:tab/>
            </w:r>
            <w:r>
              <w:rPr>
                <w:noProof/>
                <w:webHidden/>
              </w:rPr>
              <w:fldChar w:fldCharType="begin"/>
            </w:r>
            <w:r>
              <w:rPr>
                <w:noProof/>
                <w:webHidden/>
              </w:rPr>
              <w:instrText xml:space="preserve"> PAGEREF _Toc170488855 \h </w:instrText>
            </w:r>
            <w:r>
              <w:rPr>
                <w:noProof/>
                <w:webHidden/>
              </w:rPr>
            </w:r>
            <w:r>
              <w:rPr>
                <w:noProof/>
                <w:webHidden/>
              </w:rPr>
              <w:fldChar w:fldCharType="separate"/>
            </w:r>
            <w:r>
              <w:rPr>
                <w:noProof/>
                <w:webHidden/>
              </w:rPr>
              <w:t>2</w:t>
            </w:r>
            <w:r>
              <w:rPr>
                <w:noProof/>
                <w:webHidden/>
              </w:rPr>
              <w:fldChar w:fldCharType="end"/>
            </w:r>
          </w:hyperlink>
        </w:p>
        <w:p w14:paraId="61E9EBD5" w14:textId="594845F8" w:rsidR="00941353" w:rsidRDefault="00941353">
          <w:pPr>
            <w:pStyle w:val="Verzeichnis2"/>
            <w:tabs>
              <w:tab w:val="right" w:leader="dot" w:pos="9016"/>
            </w:tabs>
            <w:rPr>
              <w:rFonts w:eastAsiaTheme="minorEastAsia"/>
              <w:noProof/>
              <w:kern w:val="2"/>
              <w:sz w:val="24"/>
              <w:szCs w:val="24"/>
              <w:lang w:eastAsia="de-DE"/>
              <w14:ligatures w14:val="standardContextual"/>
            </w:rPr>
          </w:pPr>
          <w:hyperlink w:anchor="_Toc170488856" w:history="1">
            <w:r w:rsidRPr="00F51B38">
              <w:rPr>
                <w:rStyle w:val="Hyperlink"/>
                <w:rFonts w:ascii="Arial" w:eastAsia="Arial" w:hAnsi="Arial" w:cs="Arial"/>
                <w:noProof/>
              </w:rPr>
              <w:t>1.3 Ziel dieser Arbeit</w:t>
            </w:r>
            <w:r>
              <w:rPr>
                <w:noProof/>
                <w:webHidden/>
              </w:rPr>
              <w:tab/>
            </w:r>
            <w:r>
              <w:rPr>
                <w:noProof/>
                <w:webHidden/>
              </w:rPr>
              <w:fldChar w:fldCharType="begin"/>
            </w:r>
            <w:r>
              <w:rPr>
                <w:noProof/>
                <w:webHidden/>
              </w:rPr>
              <w:instrText xml:space="preserve"> PAGEREF _Toc170488856 \h </w:instrText>
            </w:r>
            <w:r>
              <w:rPr>
                <w:noProof/>
                <w:webHidden/>
              </w:rPr>
            </w:r>
            <w:r>
              <w:rPr>
                <w:noProof/>
                <w:webHidden/>
              </w:rPr>
              <w:fldChar w:fldCharType="separate"/>
            </w:r>
            <w:r>
              <w:rPr>
                <w:noProof/>
                <w:webHidden/>
              </w:rPr>
              <w:t>3</w:t>
            </w:r>
            <w:r>
              <w:rPr>
                <w:noProof/>
                <w:webHidden/>
              </w:rPr>
              <w:fldChar w:fldCharType="end"/>
            </w:r>
          </w:hyperlink>
        </w:p>
        <w:p w14:paraId="66092F75" w14:textId="07A9FC54" w:rsidR="00941353" w:rsidRDefault="00941353">
          <w:pPr>
            <w:pStyle w:val="Verzeichnis1"/>
            <w:tabs>
              <w:tab w:val="right" w:leader="dot" w:pos="9016"/>
            </w:tabs>
            <w:rPr>
              <w:rFonts w:eastAsiaTheme="minorEastAsia"/>
              <w:noProof/>
              <w:kern w:val="2"/>
              <w:sz w:val="24"/>
              <w:szCs w:val="24"/>
              <w:lang w:eastAsia="de-DE"/>
              <w14:ligatures w14:val="standardContextual"/>
            </w:rPr>
          </w:pPr>
          <w:hyperlink w:anchor="_Toc170488857" w:history="1">
            <w:r w:rsidRPr="00F51B38">
              <w:rPr>
                <w:rStyle w:val="Hyperlink"/>
                <w:noProof/>
              </w:rPr>
              <w:t>2. Angewandte Methoden</w:t>
            </w:r>
            <w:r>
              <w:rPr>
                <w:noProof/>
                <w:webHidden/>
              </w:rPr>
              <w:tab/>
            </w:r>
            <w:r>
              <w:rPr>
                <w:noProof/>
                <w:webHidden/>
              </w:rPr>
              <w:fldChar w:fldCharType="begin"/>
            </w:r>
            <w:r>
              <w:rPr>
                <w:noProof/>
                <w:webHidden/>
              </w:rPr>
              <w:instrText xml:space="preserve"> PAGEREF _Toc170488857 \h </w:instrText>
            </w:r>
            <w:r>
              <w:rPr>
                <w:noProof/>
                <w:webHidden/>
              </w:rPr>
            </w:r>
            <w:r>
              <w:rPr>
                <w:noProof/>
                <w:webHidden/>
              </w:rPr>
              <w:fldChar w:fldCharType="separate"/>
            </w:r>
            <w:r>
              <w:rPr>
                <w:noProof/>
                <w:webHidden/>
              </w:rPr>
              <w:t>3</w:t>
            </w:r>
            <w:r>
              <w:rPr>
                <w:noProof/>
                <w:webHidden/>
              </w:rPr>
              <w:fldChar w:fldCharType="end"/>
            </w:r>
          </w:hyperlink>
        </w:p>
        <w:p w14:paraId="096E769F" w14:textId="0682BA3E" w:rsidR="00941353" w:rsidRDefault="00941353">
          <w:pPr>
            <w:pStyle w:val="Verzeichnis1"/>
            <w:tabs>
              <w:tab w:val="right" w:leader="dot" w:pos="9016"/>
            </w:tabs>
            <w:rPr>
              <w:rFonts w:eastAsiaTheme="minorEastAsia"/>
              <w:noProof/>
              <w:kern w:val="2"/>
              <w:sz w:val="24"/>
              <w:szCs w:val="24"/>
              <w:lang w:eastAsia="de-DE"/>
              <w14:ligatures w14:val="standardContextual"/>
            </w:rPr>
          </w:pPr>
          <w:hyperlink w:anchor="_Toc170488858" w:history="1">
            <w:r w:rsidRPr="00F51B38">
              <w:rPr>
                <w:rStyle w:val="Hyperlink"/>
                <w:noProof/>
              </w:rPr>
              <w:t>3. Technologien</w:t>
            </w:r>
            <w:r>
              <w:rPr>
                <w:noProof/>
                <w:webHidden/>
              </w:rPr>
              <w:tab/>
            </w:r>
            <w:r>
              <w:rPr>
                <w:noProof/>
                <w:webHidden/>
              </w:rPr>
              <w:fldChar w:fldCharType="begin"/>
            </w:r>
            <w:r>
              <w:rPr>
                <w:noProof/>
                <w:webHidden/>
              </w:rPr>
              <w:instrText xml:space="preserve"> PAGEREF _Toc170488858 \h </w:instrText>
            </w:r>
            <w:r>
              <w:rPr>
                <w:noProof/>
                <w:webHidden/>
              </w:rPr>
            </w:r>
            <w:r>
              <w:rPr>
                <w:noProof/>
                <w:webHidden/>
              </w:rPr>
              <w:fldChar w:fldCharType="separate"/>
            </w:r>
            <w:r>
              <w:rPr>
                <w:noProof/>
                <w:webHidden/>
              </w:rPr>
              <w:t>5</w:t>
            </w:r>
            <w:r>
              <w:rPr>
                <w:noProof/>
                <w:webHidden/>
              </w:rPr>
              <w:fldChar w:fldCharType="end"/>
            </w:r>
          </w:hyperlink>
        </w:p>
        <w:p w14:paraId="6DC96071" w14:textId="4F277682" w:rsidR="00941353" w:rsidRDefault="00941353">
          <w:pPr>
            <w:pStyle w:val="Verzeichnis2"/>
            <w:tabs>
              <w:tab w:val="right" w:leader="dot" w:pos="9016"/>
            </w:tabs>
            <w:rPr>
              <w:rFonts w:eastAsiaTheme="minorEastAsia"/>
              <w:noProof/>
              <w:kern w:val="2"/>
              <w:sz w:val="24"/>
              <w:szCs w:val="24"/>
              <w:lang w:eastAsia="de-DE"/>
              <w14:ligatures w14:val="standardContextual"/>
            </w:rPr>
          </w:pPr>
          <w:hyperlink w:anchor="_Toc170488859" w:history="1">
            <w:r w:rsidRPr="00F51B38">
              <w:rPr>
                <w:rStyle w:val="Hyperlink"/>
                <w:noProof/>
              </w:rPr>
              <w:t>3.1 Keycloak</w:t>
            </w:r>
            <w:r>
              <w:rPr>
                <w:noProof/>
                <w:webHidden/>
              </w:rPr>
              <w:tab/>
            </w:r>
            <w:r>
              <w:rPr>
                <w:noProof/>
                <w:webHidden/>
              </w:rPr>
              <w:fldChar w:fldCharType="begin"/>
            </w:r>
            <w:r>
              <w:rPr>
                <w:noProof/>
                <w:webHidden/>
              </w:rPr>
              <w:instrText xml:space="preserve"> PAGEREF _Toc170488859 \h </w:instrText>
            </w:r>
            <w:r>
              <w:rPr>
                <w:noProof/>
                <w:webHidden/>
              </w:rPr>
            </w:r>
            <w:r>
              <w:rPr>
                <w:noProof/>
                <w:webHidden/>
              </w:rPr>
              <w:fldChar w:fldCharType="separate"/>
            </w:r>
            <w:r>
              <w:rPr>
                <w:noProof/>
                <w:webHidden/>
              </w:rPr>
              <w:t>5</w:t>
            </w:r>
            <w:r>
              <w:rPr>
                <w:noProof/>
                <w:webHidden/>
              </w:rPr>
              <w:fldChar w:fldCharType="end"/>
            </w:r>
          </w:hyperlink>
        </w:p>
        <w:p w14:paraId="6185AF1B" w14:textId="4604E562" w:rsidR="00941353" w:rsidRDefault="00941353">
          <w:pPr>
            <w:pStyle w:val="Verzeichnis2"/>
            <w:tabs>
              <w:tab w:val="right" w:leader="dot" w:pos="9016"/>
            </w:tabs>
            <w:rPr>
              <w:rFonts w:eastAsiaTheme="minorEastAsia"/>
              <w:noProof/>
              <w:kern w:val="2"/>
              <w:sz w:val="24"/>
              <w:szCs w:val="24"/>
              <w:lang w:eastAsia="de-DE"/>
              <w14:ligatures w14:val="standardContextual"/>
            </w:rPr>
          </w:pPr>
          <w:hyperlink w:anchor="_Toc170488860" w:history="1">
            <w:r w:rsidRPr="00F51B38">
              <w:rPr>
                <w:rStyle w:val="Hyperlink"/>
                <w:noProof/>
              </w:rPr>
              <w:t>3.2 Representational State Transfer (kurz: REST)</w:t>
            </w:r>
            <w:r>
              <w:rPr>
                <w:noProof/>
                <w:webHidden/>
              </w:rPr>
              <w:tab/>
            </w:r>
            <w:r>
              <w:rPr>
                <w:noProof/>
                <w:webHidden/>
              </w:rPr>
              <w:fldChar w:fldCharType="begin"/>
            </w:r>
            <w:r>
              <w:rPr>
                <w:noProof/>
                <w:webHidden/>
              </w:rPr>
              <w:instrText xml:space="preserve"> PAGEREF _Toc170488860 \h </w:instrText>
            </w:r>
            <w:r>
              <w:rPr>
                <w:noProof/>
                <w:webHidden/>
              </w:rPr>
            </w:r>
            <w:r>
              <w:rPr>
                <w:noProof/>
                <w:webHidden/>
              </w:rPr>
              <w:fldChar w:fldCharType="separate"/>
            </w:r>
            <w:r>
              <w:rPr>
                <w:noProof/>
                <w:webHidden/>
              </w:rPr>
              <w:t>9</w:t>
            </w:r>
            <w:r>
              <w:rPr>
                <w:noProof/>
                <w:webHidden/>
              </w:rPr>
              <w:fldChar w:fldCharType="end"/>
            </w:r>
          </w:hyperlink>
        </w:p>
        <w:p w14:paraId="609B99EA" w14:textId="018FF757" w:rsidR="00941353" w:rsidRDefault="00941353">
          <w:pPr>
            <w:pStyle w:val="Verzeichnis2"/>
            <w:tabs>
              <w:tab w:val="right" w:leader="dot" w:pos="9016"/>
            </w:tabs>
            <w:rPr>
              <w:rFonts w:eastAsiaTheme="minorEastAsia"/>
              <w:noProof/>
              <w:kern w:val="2"/>
              <w:sz w:val="24"/>
              <w:szCs w:val="24"/>
              <w:lang w:eastAsia="de-DE"/>
              <w14:ligatures w14:val="standardContextual"/>
            </w:rPr>
          </w:pPr>
          <w:hyperlink w:anchor="_Toc170488861" w:history="1">
            <w:r w:rsidRPr="00F51B38">
              <w:rPr>
                <w:rStyle w:val="Hyperlink"/>
                <w:noProof/>
                <w:lang w:val="en-US"/>
              </w:rPr>
              <w:t>3.3 System for Cross-domain Identity Management (kurz: SCIM)</w:t>
            </w:r>
            <w:r>
              <w:rPr>
                <w:noProof/>
                <w:webHidden/>
              </w:rPr>
              <w:tab/>
            </w:r>
            <w:r>
              <w:rPr>
                <w:noProof/>
                <w:webHidden/>
              </w:rPr>
              <w:fldChar w:fldCharType="begin"/>
            </w:r>
            <w:r>
              <w:rPr>
                <w:noProof/>
                <w:webHidden/>
              </w:rPr>
              <w:instrText xml:space="preserve"> PAGEREF _Toc170488861 \h </w:instrText>
            </w:r>
            <w:r>
              <w:rPr>
                <w:noProof/>
                <w:webHidden/>
              </w:rPr>
            </w:r>
            <w:r>
              <w:rPr>
                <w:noProof/>
                <w:webHidden/>
              </w:rPr>
              <w:fldChar w:fldCharType="separate"/>
            </w:r>
            <w:r>
              <w:rPr>
                <w:noProof/>
                <w:webHidden/>
              </w:rPr>
              <w:t>10</w:t>
            </w:r>
            <w:r>
              <w:rPr>
                <w:noProof/>
                <w:webHidden/>
              </w:rPr>
              <w:fldChar w:fldCharType="end"/>
            </w:r>
          </w:hyperlink>
        </w:p>
        <w:p w14:paraId="4C6C908E" w14:textId="3546827C" w:rsidR="00941353" w:rsidRDefault="00941353">
          <w:pPr>
            <w:pStyle w:val="Verzeichnis2"/>
            <w:tabs>
              <w:tab w:val="right" w:leader="dot" w:pos="9016"/>
            </w:tabs>
            <w:rPr>
              <w:rFonts w:eastAsiaTheme="minorEastAsia"/>
              <w:noProof/>
              <w:kern w:val="2"/>
              <w:sz w:val="24"/>
              <w:szCs w:val="24"/>
              <w:lang w:eastAsia="de-DE"/>
              <w14:ligatures w14:val="standardContextual"/>
            </w:rPr>
          </w:pPr>
          <w:hyperlink w:anchor="_Toc170488862" w:history="1">
            <w:r w:rsidRPr="00F51B38">
              <w:rPr>
                <w:rStyle w:val="Hyperlink"/>
                <w:noProof/>
              </w:rPr>
              <w:t>3.4 OAuth2 und OpenID Connect</w:t>
            </w:r>
            <w:r>
              <w:rPr>
                <w:noProof/>
                <w:webHidden/>
              </w:rPr>
              <w:tab/>
            </w:r>
            <w:r>
              <w:rPr>
                <w:noProof/>
                <w:webHidden/>
              </w:rPr>
              <w:fldChar w:fldCharType="begin"/>
            </w:r>
            <w:r>
              <w:rPr>
                <w:noProof/>
                <w:webHidden/>
              </w:rPr>
              <w:instrText xml:space="preserve"> PAGEREF _Toc170488862 \h </w:instrText>
            </w:r>
            <w:r>
              <w:rPr>
                <w:noProof/>
                <w:webHidden/>
              </w:rPr>
            </w:r>
            <w:r>
              <w:rPr>
                <w:noProof/>
                <w:webHidden/>
              </w:rPr>
              <w:fldChar w:fldCharType="separate"/>
            </w:r>
            <w:r>
              <w:rPr>
                <w:noProof/>
                <w:webHidden/>
              </w:rPr>
              <w:t>12</w:t>
            </w:r>
            <w:r>
              <w:rPr>
                <w:noProof/>
                <w:webHidden/>
              </w:rPr>
              <w:fldChar w:fldCharType="end"/>
            </w:r>
          </w:hyperlink>
        </w:p>
        <w:p w14:paraId="7BF27CA9" w14:textId="649AE9E7" w:rsidR="00941353" w:rsidRDefault="00941353">
          <w:pPr>
            <w:pStyle w:val="Verzeichnis2"/>
            <w:tabs>
              <w:tab w:val="right" w:leader="dot" w:pos="9016"/>
            </w:tabs>
            <w:rPr>
              <w:rFonts w:eastAsiaTheme="minorEastAsia"/>
              <w:noProof/>
              <w:kern w:val="2"/>
              <w:sz w:val="24"/>
              <w:szCs w:val="24"/>
              <w:lang w:eastAsia="de-DE"/>
              <w14:ligatures w14:val="standardContextual"/>
            </w:rPr>
          </w:pPr>
          <w:hyperlink w:anchor="_Toc170488863" w:history="1">
            <w:r w:rsidRPr="00F51B38">
              <w:rPr>
                <w:rStyle w:val="Hyperlink"/>
                <w:noProof/>
              </w:rPr>
              <w:t>3.5 Spring und Springboot</w:t>
            </w:r>
            <w:r>
              <w:rPr>
                <w:noProof/>
                <w:webHidden/>
              </w:rPr>
              <w:tab/>
            </w:r>
            <w:r>
              <w:rPr>
                <w:noProof/>
                <w:webHidden/>
              </w:rPr>
              <w:fldChar w:fldCharType="begin"/>
            </w:r>
            <w:r>
              <w:rPr>
                <w:noProof/>
                <w:webHidden/>
              </w:rPr>
              <w:instrText xml:space="preserve"> PAGEREF _Toc170488863 \h </w:instrText>
            </w:r>
            <w:r>
              <w:rPr>
                <w:noProof/>
                <w:webHidden/>
              </w:rPr>
            </w:r>
            <w:r>
              <w:rPr>
                <w:noProof/>
                <w:webHidden/>
              </w:rPr>
              <w:fldChar w:fldCharType="separate"/>
            </w:r>
            <w:r>
              <w:rPr>
                <w:noProof/>
                <w:webHidden/>
              </w:rPr>
              <w:t>16</w:t>
            </w:r>
            <w:r>
              <w:rPr>
                <w:noProof/>
                <w:webHidden/>
              </w:rPr>
              <w:fldChar w:fldCharType="end"/>
            </w:r>
          </w:hyperlink>
        </w:p>
        <w:p w14:paraId="20A560DF" w14:textId="1C06AA45" w:rsidR="00941353" w:rsidRDefault="00941353">
          <w:pPr>
            <w:pStyle w:val="Verzeichnis2"/>
            <w:tabs>
              <w:tab w:val="right" w:leader="dot" w:pos="9016"/>
            </w:tabs>
            <w:rPr>
              <w:rFonts w:eastAsiaTheme="minorEastAsia"/>
              <w:noProof/>
              <w:kern w:val="2"/>
              <w:sz w:val="24"/>
              <w:szCs w:val="24"/>
              <w:lang w:eastAsia="de-DE"/>
              <w14:ligatures w14:val="standardContextual"/>
            </w:rPr>
          </w:pPr>
          <w:hyperlink w:anchor="_Toc170488864" w:history="1">
            <w:r w:rsidRPr="00F51B38">
              <w:rPr>
                <w:rStyle w:val="Hyperlink"/>
                <w:noProof/>
              </w:rPr>
              <w:t>3.6 Springboot Security</w:t>
            </w:r>
            <w:r>
              <w:rPr>
                <w:noProof/>
                <w:webHidden/>
              </w:rPr>
              <w:tab/>
            </w:r>
            <w:r>
              <w:rPr>
                <w:noProof/>
                <w:webHidden/>
              </w:rPr>
              <w:fldChar w:fldCharType="begin"/>
            </w:r>
            <w:r>
              <w:rPr>
                <w:noProof/>
                <w:webHidden/>
              </w:rPr>
              <w:instrText xml:space="preserve"> PAGEREF _Toc170488864 \h </w:instrText>
            </w:r>
            <w:r>
              <w:rPr>
                <w:noProof/>
                <w:webHidden/>
              </w:rPr>
            </w:r>
            <w:r>
              <w:rPr>
                <w:noProof/>
                <w:webHidden/>
              </w:rPr>
              <w:fldChar w:fldCharType="separate"/>
            </w:r>
            <w:r>
              <w:rPr>
                <w:noProof/>
                <w:webHidden/>
              </w:rPr>
              <w:t>19</w:t>
            </w:r>
            <w:r>
              <w:rPr>
                <w:noProof/>
                <w:webHidden/>
              </w:rPr>
              <w:fldChar w:fldCharType="end"/>
            </w:r>
          </w:hyperlink>
        </w:p>
        <w:p w14:paraId="0382200F" w14:textId="44A0A346" w:rsidR="00941353" w:rsidRDefault="00941353">
          <w:pPr>
            <w:pStyle w:val="Verzeichnis2"/>
            <w:tabs>
              <w:tab w:val="right" w:leader="dot" w:pos="9016"/>
            </w:tabs>
            <w:rPr>
              <w:rFonts w:eastAsiaTheme="minorEastAsia"/>
              <w:noProof/>
              <w:kern w:val="2"/>
              <w:sz w:val="24"/>
              <w:szCs w:val="24"/>
              <w:lang w:eastAsia="de-DE"/>
              <w14:ligatures w14:val="standardContextual"/>
            </w:rPr>
          </w:pPr>
          <w:hyperlink w:anchor="_Toc170488865" w:history="1">
            <w:r w:rsidRPr="00F51B38">
              <w:rPr>
                <w:rStyle w:val="Hyperlink"/>
                <w:noProof/>
              </w:rPr>
              <w:t>3.7 PostgreSQL</w:t>
            </w:r>
            <w:r>
              <w:rPr>
                <w:noProof/>
                <w:webHidden/>
              </w:rPr>
              <w:tab/>
            </w:r>
            <w:r>
              <w:rPr>
                <w:noProof/>
                <w:webHidden/>
              </w:rPr>
              <w:fldChar w:fldCharType="begin"/>
            </w:r>
            <w:r>
              <w:rPr>
                <w:noProof/>
                <w:webHidden/>
              </w:rPr>
              <w:instrText xml:space="preserve"> PAGEREF _Toc170488865 \h </w:instrText>
            </w:r>
            <w:r>
              <w:rPr>
                <w:noProof/>
                <w:webHidden/>
              </w:rPr>
            </w:r>
            <w:r>
              <w:rPr>
                <w:noProof/>
                <w:webHidden/>
              </w:rPr>
              <w:fldChar w:fldCharType="separate"/>
            </w:r>
            <w:r>
              <w:rPr>
                <w:noProof/>
                <w:webHidden/>
              </w:rPr>
              <w:t>19</w:t>
            </w:r>
            <w:r>
              <w:rPr>
                <w:noProof/>
                <w:webHidden/>
              </w:rPr>
              <w:fldChar w:fldCharType="end"/>
            </w:r>
          </w:hyperlink>
        </w:p>
        <w:p w14:paraId="32149925" w14:textId="441B3456" w:rsidR="00941353" w:rsidRDefault="00941353">
          <w:pPr>
            <w:pStyle w:val="Verzeichnis2"/>
            <w:tabs>
              <w:tab w:val="right" w:leader="dot" w:pos="9016"/>
            </w:tabs>
            <w:rPr>
              <w:rFonts w:eastAsiaTheme="minorEastAsia"/>
              <w:noProof/>
              <w:kern w:val="2"/>
              <w:sz w:val="24"/>
              <w:szCs w:val="24"/>
              <w:lang w:eastAsia="de-DE"/>
              <w14:ligatures w14:val="standardContextual"/>
            </w:rPr>
          </w:pPr>
          <w:hyperlink w:anchor="_Toc170488866" w:history="1">
            <w:r w:rsidRPr="00F51B38">
              <w:rPr>
                <w:rStyle w:val="Hyperlink"/>
                <w:noProof/>
              </w:rPr>
              <w:t>3.8 Jira</w:t>
            </w:r>
            <w:r>
              <w:rPr>
                <w:noProof/>
                <w:webHidden/>
              </w:rPr>
              <w:tab/>
            </w:r>
            <w:r>
              <w:rPr>
                <w:noProof/>
                <w:webHidden/>
              </w:rPr>
              <w:fldChar w:fldCharType="begin"/>
            </w:r>
            <w:r>
              <w:rPr>
                <w:noProof/>
                <w:webHidden/>
              </w:rPr>
              <w:instrText xml:space="preserve"> PAGEREF _Toc170488866 \h </w:instrText>
            </w:r>
            <w:r>
              <w:rPr>
                <w:noProof/>
                <w:webHidden/>
              </w:rPr>
            </w:r>
            <w:r>
              <w:rPr>
                <w:noProof/>
                <w:webHidden/>
              </w:rPr>
              <w:fldChar w:fldCharType="separate"/>
            </w:r>
            <w:r>
              <w:rPr>
                <w:noProof/>
                <w:webHidden/>
              </w:rPr>
              <w:t>20</w:t>
            </w:r>
            <w:r>
              <w:rPr>
                <w:noProof/>
                <w:webHidden/>
              </w:rPr>
              <w:fldChar w:fldCharType="end"/>
            </w:r>
          </w:hyperlink>
        </w:p>
        <w:p w14:paraId="5B43F509" w14:textId="273D2607" w:rsidR="00941353" w:rsidRDefault="00941353">
          <w:pPr>
            <w:pStyle w:val="Verzeichnis2"/>
            <w:tabs>
              <w:tab w:val="right" w:leader="dot" w:pos="9016"/>
            </w:tabs>
            <w:rPr>
              <w:rFonts w:eastAsiaTheme="minorEastAsia"/>
              <w:noProof/>
              <w:kern w:val="2"/>
              <w:sz w:val="24"/>
              <w:szCs w:val="24"/>
              <w:lang w:eastAsia="de-DE"/>
              <w14:ligatures w14:val="standardContextual"/>
            </w:rPr>
          </w:pPr>
          <w:hyperlink w:anchor="_Toc170488867" w:history="1">
            <w:r w:rsidRPr="00F51B38">
              <w:rPr>
                <w:rStyle w:val="Hyperlink"/>
                <w:noProof/>
              </w:rPr>
              <w:t>3.9 GitLab</w:t>
            </w:r>
            <w:r>
              <w:rPr>
                <w:noProof/>
                <w:webHidden/>
              </w:rPr>
              <w:tab/>
            </w:r>
            <w:r>
              <w:rPr>
                <w:noProof/>
                <w:webHidden/>
              </w:rPr>
              <w:fldChar w:fldCharType="begin"/>
            </w:r>
            <w:r>
              <w:rPr>
                <w:noProof/>
                <w:webHidden/>
              </w:rPr>
              <w:instrText xml:space="preserve"> PAGEREF _Toc170488867 \h </w:instrText>
            </w:r>
            <w:r>
              <w:rPr>
                <w:noProof/>
                <w:webHidden/>
              </w:rPr>
            </w:r>
            <w:r>
              <w:rPr>
                <w:noProof/>
                <w:webHidden/>
              </w:rPr>
              <w:fldChar w:fldCharType="separate"/>
            </w:r>
            <w:r>
              <w:rPr>
                <w:noProof/>
                <w:webHidden/>
              </w:rPr>
              <w:t>20</w:t>
            </w:r>
            <w:r>
              <w:rPr>
                <w:noProof/>
                <w:webHidden/>
              </w:rPr>
              <w:fldChar w:fldCharType="end"/>
            </w:r>
          </w:hyperlink>
        </w:p>
        <w:p w14:paraId="591C36E1" w14:textId="5D3B276C" w:rsidR="00941353" w:rsidRDefault="00941353">
          <w:pPr>
            <w:pStyle w:val="Verzeichnis2"/>
            <w:tabs>
              <w:tab w:val="right" w:leader="dot" w:pos="9016"/>
            </w:tabs>
            <w:rPr>
              <w:rFonts w:eastAsiaTheme="minorEastAsia"/>
              <w:noProof/>
              <w:kern w:val="2"/>
              <w:sz w:val="24"/>
              <w:szCs w:val="24"/>
              <w:lang w:eastAsia="de-DE"/>
              <w14:ligatures w14:val="standardContextual"/>
            </w:rPr>
          </w:pPr>
          <w:hyperlink w:anchor="_Toc170488868" w:history="1">
            <w:r w:rsidRPr="00F51B38">
              <w:rPr>
                <w:rStyle w:val="Hyperlink"/>
                <w:noProof/>
              </w:rPr>
              <w:t>3.10 Kubernetes und Docker</w:t>
            </w:r>
            <w:r>
              <w:rPr>
                <w:noProof/>
                <w:webHidden/>
              </w:rPr>
              <w:tab/>
            </w:r>
            <w:r>
              <w:rPr>
                <w:noProof/>
                <w:webHidden/>
              </w:rPr>
              <w:fldChar w:fldCharType="begin"/>
            </w:r>
            <w:r>
              <w:rPr>
                <w:noProof/>
                <w:webHidden/>
              </w:rPr>
              <w:instrText xml:space="preserve"> PAGEREF _Toc170488868 \h </w:instrText>
            </w:r>
            <w:r>
              <w:rPr>
                <w:noProof/>
                <w:webHidden/>
              </w:rPr>
            </w:r>
            <w:r>
              <w:rPr>
                <w:noProof/>
                <w:webHidden/>
              </w:rPr>
              <w:fldChar w:fldCharType="separate"/>
            </w:r>
            <w:r>
              <w:rPr>
                <w:noProof/>
                <w:webHidden/>
              </w:rPr>
              <w:t>21</w:t>
            </w:r>
            <w:r>
              <w:rPr>
                <w:noProof/>
                <w:webHidden/>
              </w:rPr>
              <w:fldChar w:fldCharType="end"/>
            </w:r>
          </w:hyperlink>
        </w:p>
        <w:p w14:paraId="2A72430F" w14:textId="3F36D751" w:rsidR="00941353" w:rsidRDefault="00941353">
          <w:pPr>
            <w:pStyle w:val="Verzeichnis1"/>
            <w:tabs>
              <w:tab w:val="right" w:leader="dot" w:pos="9016"/>
            </w:tabs>
            <w:rPr>
              <w:rFonts w:eastAsiaTheme="minorEastAsia"/>
              <w:noProof/>
              <w:kern w:val="2"/>
              <w:sz w:val="24"/>
              <w:szCs w:val="24"/>
              <w:lang w:eastAsia="de-DE"/>
              <w14:ligatures w14:val="standardContextual"/>
            </w:rPr>
          </w:pPr>
          <w:hyperlink w:anchor="_Toc170488869" w:history="1">
            <w:r w:rsidRPr="00F51B38">
              <w:rPr>
                <w:rStyle w:val="Hyperlink"/>
                <w:noProof/>
              </w:rPr>
              <w:t>4. Stand der SPE vor dieser Projektarbeit</w:t>
            </w:r>
            <w:r>
              <w:rPr>
                <w:noProof/>
                <w:webHidden/>
              </w:rPr>
              <w:tab/>
            </w:r>
            <w:r>
              <w:rPr>
                <w:noProof/>
                <w:webHidden/>
              </w:rPr>
              <w:fldChar w:fldCharType="begin"/>
            </w:r>
            <w:r>
              <w:rPr>
                <w:noProof/>
                <w:webHidden/>
              </w:rPr>
              <w:instrText xml:space="preserve"> PAGEREF _Toc170488869 \h </w:instrText>
            </w:r>
            <w:r>
              <w:rPr>
                <w:noProof/>
                <w:webHidden/>
              </w:rPr>
            </w:r>
            <w:r>
              <w:rPr>
                <w:noProof/>
                <w:webHidden/>
              </w:rPr>
              <w:fldChar w:fldCharType="separate"/>
            </w:r>
            <w:r>
              <w:rPr>
                <w:noProof/>
                <w:webHidden/>
              </w:rPr>
              <w:t>24</w:t>
            </w:r>
            <w:r>
              <w:rPr>
                <w:noProof/>
                <w:webHidden/>
              </w:rPr>
              <w:fldChar w:fldCharType="end"/>
            </w:r>
          </w:hyperlink>
        </w:p>
        <w:p w14:paraId="7C8370CF" w14:textId="1A5B03CC" w:rsidR="00941353" w:rsidRDefault="00941353">
          <w:pPr>
            <w:pStyle w:val="Verzeichnis2"/>
            <w:tabs>
              <w:tab w:val="right" w:leader="dot" w:pos="9016"/>
            </w:tabs>
            <w:rPr>
              <w:rFonts w:eastAsiaTheme="minorEastAsia"/>
              <w:noProof/>
              <w:kern w:val="2"/>
              <w:sz w:val="24"/>
              <w:szCs w:val="24"/>
              <w:lang w:eastAsia="de-DE"/>
              <w14:ligatures w14:val="standardContextual"/>
            </w:rPr>
          </w:pPr>
          <w:hyperlink w:anchor="_Toc170488870" w:history="1">
            <w:r w:rsidRPr="00F51B38">
              <w:rPr>
                <w:rStyle w:val="Hyperlink"/>
                <w:noProof/>
              </w:rPr>
              <w:t>4.1 Abhängigkeiten und Bezug zu Docker</w:t>
            </w:r>
            <w:r>
              <w:rPr>
                <w:noProof/>
                <w:webHidden/>
              </w:rPr>
              <w:tab/>
            </w:r>
            <w:r>
              <w:rPr>
                <w:noProof/>
                <w:webHidden/>
              </w:rPr>
              <w:fldChar w:fldCharType="begin"/>
            </w:r>
            <w:r>
              <w:rPr>
                <w:noProof/>
                <w:webHidden/>
              </w:rPr>
              <w:instrText xml:space="preserve"> PAGEREF _Toc170488870 \h </w:instrText>
            </w:r>
            <w:r>
              <w:rPr>
                <w:noProof/>
                <w:webHidden/>
              </w:rPr>
            </w:r>
            <w:r>
              <w:rPr>
                <w:noProof/>
                <w:webHidden/>
              </w:rPr>
              <w:fldChar w:fldCharType="separate"/>
            </w:r>
            <w:r>
              <w:rPr>
                <w:noProof/>
                <w:webHidden/>
              </w:rPr>
              <w:t>24</w:t>
            </w:r>
            <w:r>
              <w:rPr>
                <w:noProof/>
                <w:webHidden/>
              </w:rPr>
              <w:fldChar w:fldCharType="end"/>
            </w:r>
          </w:hyperlink>
        </w:p>
        <w:p w14:paraId="598BB7A6" w14:textId="2E27B345" w:rsidR="00941353" w:rsidRDefault="00941353">
          <w:pPr>
            <w:pStyle w:val="Verzeichnis2"/>
            <w:tabs>
              <w:tab w:val="right" w:leader="dot" w:pos="9016"/>
            </w:tabs>
            <w:rPr>
              <w:rFonts w:eastAsiaTheme="minorEastAsia"/>
              <w:noProof/>
              <w:kern w:val="2"/>
              <w:sz w:val="24"/>
              <w:szCs w:val="24"/>
              <w:lang w:eastAsia="de-DE"/>
              <w14:ligatures w14:val="standardContextual"/>
            </w:rPr>
          </w:pPr>
          <w:hyperlink w:anchor="_Toc170488871" w:history="1">
            <w:r w:rsidRPr="00F51B38">
              <w:rPr>
                <w:rStyle w:val="Hyperlink"/>
                <w:noProof/>
              </w:rPr>
              <w:t>4.2 Authentifizierung und Autorisierung in der SPE</w:t>
            </w:r>
            <w:r>
              <w:rPr>
                <w:noProof/>
                <w:webHidden/>
              </w:rPr>
              <w:tab/>
            </w:r>
            <w:r>
              <w:rPr>
                <w:noProof/>
                <w:webHidden/>
              </w:rPr>
              <w:fldChar w:fldCharType="begin"/>
            </w:r>
            <w:r>
              <w:rPr>
                <w:noProof/>
                <w:webHidden/>
              </w:rPr>
              <w:instrText xml:space="preserve"> PAGEREF _Toc170488871 \h </w:instrText>
            </w:r>
            <w:r>
              <w:rPr>
                <w:noProof/>
                <w:webHidden/>
              </w:rPr>
            </w:r>
            <w:r>
              <w:rPr>
                <w:noProof/>
                <w:webHidden/>
              </w:rPr>
              <w:fldChar w:fldCharType="separate"/>
            </w:r>
            <w:r>
              <w:rPr>
                <w:noProof/>
                <w:webHidden/>
              </w:rPr>
              <w:t>26</w:t>
            </w:r>
            <w:r>
              <w:rPr>
                <w:noProof/>
                <w:webHidden/>
              </w:rPr>
              <w:fldChar w:fldCharType="end"/>
            </w:r>
          </w:hyperlink>
        </w:p>
        <w:p w14:paraId="60113E49" w14:textId="6C71D605" w:rsidR="00941353" w:rsidRDefault="00941353">
          <w:pPr>
            <w:pStyle w:val="Verzeichnis2"/>
            <w:tabs>
              <w:tab w:val="right" w:leader="dot" w:pos="9016"/>
            </w:tabs>
            <w:rPr>
              <w:rFonts w:eastAsiaTheme="minorEastAsia"/>
              <w:noProof/>
              <w:kern w:val="2"/>
              <w:sz w:val="24"/>
              <w:szCs w:val="24"/>
              <w:lang w:eastAsia="de-DE"/>
              <w14:ligatures w14:val="standardContextual"/>
            </w:rPr>
          </w:pPr>
          <w:hyperlink w:anchor="_Toc170488872" w:history="1">
            <w:r w:rsidRPr="00F51B38">
              <w:rPr>
                <w:rStyle w:val="Hyperlink"/>
                <w:noProof/>
              </w:rPr>
              <w:t>4.3 Scheduler in der SPE</w:t>
            </w:r>
            <w:r>
              <w:rPr>
                <w:noProof/>
                <w:webHidden/>
              </w:rPr>
              <w:tab/>
            </w:r>
            <w:r>
              <w:rPr>
                <w:noProof/>
                <w:webHidden/>
              </w:rPr>
              <w:fldChar w:fldCharType="begin"/>
            </w:r>
            <w:r>
              <w:rPr>
                <w:noProof/>
                <w:webHidden/>
              </w:rPr>
              <w:instrText xml:space="preserve"> PAGEREF _Toc170488872 \h </w:instrText>
            </w:r>
            <w:r>
              <w:rPr>
                <w:noProof/>
                <w:webHidden/>
              </w:rPr>
            </w:r>
            <w:r>
              <w:rPr>
                <w:noProof/>
                <w:webHidden/>
              </w:rPr>
              <w:fldChar w:fldCharType="separate"/>
            </w:r>
            <w:r>
              <w:rPr>
                <w:noProof/>
                <w:webHidden/>
              </w:rPr>
              <w:t>29</w:t>
            </w:r>
            <w:r>
              <w:rPr>
                <w:noProof/>
                <w:webHidden/>
              </w:rPr>
              <w:fldChar w:fldCharType="end"/>
            </w:r>
          </w:hyperlink>
        </w:p>
        <w:p w14:paraId="108F4E57" w14:textId="69C5787F" w:rsidR="00941353" w:rsidRDefault="00941353">
          <w:pPr>
            <w:pStyle w:val="Verzeichnis2"/>
            <w:tabs>
              <w:tab w:val="right" w:leader="dot" w:pos="9016"/>
            </w:tabs>
            <w:rPr>
              <w:rFonts w:eastAsiaTheme="minorEastAsia"/>
              <w:noProof/>
              <w:kern w:val="2"/>
              <w:sz w:val="24"/>
              <w:szCs w:val="24"/>
              <w:lang w:eastAsia="de-DE"/>
              <w14:ligatures w14:val="standardContextual"/>
            </w:rPr>
          </w:pPr>
          <w:hyperlink w:anchor="_Toc170488873" w:history="1">
            <w:r w:rsidRPr="00F51B38">
              <w:rPr>
                <w:rStyle w:val="Hyperlink"/>
                <w:noProof/>
              </w:rPr>
              <w:t>4.4 ERM und Datenbankberechtigungen</w:t>
            </w:r>
            <w:r>
              <w:rPr>
                <w:noProof/>
                <w:webHidden/>
              </w:rPr>
              <w:tab/>
            </w:r>
            <w:r>
              <w:rPr>
                <w:noProof/>
                <w:webHidden/>
              </w:rPr>
              <w:fldChar w:fldCharType="begin"/>
            </w:r>
            <w:r>
              <w:rPr>
                <w:noProof/>
                <w:webHidden/>
              </w:rPr>
              <w:instrText xml:space="preserve"> PAGEREF _Toc170488873 \h </w:instrText>
            </w:r>
            <w:r>
              <w:rPr>
                <w:noProof/>
                <w:webHidden/>
              </w:rPr>
            </w:r>
            <w:r>
              <w:rPr>
                <w:noProof/>
                <w:webHidden/>
              </w:rPr>
              <w:fldChar w:fldCharType="separate"/>
            </w:r>
            <w:r>
              <w:rPr>
                <w:noProof/>
                <w:webHidden/>
              </w:rPr>
              <w:t>32</w:t>
            </w:r>
            <w:r>
              <w:rPr>
                <w:noProof/>
                <w:webHidden/>
              </w:rPr>
              <w:fldChar w:fldCharType="end"/>
            </w:r>
          </w:hyperlink>
        </w:p>
        <w:p w14:paraId="64BD0E95" w14:textId="2057FB5D" w:rsidR="00941353" w:rsidRDefault="00941353">
          <w:pPr>
            <w:pStyle w:val="Verzeichnis2"/>
            <w:tabs>
              <w:tab w:val="right" w:leader="dot" w:pos="9016"/>
            </w:tabs>
            <w:rPr>
              <w:rFonts w:eastAsiaTheme="minorEastAsia"/>
              <w:noProof/>
              <w:kern w:val="2"/>
              <w:sz w:val="24"/>
              <w:szCs w:val="24"/>
              <w:lang w:eastAsia="de-DE"/>
              <w14:ligatures w14:val="standardContextual"/>
            </w:rPr>
          </w:pPr>
          <w:hyperlink w:anchor="_Toc170488874" w:history="1">
            <w:r w:rsidRPr="00F51B38">
              <w:rPr>
                <w:rStyle w:val="Hyperlink"/>
                <w:noProof/>
              </w:rPr>
              <w:t>4.5 CI/CD der SPE</w:t>
            </w:r>
            <w:r>
              <w:rPr>
                <w:noProof/>
                <w:webHidden/>
              </w:rPr>
              <w:tab/>
            </w:r>
            <w:r>
              <w:rPr>
                <w:noProof/>
                <w:webHidden/>
              </w:rPr>
              <w:fldChar w:fldCharType="begin"/>
            </w:r>
            <w:r>
              <w:rPr>
                <w:noProof/>
                <w:webHidden/>
              </w:rPr>
              <w:instrText xml:space="preserve"> PAGEREF _Toc170488874 \h </w:instrText>
            </w:r>
            <w:r>
              <w:rPr>
                <w:noProof/>
                <w:webHidden/>
              </w:rPr>
            </w:r>
            <w:r>
              <w:rPr>
                <w:noProof/>
                <w:webHidden/>
              </w:rPr>
              <w:fldChar w:fldCharType="separate"/>
            </w:r>
            <w:r>
              <w:rPr>
                <w:noProof/>
                <w:webHidden/>
              </w:rPr>
              <w:t>34</w:t>
            </w:r>
            <w:r>
              <w:rPr>
                <w:noProof/>
                <w:webHidden/>
              </w:rPr>
              <w:fldChar w:fldCharType="end"/>
            </w:r>
          </w:hyperlink>
        </w:p>
        <w:p w14:paraId="43E5660F" w14:textId="6B5EE161" w:rsidR="00941353" w:rsidRDefault="00941353">
          <w:pPr>
            <w:pStyle w:val="Verzeichnis1"/>
            <w:tabs>
              <w:tab w:val="right" w:leader="dot" w:pos="9016"/>
            </w:tabs>
            <w:rPr>
              <w:rFonts w:eastAsiaTheme="minorEastAsia"/>
              <w:noProof/>
              <w:kern w:val="2"/>
              <w:sz w:val="24"/>
              <w:szCs w:val="24"/>
              <w:lang w:eastAsia="de-DE"/>
              <w14:ligatures w14:val="standardContextual"/>
            </w:rPr>
          </w:pPr>
          <w:hyperlink w:anchor="_Toc170488875" w:history="1">
            <w:r w:rsidRPr="00F51B38">
              <w:rPr>
                <w:rStyle w:val="Hyperlink"/>
                <w:noProof/>
              </w:rPr>
              <w:t>5. Lösungsansätze</w:t>
            </w:r>
            <w:r>
              <w:rPr>
                <w:noProof/>
                <w:webHidden/>
              </w:rPr>
              <w:tab/>
            </w:r>
            <w:r>
              <w:rPr>
                <w:noProof/>
                <w:webHidden/>
              </w:rPr>
              <w:fldChar w:fldCharType="begin"/>
            </w:r>
            <w:r>
              <w:rPr>
                <w:noProof/>
                <w:webHidden/>
              </w:rPr>
              <w:instrText xml:space="preserve"> PAGEREF _Toc170488875 \h </w:instrText>
            </w:r>
            <w:r>
              <w:rPr>
                <w:noProof/>
                <w:webHidden/>
              </w:rPr>
            </w:r>
            <w:r>
              <w:rPr>
                <w:noProof/>
                <w:webHidden/>
              </w:rPr>
              <w:fldChar w:fldCharType="separate"/>
            </w:r>
            <w:r>
              <w:rPr>
                <w:noProof/>
                <w:webHidden/>
              </w:rPr>
              <w:t>35</w:t>
            </w:r>
            <w:r>
              <w:rPr>
                <w:noProof/>
                <w:webHidden/>
              </w:rPr>
              <w:fldChar w:fldCharType="end"/>
            </w:r>
          </w:hyperlink>
        </w:p>
        <w:p w14:paraId="528937EC" w14:textId="533895DF" w:rsidR="00941353" w:rsidRDefault="00941353">
          <w:pPr>
            <w:pStyle w:val="Verzeichnis1"/>
            <w:tabs>
              <w:tab w:val="right" w:leader="dot" w:pos="9016"/>
            </w:tabs>
            <w:rPr>
              <w:rFonts w:eastAsiaTheme="minorEastAsia"/>
              <w:noProof/>
              <w:kern w:val="2"/>
              <w:sz w:val="24"/>
              <w:szCs w:val="24"/>
              <w:lang w:eastAsia="de-DE"/>
              <w14:ligatures w14:val="standardContextual"/>
            </w:rPr>
          </w:pPr>
          <w:hyperlink w:anchor="_Toc170488876" w:history="1">
            <w:r w:rsidRPr="00F51B38">
              <w:rPr>
                <w:rStyle w:val="Hyperlink"/>
                <w:noProof/>
              </w:rPr>
              <w:t>6. Umsetzung der Lösung</w:t>
            </w:r>
            <w:r>
              <w:rPr>
                <w:noProof/>
                <w:webHidden/>
              </w:rPr>
              <w:tab/>
            </w:r>
            <w:r>
              <w:rPr>
                <w:noProof/>
                <w:webHidden/>
              </w:rPr>
              <w:fldChar w:fldCharType="begin"/>
            </w:r>
            <w:r>
              <w:rPr>
                <w:noProof/>
                <w:webHidden/>
              </w:rPr>
              <w:instrText xml:space="preserve"> PAGEREF _Toc170488876 \h </w:instrText>
            </w:r>
            <w:r>
              <w:rPr>
                <w:noProof/>
                <w:webHidden/>
              </w:rPr>
            </w:r>
            <w:r>
              <w:rPr>
                <w:noProof/>
                <w:webHidden/>
              </w:rPr>
              <w:fldChar w:fldCharType="separate"/>
            </w:r>
            <w:r>
              <w:rPr>
                <w:noProof/>
                <w:webHidden/>
              </w:rPr>
              <w:t>38</w:t>
            </w:r>
            <w:r>
              <w:rPr>
                <w:noProof/>
                <w:webHidden/>
              </w:rPr>
              <w:fldChar w:fldCharType="end"/>
            </w:r>
          </w:hyperlink>
        </w:p>
        <w:p w14:paraId="753336D7" w14:textId="76F18508" w:rsidR="00941353" w:rsidRDefault="00941353">
          <w:pPr>
            <w:pStyle w:val="Verzeichnis2"/>
            <w:tabs>
              <w:tab w:val="right" w:leader="dot" w:pos="9016"/>
            </w:tabs>
            <w:rPr>
              <w:rFonts w:eastAsiaTheme="minorEastAsia"/>
              <w:noProof/>
              <w:kern w:val="2"/>
              <w:sz w:val="24"/>
              <w:szCs w:val="24"/>
              <w:lang w:eastAsia="de-DE"/>
              <w14:ligatures w14:val="standardContextual"/>
            </w:rPr>
          </w:pPr>
          <w:hyperlink w:anchor="_Toc170488877" w:history="1">
            <w:r w:rsidRPr="00F51B38">
              <w:rPr>
                <w:rStyle w:val="Hyperlink"/>
                <w:noProof/>
              </w:rPr>
              <w:t>6.1 Die Super-Admin-Role</w:t>
            </w:r>
            <w:r>
              <w:rPr>
                <w:noProof/>
                <w:webHidden/>
              </w:rPr>
              <w:tab/>
            </w:r>
            <w:r>
              <w:rPr>
                <w:noProof/>
                <w:webHidden/>
              </w:rPr>
              <w:fldChar w:fldCharType="begin"/>
            </w:r>
            <w:r>
              <w:rPr>
                <w:noProof/>
                <w:webHidden/>
              </w:rPr>
              <w:instrText xml:space="preserve"> PAGEREF _Toc170488877 \h </w:instrText>
            </w:r>
            <w:r>
              <w:rPr>
                <w:noProof/>
                <w:webHidden/>
              </w:rPr>
            </w:r>
            <w:r>
              <w:rPr>
                <w:noProof/>
                <w:webHidden/>
              </w:rPr>
              <w:fldChar w:fldCharType="separate"/>
            </w:r>
            <w:r>
              <w:rPr>
                <w:noProof/>
                <w:webHidden/>
              </w:rPr>
              <w:t>39</w:t>
            </w:r>
            <w:r>
              <w:rPr>
                <w:noProof/>
                <w:webHidden/>
              </w:rPr>
              <w:fldChar w:fldCharType="end"/>
            </w:r>
          </w:hyperlink>
        </w:p>
        <w:p w14:paraId="48CBDBB4" w14:textId="7762E3CC" w:rsidR="00941353" w:rsidRDefault="00941353">
          <w:pPr>
            <w:pStyle w:val="Verzeichnis2"/>
            <w:tabs>
              <w:tab w:val="right" w:leader="dot" w:pos="9016"/>
            </w:tabs>
            <w:rPr>
              <w:rFonts w:eastAsiaTheme="minorEastAsia"/>
              <w:noProof/>
              <w:kern w:val="2"/>
              <w:sz w:val="24"/>
              <w:szCs w:val="24"/>
              <w:lang w:eastAsia="de-DE"/>
              <w14:ligatures w14:val="standardContextual"/>
            </w:rPr>
          </w:pPr>
          <w:hyperlink w:anchor="_Toc170488878" w:history="1">
            <w:r w:rsidRPr="00F51B38">
              <w:rPr>
                <w:rStyle w:val="Hyperlink"/>
                <w:noProof/>
              </w:rPr>
              <w:t>6.2 Der Customer-Admin-Role</w:t>
            </w:r>
            <w:r>
              <w:rPr>
                <w:noProof/>
                <w:webHidden/>
              </w:rPr>
              <w:tab/>
            </w:r>
            <w:r>
              <w:rPr>
                <w:noProof/>
                <w:webHidden/>
              </w:rPr>
              <w:fldChar w:fldCharType="begin"/>
            </w:r>
            <w:r>
              <w:rPr>
                <w:noProof/>
                <w:webHidden/>
              </w:rPr>
              <w:instrText xml:space="preserve"> PAGEREF _Toc170488878 \h </w:instrText>
            </w:r>
            <w:r>
              <w:rPr>
                <w:noProof/>
                <w:webHidden/>
              </w:rPr>
            </w:r>
            <w:r>
              <w:rPr>
                <w:noProof/>
                <w:webHidden/>
              </w:rPr>
              <w:fldChar w:fldCharType="separate"/>
            </w:r>
            <w:r>
              <w:rPr>
                <w:noProof/>
                <w:webHidden/>
              </w:rPr>
              <w:t>43</w:t>
            </w:r>
            <w:r>
              <w:rPr>
                <w:noProof/>
                <w:webHidden/>
              </w:rPr>
              <w:fldChar w:fldCharType="end"/>
            </w:r>
          </w:hyperlink>
        </w:p>
        <w:p w14:paraId="4FB85D22" w14:textId="763B900E" w:rsidR="00941353" w:rsidRDefault="00941353">
          <w:pPr>
            <w:pStyle w:val="Verzeichnis2"/>
            <w:tabs>
              <w:tab w:val="right" w:leader="dot" w:pos="9016"/>
            </w:tabs>
            <w:rPr>
              <w:rFonts w:eastAsiaTheme="minorEastAsia"/>
              <w:noProof/>
              <w:kern w:val="2"/>
              <w:sz w:val="24"/>
              <w:szCs w:val="24"/>
              <w:lang w:eastAsia="de-DE"/>
              <w14:ligatures w14:val="standardContextual"/>
            </w:rPr>
          </w:pPr>
          <w:hyperlink w:anchor="_Toc170488879" w:history="1">
            <w:r w:rsidRPr="00F51B38">
              <w:rPr>
                <w:rStyle w:val="Hyperlink"/>
                <w:noProof/>
              </w:rPr>
              <w:t>6.3 Der Technische Admin</w:t>
            </w:r>
            <w:r>
              <w:rPr>
                <w:noProof/>
                <w:webHidden/>
              </w:rPr>
              <w:tab/>
            </w:r>
            <w:r>
              <w:rPr>
                <w:noProof/>
                <w:webHidden/>
              </w:rPr>
              <w:fldChar w:fldCharType="begin"/>
            </w:r>
            <w:r>
              <w:rPr>
                <w:noProof/>
                <w:webHidden/>
              </w:rPr>
              <w:instrText xml:space="preserve"> PAGEREF _Toc170488879 \h </w:instrText>
            </w:r>
            <w:r>
              <w:rPr>
                <w:noProof/>
                <w:webHidden/>
              </w:rPr>
            </w:r>
            <w:r>
              <w:rPr>
                <w:noProof/>
                <w:webHidden/>
              </w:rPr>
              <w:fldChar w:fldCharType="separate"/>
            </w:r>
            <w:r>
              <w:rPr>
                <w:noProof/>
                <w:webHidden/>
              </w:rPr>
              <w:t>45</w:t>
            </w:r>
            <w:r>
              <w:rPr>
                <w:noProof/>
                <w:webHidden/>
              </w:rPr>
              <w:fldChar w:fldCharType="end"/>
            </w:r>
          </w:hyperlink>
        </w:p>
        <w:p w14:paraId="6ED9CBE6" w14:textId="3078AE4D" w:rsidR="00941353" w:rsidRDefault="00941353">
          <w:pPr>
            <w:pStyle w:val="Verzeichnis1"/>
            <w:tabs>
              <w:tab w:val="right" w:leader="dot" w:pos="9016"/>
            </w:tabs>
            <w:rPr>
              <w:rFonts w:eastAsiaTheme="minorEastAsia"/>
              <w:noProof/>
              <w:kern w:val="2"/>
              <w:sz w:val="24"/>
              <w:szCs w:val="24"/>
              <w:lang w:eastAsia="de-DE"/>
              <w14:ligatures w14:val="standardContextual"/>
            </w:rPr>
          </w:pPr>
          <w:hyperlink w:anchor="_Toc170488880" w:history="1">
            <w:r w:rsidRPr="00F51B38">
              <w:rPr>
                <w:rStyle w:val="Hyperlink"/>
                <w:noProof/>
              </w:rPr>
              <w:t>7. Zusammenfassung</w:t>
            </w:r>
            <w:r>
              <w:rPr>
                <w:noProof/>
                <w:webHidden/>
              </w:rPr>
              <w:tab/>
            </w:r>
            <w:r>
              <w:rPr>
                <w:noProof/>
                <w:webHidden/>
              </w:rPr>
              <w:fldChar w:fldCharType="begin"/>
            </w:r>
            <w:r>
              <w:rPr>
                <w:noProof/>
                <w:webHidden/>
              </w:rPr>
              <w:instrText xml:space="preserve"> PAGEREF _Toc170488880 \h </w:instrText>
            </w:r>
            <w:r>
              <w:rPr>
                <w:noProof/>
                <w:webHidden/>
              </w:rPr>
            </w:r>
            <w:r>
              <w:rPr>
                <w:noProof/>
                <w:webHidden/>
              </w:rPr>
              <w:fldChar w:fldCharType="separate"/>
            </w:r>
            <w:r>
              <w:rPr>
                <w:noProof/>
                <w:webHidden/>
              </w:rPr>
              <w:t>46</w:t>
            </w:r>
            <w:r>
              <w:rPr>
                <w:noProof/>
                <w:webHidden/>
              </w:rPr>
              <w:fldChar w:fldCharType="end"/>
            </w:r>
          </w:hyperlink>
        </w:p>
        <w:p w14:paraId="34701BA2" w14:textId="1ED9EA80" w:rsidR="00941353" w:rsidRDefault="00941353">
          <w:pPr>
            <w:pStyle w:val="Verzeichnis2"/>
            <w:tabs>
              <w:tab w:val="right" w:leader="dot" w:pos="9016"/>
            </w:tabs>
            <w:rPr>
              <w:rFonts w:eastAsiaTheme="minorEastAsia"/>
              <w:noProof/>
              <w:kern w:val="2"/>
              <w:sz w:val="24"/>
              <w:szCs w:val="24"/>
              <w:lang w:eastAsia="de-DE"/>
              <w14:ligatures w14:val="standardContextual"/>
            </w:rPr>
          </w:pPr>
          <w:hyperlink w:anchor="_Toc170488881" w:history="1">
            <w:r w:rsidRPr="00F51B38">
              <w:rPr>
                <w:rStyle w:val="Hyperlink"/>
                <w:noProof/>
              </w:rPr>
              <w:t>7.1 Ausblick</w:t>
            </w:r>
            <w:r>
              <w:rPr>
                <w:noProof/>
                <w:webHidden/>
              </w:rPr>
              <w:tab/>
            </w:r>
            <w:r>
              <w:rPr>
                <w:noProof/>
                <w:webHidden/>
              </w:rPr>
              <w:fldChar w:fldCharType="begin"/>
            </w:r>
            <w:r>
              <w:rPr>
                <w:noProof/>
                <w:webHidden/>
              </w:rPr>
              <w:instrText xml:space="preserve"> PAGEREF _Toc170488881 \h </w:instrText>
            </w:r>
            <w:r>
              <w:rPr>
                <w:noProof/>
                <w:webHidden/>
              </w:rPr>
            </w:r>
            <w:r>
              <w:rPr>
                <w:noProof/>
                <w:webHidden/>
              </w:rPr>
              <w:fldChar w:fldCharType="separate"/>
            </w:r>
            <w:r>
              <w:rPr>
                <w:noProof/>
                <w:webHidden/>
              </w:rPr>
              <w:t>46</w:t>
            </w:r>
            <w:r>
              <w:rPr>
                <w:noProof/>
                <w:webHidden/>
              </w:rPr>
              <w:fldChar w:fldCharType="end"/>
            </w:r>
          </w:hyperlink>
        </w:p>
        <w:p w14:paraId="4BE0F10A" w14:textId="4DFAF7B0" w:rsidR="00941353" w:rsidRDefault="00941353">
          <w:pPr>
            <w:pStyle w:val="Verzeichnis2"/>
            <w:tabs>
              <w:tab w:val="right" w:leader="dot" w:pos="9016"/>
            </w:tabs>
            <w:rPr>
              <w:rFonts w:eastAsiaTheme="minorEastAsia"/>
              <w:noProof/>
              <w:kern w:val="2"/>
              <w:sz w:val="24"/>
              <w:szCs w:val="24"/>
              <w:lang w:eastAsia="de-DE"/>
              <w14:ligatures w14:val="standardContextual"/>
            </w:rPr>
          </w:pPr>
          <w:hyperlink w:anchor="_Toc170488882" w:history="1">
            <w:r w:rsidRPr="00F51B38">
              <w:rPr>
                <w:rStyle w:val="Hyperlink"/>
                <w:noProof/>
              </w:rPr>
              <w:t>7.2 Bewertung der Lösung</w:t>
            </w:r>
            <w:r>
              <w:rPr>
                <w:noProof/>
                <w:webHidden/>
              </w:rPr>
              <w:tab/>
            </w:r>
            <w:r>
              <w:rPr>
                <w:noProof/>
                <w:webHidden/>
              </w:rPr>
              <w:fldChar w:fldCharType="begin"/>
            </w:r>
            <w:r>
              <w:rPr>
                <w:noProof/>
                <w:webHidden/>
              </w:rPr>
              <w:instrText xml:space="preserve"> PAGEREF _Toc170488882 \h </w:instrText>
            </w:r>
            <w:r>
              <w:rPr>
                <w:noProof/>
                <w:webHidden/>
              </w:rPr>
            </w:r>
            <w:r>
              <w:rPr>
                <w:noProof/>
                <w:webHidden/>
              </w:rPr>
              <w:fldChar w:fldCharType="separate"/>
            </w:r>
            <w:r>
              <w:rPr>
                <w:noProof/>
                <w:webHidden/>
              </w:rPr>
              <w:t>46</w:t>
            </w:r>
            <w:r>
              <w:rPr>
                <w:noProof/>
                <w:webHidden/>
              </w:rPr>
              <w:fldChar w:fldCharType="end"/>
            </w:r>
          </w:hyperlink>
        </w:p>
        <w:p w14:paraId="0F8BE8A6" w14:textId="17CB3AAA" w:rsidR="00941353" w:rsidRDefault="00941353">
          <w:pPr>
            <w:pStyle w:val="Verzeichnis1"/>
            <w:tabs>
              <w:tab w:val="right" w:leader="dot" w:pos="9016"/>
            </w:tabs>
            <w:rPr>
              <w:rFonts w:eastAsiaTheme="minorEastAsia"/>
              <w:noProof/>
              <w:kern w:val="2"/>
              <w:sz w:val="24"/>
              <w:szCs w:val="24"/>
              <w:lang w:eastAsia="de-DE"/>
              <w14:ligatures w14:val="standardContextual"/>
            </w:rPr>
          </w:pPr>
          <w:hyperlink w:anchor="_Toc170488883" w:history="1">
            <w:r w:rsidRPr="00F51B38">
              <w:rPr>
                <w:rStyle w:val="Hyperlink"/>
                <w:noProof/>
                <w:lang w:val="en-GB"/>
              </w:rPr>
              <w:t>Literaturverzeichnis</w:t>
            </w:r>
            <w:r>
              <w:rPr>
                <w:noProof/>
                <w:webHidden/>
              </w:rPr>
              <w:tab/>
            </w:r>
            <w:r>
              <w:rPr>
                <w:noProof/>
                <w:webHidden/>
              </w:rPr>
              <w:fldChar w:fldCharType="begin"/>
            </w:r>
            <w:r>
              <w:rPr>
                <w:noProof/>
                <w:webHidden/>
              </w:rPr>
              <w:instrText xml:space="preserve"> PAGEREF _Toc170488883 \h </w:instrText>
            </w:r>
            <w:r>
              <w:rPr>
                <w:noProof/>
                <w:webHidden/>
              </w:rPr>
            </w:r>
            <w:r>
              <w:rPr>
                <w:noProof/>
                <w:webHidden/>
              </w:rPr>
              <w:fldChar w:fldCharType="separate"/>
            </w:r>
            <w:r>
              <w:rPr>
                <w:noProof/>
                <w:webHidden/>
              </w:rPr>
              <w:t>47</w:t>
            </w:r>
            <w:r>
              <w:rPr>
                <w:noProof/>
                <w:webHidden/>
              </w:rPr>
              <w:fldChar w:fldCharType="end"/>
            </w:r>
          </w:hyperlink>
        </w:p>
        <w:p w14:paraId="0568DDE2" w14:textId="7ECAAE9A" w:rsidR="00941353" w:rsidRDefault="00941353">
          <w:pPr>
            <w:pStyle w:val="Verzeichnis1"/>
            <w:tabs>
              <w:tab w:val="right" w:leader="dot" w:pos="9016"/>
            </w:tabs>
            <w:rPr>
              <w:rFonts w:eastAsiaTheme="minorEastAsia"/>
              <w:noProof/>
              <w:kern w:val="2"/>
              <w:sz w:val="24"/>
              <w:szCs w:val="24"/>
              <w:lang w:eastAsia="de-DE"/>
              <w14:ligatures w14:val="standardContextual"/>
            </w:rPr>
          </w:pPr>
          <w:hyperlink w:anchor="_Toc170488884" w:history="1">
            <w:r w:rsidRPr="00F51B38">
              <w:rPr>
                <w:rStyle w:val="Hyperlink"/>
                <w:noProof/>
              </w:rPr>
              <w:t>Abbildungsverzeichnis (muss noch genau gemacht werden)</w:t>
            </w:r>
            <w:r>
              <w:rPr>
                <w:noProof/>
                <w:webHidden/>
              </w:rPr>
              <w:tab/>
            </w:r>
            <w:r>
              <w:rPr>
                <w:noProof/>
                <w:webHidden/>
              </w:rPr>
              <w:fldChar w:fldCharType="begin"/>
            </w:r>
            <w:r>
              <w:rPr>
                <w:noProof/>
                <w:webHidden/>
              </w:rPr>
              <w:instrText xml:space="preserve"> PAGEREF _Toc170488884 \h </w:instrText>
            </w:r>
            <w:r>
              <w:rPr>
                <w:noProof/>
                <w:webHidden/>
              </w:rPr>
            </w:r>
            <w:r>
              <w:rPr>
                <w:noProof/>
                <w:webHidden/>
              </w:rPr>
              <w:fldChar w:fldCharType="separate"/>
            </w:r>
            <w:r>
              <w:rPr>
                <w:noProof/>
                <w:webHidden/>
              </w:rPr>
              <w:t>51</w:t>
            </w:r>
            <w:r>
              <w:rPr>
                <w:noProof/>
                <w:webHidden/>
              </w:rPr>
              <w:fldChar w:fldCharType="end"/>
            </w:r>
          </w:hyperlink>
        </w:p>
        <w:p w14:paraId="0770A10A" w14:textId="2314D5B6" w:rsidR="00A22D97" w:rsidRDefault="005676B1" w:rsidP="40ABAD76">
          <w:pPr>
            <w:pStyle w:val="Verzeichnis1"/>
            <w:tabs>
              <w:tab w:val="right" w:leader="dot" w:pos="9015"/>
            </w:tabs>
            <w:rPr>
              <w:rStyle w:val="Hyperlink"/>
              <w:noProof/>
              <w:kern w:val="2"/>
              <w:lang w:eastAsia="de-DE"/>
              <w14:ligatures w14:val="standardContextual"/>
            </w:rPr>
          </w:pPr>
          <w:r>
            <w:fldChar w:fldCharType="end"/>
          </w:r>
        </w:p>
      </w:sdtContent>
    </w:sdt>
    <w:p w14:paraId="027107EE" w14:textId="51B99972" w:rsidR="00A22D97" w:rsidRDefault="00A22D97"/>
    <w:p w14:paraId="2D3C7194" w14:textId="12C96B1B" w:rsidR="00FB2F41" w:rsidRDefault="00FB2F41" w:rsidP="2F2F1BCE">
      <w:pPr>
        <w:rPr>
          <w:lang w:val="en-GB"/>
        </w:rPr>
      </w:pPr>
    </w:p>
    <w:p w14:paraId="1C19F7DF" w14:textId="7489AFD0" w:rsidR="00F710F8" w:rsidRPr="00F710F8" w:rsidRDefault="00F710F8" w:rsidP="00F710F8">
      <w:pPr>
        <w:rPr>
          <w:lang w:val="en-GB"/>
        </w:rPr>
      </w:pPr>
    </w:p>
    <w:p w14:paraId="5B2EB543" w14:textId="61AB76E5" w:rsidR="00F710F8" w:rsidRPr="00F710F8" w:rsidRDefault="00F710F8" w:rsidP="00F710F8">
      <w:pPr>
        <w:rPr>
          <w:lang w:val="en-GB"/>
        </w:rPr>
      </w:pPr>
    </w:p>
    <w:p w14:paraId="7683E7A3" w14:textId="489E1268" w:rsidR="00F710F8" w:rsidRDefault="00F710F8" w:rsidP="00F710F8">
      <w:pPr>
        <w:rPr>
          <w:lang w:val="en-GB"/>
        </w:rPr>
      </w:pPr>
    </w:p>
    <w:p w14:paraId="36D469B4" w14:textId="6A2F3DD1" w:rsidR="00F710F8" w:rsidRDefault="00F710F8" w:rsidP="00F710F8">
      <w:pPr>
        <w:tabs>
          <w:tab w:val="left" w:pos="1500"/>
        </w:tabs>
        <w:rPr>
          <w:lang w:val="en-GB"/>
        </w:rPr>
      </w:pPr>
      <w:r>
        <w:rPr>
          <w:lang w:val="en-GB"/>
        </w:rPr>
        <w:tab/>
      </w:r>
    </w:p>
    <w:p w14:paraId="3EE00AD2" w14:textId="55DF14D6" w:rsidR="00F710F8" w:rsidRPr="00F710F8" w:rsidRDefault="00F710F8" w:rsidP="00F710F8">
      <w:pPr>
        <w:tabs>
          <w:tab w:val="left" w:pos="1500"/>
        </w:tabs>
        <w:rPr>
          <w:lang w:val="en-GB"/>
        </w:rPr>
        <w:sectPr w:rsidR="00F710F8" w:rsidRPr="00F710F8">
          <w:pgSz w:w="11906" w:h="16838"/>
          <w:pgMar w:top="1440" w:right="1440" w:bottom="1440" w:left="1440" w:header="720" w:footer="720" w:gutter="0"/>
          <w:cols w:space="720"/>
          <w:titlePg/>
          <w:docGrid w:linePitch="360"/>
        </w:sectPr>
      </w:pPr>
    </w:p>
    <w:p w14:paraId="6EFEF6C0" w14:textId="0F8EB32D" w:rsidR="50052285" w:rsidRDefault="40BD1177" w:rsidP="5F13D769">
      <w:pPr>
        <w:pStyle w:val="berschrift1"/>
        <w:spacing w:line="360" w:lineRule="auto"/>
        <w:rPr>
          <w:rFonts w:ascii="Arial" w:eastAsia="Arial" w:hAnsi="Arial" w:cs="Arial"/>
          <w:b/>
          <w:bCs/>
          <w:sz w:val="24"/>
          <w:szCs w:val="24"/>
        </w:rPr>
      </w:pPr>
      <w:bookmarkStart w:id="1" w:name="_Toc2045611367"/>
      <w:bookmarkStart w:id="2" w:name="_Toc533822952"/>
      <w:bookmarkStart w:id="3" w:name="_Toc170488853"/>
      <w:r>
        <w:lastRenderedPageBreak/>
        <w:t xml:space="preserve">1. </w:t>
      </w:r>
      <w:r w:rsidR="5B31DD98">
        <w:t>Einleitung</w:t>
      </w:r>
      <w:bookmarkEnd w:id="1"/>
      <w:bookmarkEnd w:id="2"/>
      <w:bookmarkEnd w:id="3"/>
    </w:p>
    <w:p w14:paraId="12BFACC8" w14:textId="3CC2AB86" w:rsidR="62D2C7BB" w:rsidRDefault="62D2C7BB" w:rsidP="5F13D769">
      <w:pPr>
        <w:pStyle w:val="berschrift2"/>
        <w:spacing w:line="360" w:lineRule="auto"/>
        <w:rPr>
          <w:rFonts w:ascii="Arial" w:eastAsia="Arial" w:hAnsi="Arial" w:cs="Arial"/>
          <w:sz w:val="24"/>
          <w:szCs w:val="24"/>
        </w:rPr>
      </w:pPr>
    </w:p>
    <w:p w14:paraId="2E82E1ED" w14:textId="0E7D8F3E" w:rsidR="032D8B32" w:rsidRDefault="032D8B32" w:rsidP="5009833A">
      <w:pPr>
        <w:pStyle w:val="berschrift2"/>
        <w:spacing w:line="360" w:lineRule="auto"/>
        <w:rPr>
          <w:rFonts w:ascii="Arial" w:eastAsia="Arial" w:hAnsi="Arial" w:cs="Arial"/>
          <w:sz w:val="24"/>
          <w:szCs w:val="24"/>
        </w:rPr>
      </w:pPr>
      <w:bookmarkStart w:id="4" w:name="_Toc441771617"/>
      <w:bookmarkStart w:id="5" w:name="_Toc1253283104"/>
      <w:bookmarkStart w:id="6" w:name="_Toc170488854"/>
      <w:r w:rsidRPr="5009833A">
        <w:rPr>
          <w:rFonts w:ascii="Arial" w:eastAsia="Arial" w:hAnsi="Arial" w:cs="Arial"/>
          <w:sz w:val="24"/>
          <w:szCs w:val="24"/>
        </w:rPr>
        <w:t xml:space="preserve">1.1 </w:t>
      </w:r>
      <w:r w:rsidR="098CE1BE" w:rsidRPr="5009833A">
        <w:rPr>
          <w:rFonts w:ascii="Arial" w:eastAsia="Arial" w:hAnsi="Arial" w:cs="Arial"/>
          <w:sz w:val="24"/>
          <w:szCs w:val="24"/>
        </w:rPr>
        <w:t>Die Scim-</w:t>
      </w:r>
      <w:proofErr w:type="spellStart"/>
      <w:r w:rsidR="098CE1BE" w:rsidRPr="5009833A">
        <w:rPr>
          <w:rFonts w:ascii="Arial" w:eastAsia="Arial" w:hAnsi="Arial" w:cs="Arial"/>
          <w:sz w:val="24"/>
          <w:szCs w:val="24"/>
        </w:rPr>
        <w:t>Provisioning</w:t>
      </w:r>
      <w:proofErr w:type="spellEnd"/>
      <w:r w:rsidR="098CE1BE" w:rsidRPr="5009833A">
        <w:rPr>
          <w:rFonts w:ascii="Arial" w:eastAsia="Arial" w:hAnsi="Arial" w:cs="Arial"/>
          <w:sz w:val="24"/>
          <w:szCs w:val="24"/>
        </w:rPr>
        <w:t>-Engine</w:t>
      </w:r>
      <w:bookmarkEnd w:id="4"/>
      <w:bookmarkEnd w:id="5"/>
      <w:bookmarkEnd w:id="6"/>
    </w:p>
    <w:p w14:paraId="3706F645" w14:textId="592F0D38" w:rsidR="5009833A" w:rsidRDefault="5009833A" w:rsidP="14E92987">
      <w:pPr>
        <w:spacing w:line="360" w:lineRule="auto"/>
        <w:rPr>
          <w:rFonts w:ascii="Arial" w:eastAsia="Arial" w:hAnsi="Arial" w:cs="Arial"/>
          <w:sz w:val="24"/>
          <w:szCs w:val="24"/>
        </w:rPr>
      </w:pPr>
    </w:p>
    <w:p w14:paraId="2671FA5F" w14:textId="33DC1DC9" w:rsidR="20A669AF" w:rsidRDefault="20A669AF" w:rsidP="5009833A">
      <w:pPr>
        <w:spacing w:line="360" w:lineRule="auto"/>
        <w:rPr>
          <w:rFonts w:ascii="Arial" w:eastAsia="Arial" w:hAnsi="Arial" w:cs="Arial"/>
          <w:sz w:val="24"/>
          <w:szCs w:val="24"/>
        </w:rPr>
      </w:pPr>
      <w:r w:rsidRPr="5009833A">
        <w:rPr>
          <w:rFonts w:ascii="Arial" w:eastAsia="Arial" w:hAnsi="Arial" w:cs="Arial"/>
          <w:sz w:val="24"/>
          <w:szCs w:val="24"/>
        </w:rPr>
        <w:t xml:space="preserve">In heutiger Zeit </w:t>
      </w:r>
      <w:r w:rsidR="46241596" w:rsidRPr="5009833A">
        <w:rPr>
          <w:rFonts w:ascii="Arial" w:eastAsia="Arial" w:hAnsi="Arial" w:cs="Arial"/>
          <w:sz w:val="24"/>
          <w:szCs w:val="24"/>
        </w:rPr>
        <w:t>gibt es viele Softwarelösungen für verschiedene Zwecke</w:t>
      </w:r>
      <w:r w:rsidRPr="5009833A">
        <w:rPr>
          <w:rFonts w:ascii="Arial" w:eastAsia="Arial" w:hAnsi="Arial" w:cs="Arial"/>
          <w:sz w:val="24"/>
          <w:szCs w:val="24"/>
        </w:rPr>
        <w:t>. Für fast jede Tätigkeit existiert schon eine Lösung, wi</w:t>
      </w:r>
      <w:r w:rsidR="28444988" w:rsidRPr="5009833A">
        <w:rPr>
          <w:rFonts w:ascii="Arial" w:eastAsia="Arial" w:hAnsi="Arial" w:cs="Arial"/>
          <w:sz w:val="24"/>
          <w:szCs w:val="24"/>
        </w:rPr>
        <w:t xml:space="preserve">e bspw. </w:t>
      </w:r>
      <w:r w:rsidR="67E2AB9F" w:rsidRPr="2F2F1BCE">
        <w:rPr>
          <w:rFonts w:ascii="Arial" w:eastAsia="Arial" w:hAnsi="Arial" w:cs="Arial"/>
          <w:sz w:val="24"/>
          <w:szCs w:val="24"/>
        </w:rPr>
        <w:t>e</w:t>
      </w:r>
      <w:r w:rsidR="7870E3C1" w:rsidRPr="2F2F1BCE">
        <w:rPr>
          <w:rFonts w:ascii="Arial" w:eastAsia="Arial" w:hAnsi="Arial" w:cs="Arial"/>
          <w:sz w:val="24"/>
          <w:szCs w:val="24"/>
        </w:rPr>
        <w:t>in</w:t>
      </w:r>
      <w:r w:rsidR="28444988" w:rsidRPr="5009833A">
        <w:rPr>
          <w:rFonts w:ascii="Arial" w:eastAsia="Arial" w:hAnsi="Arial" w:cs="Arial"/>
          <w:sz w:val="24"/>
          <w:szCs w:val="24"/>
        </w:rPr>
        <w:t xml:space="preserve"> Programm, um Termin</w:t>
      </w:r>
      <w:r w:rsidR="3802A05C" w:rsidRPr="5009833A">
        <w:rPr>
          <w:rFonts w:ascii="Arial" w:eastAsia="Arial" w:hAnsi="Arial" w:cs="Arial"/>
          <w:sz w:val="24"/>
          <w:szCs w:val="24"/>
        </w:rPr>
        <w:t xml:space="preserve">e </w:t>
      </w:r>
      <w:r w:rsidR="28444988" w:rsidRPr="5009833A">
        <w:rPr>
          <w:rFonts w:ascii="Arial" w:eastAsia="Arial" w:hAnsi="Arial" w:cs="Arial"/>
          <w:sz w:val="24"/>
          <w:szCs w:val="24"/>
        </w:rPr>
        <w:t>einzutragen, ein Programm, um Software selbst zu verwalten oder ein Programm, welches Dokumente verwaltet.</w:t>
      </w:r>
    </w:p>
    <w:p w14:paraId="697FDBFB" w14:textId="343B7230" w:rsidR="28444988" w:rsidRDefault="28444988" w:rsidP="5009833A">
      <w:pPr>
        <w:spacing w:line="360" w:lineRule="auto"/>
        <w:rPr>
          <w:rFonts w:ascii="Arial" w:eastAsia="Arial" w:hAnsi="Arial" w:cs="Arial"/>
          <w:sz w:val="24"/>
          <w:szCs w:val="24"/>
        </w:rPr>
      </w:pPr>
      <w:r w:rsidRPr="5009833A">
        <w:rPr>
          <w:rFonts w:ascii="Arial" w:eastAsia="Arial" w:hAnsi="Arial" w:cs="Arial"/>
          <w:sz w:val="24"/>
          <w:szCs w:val="24"/>
        </w:rPr>
        <w:t>Für viele Dienste, die miteinander zusammenhängen in einem Unternehmen</w:t>
      </w:r>
      <w:r w:rsidR="3F14A1BA" w:rsidRPr="5009833A">
        <w:rPr>
          <w:rFonts w:ascii="Arial" w:eastAsia="Arial" w:hAnsi="Arial" w:cs="Arial"/>
          <w:sz w:val="24"/>
          <w:szCs w:val="24"/>
        </w:rPr>
        <w:t>, ist es notwendig</w:t>
      </w:r>
      <w:r w:rsidR="2E1AB98D" w:rsidRPr="5009833A">
        <w:rPr>
          <w:rFonts w:ascii="Arial" w:eastAsia="Arial" w:hAnsi="Arial" w:cs="Arial"/>
          <w:sz w:val="24"/>
          <w:szCs w:val="24"/>
        </w:rPr>
        <w:t xml:space="preserve">, </w:t>
      </w:r>
      <w:r w:rsidR="3F14A1BA" w:rsidRPr="5009833A">
        <w:rPr>
          <w:rFonts w:ascii="Arial" w:eastAsia="Arial" w:hAnsi="Arial" w:cs="Arial"/>
          <w:sz w:val="24"/>
          <w:szCs w:val="24"/>
        </w:rPr>
        <w:t>dieselben Benutzerinformationen</w:t>
      </w:r>
      <w:r w:rsidR="2299C3A5" w:rsidRPr="5009833A">
        <w:rPr>
          <w:rFonts w:ascii="Arial" w:eastAsia="Arial" w:hAnsi="Arial" w:cs="Arial"/>
          <w:sz w:val="24"/>
          <w:szCs w:val="24"/>
        </w:rPr>
        <w:t xml:space="preserve"> in diesen Diensten</w:t>
      </w:r>
      <w:r w:rsidR="3F14A1BA" w:rsidRPr="5009833A">
        <w:rPr>
          <w:rFonts w:ascii="Arial" w:eastAsia="Arial" w:hAnsi="Arial" w:cs="Arial"/>
          <w:sz w:val="24"/>
          <w:szCs w:val="24"/>
        </w:rPr>
        <w:t xml:space="preserve"> auf den gleichen Informationsstand zu bringen.</w:t>
      </w:r>
    </w:p>
    <w:p w14:paraId="3DFA3932" w14:textId="74899992" w:rsidR="3D15EF4A" w:rsidRDefault="3D15EF4A" w:rsidP="5009833A">
      <w:pPr>
        <w:spacing w:line="360" w:lineRule="auto"/>
        <w:rPr>
          <w:rFonts w:ascii="Arial" w:eastAsia="Arial" w:hAnsi="Arial" w:cs="Arial"/>
          <w:sz w:val="24"/>
          <w:szCs w:val="24"/>
        </w:rPr>
      </w:pPr>
      <w:r w:rsidRPr="5009833A">
        <w:rPr>
          <w:rFonts w:ascii="Arial" w:eastAsia="Arial" w:hAnsi="Arial" w:cs="Arial"/>
          <w:sz w:val="24"/>
          <w:szCs w:val="24"/>
        </w:rPr>
        <w:t>Wenn bspw. der Benutzer</w:t>
      </w:r>
      <w:r w:rsidRPr="14E92987">
        <w:rPr>
          <w:rStyle w:val="Funotenzeichen"/>
          <w:rFonts w:ascii="Arial" w:eastAsia="Arial" w:hAnsi="Arial" w:cs="Arial"/>
          <w:sz w:val="24"/>
          <w:szCs w:val="24"/>
        </w:rPr>
        <w:footnoteReference w:id="2"/>
      </w:r>
      <w:r w:rsidRPr="5009833A">
        <w:rPr>
          <w:rFonts w:ascii="Arial" w:eastAsia="Arial" w:hAnsi="Arial" w:cs="Arial"/>
          <w:sz w:val="24"/>
          <w:szCs w:val="24"/>
        </w:rPr>
        <w:t xml:space="preserve"> </w:t>
      </w:r>
      <w:r w:rsidR="10335B79" w:rsidRPr="5009833A">
        <w:rPr>
          <w:rFonts w:ascii="Arial" w:eastAsia="Arial" w:hAnsi="Arial" w:cs="Arial"/>
          <w:sz w:val="24"/>
          <w:szCs w:val="24"/>
        </w:rPr>
        <w:t>“</w:t>
      </w:r>
      <w:proofErr w:type="spellStart"/>
      <w:r w:rsidR="58415DEC" w:rsidRPr="5009833A">
        <w:rPr>
          <w:rFonts w:ascii="Arial" w:eastAsia="Arial" w:hAnsi="Arial" w:cs="Arial"/>
          <w:sz w:val="24"/>
          <w:szCs w:val="24"/>
        </w:rPr>
        <w:t>Chell</w:t>
      </w:r>
      <w:proofErr w:type="spellEnd"/>
      <w:r w:rsidR="10335B79" w:rsidRPr="5009833A">
        <w:rPr>
          <w:rFonts w:ascii="Arial" w:eastAsia="Arial" w:hAnsi="Arial" w:cs="Arial"/>
          <w:sz w:val="24"/>
          <w:szCs w:val="24"/>
        </w:rPr>
        <w:t xml:space="preserve">” in der Anwendung </w:t>
      </w:r>
      <w:r w:rsidR="6B41DBAE" w:rsidRPr="14E92987">
        <w:rPr>
          <w:rFonts w:ascii="Arial" w:eastAsia="Arial" w:hAnsi="Arial" w:cs="Arial"/>
          <w:sz w:val="24"/>
          <w:szCs w:val="24"/>
        </w:rPr>
        <w:t>“</w:t>
      </w:r>
      <w:r w:rsidR="599FA870" w:rsidRPr="5009833A">
        <w:rPr>
          <w:rFonts w:ascii="Arial" w:eastAsia="Arial" w:hAnsi="Arial" w:cs="Arial"/>
          <w:sz w:val="24"/>
          <w:szCs w:val="24"/>
        </w:rPr>
        <w:t>P</w:t>
      </w:r>
      <w:r w:rsidR="4596BC0A" w:rsidRPr="14E92987">
        <w:rPr>
          <w:rFonts w:ascii="Arial" w:eastAsia="Arial" w:hAnsi="Arial" w:cs="Arial"/>
          <w:sz w:val="24"/>
          <w:szCs w:val="24"/>
        </w:rPr>
        <w:t>”</w:t>
      </w:r>
      <w:r w:rsidR="599FA870" w:rsidRPr="5009833A">
        <w:rPr>
          <w:rFonts w:ascii="Arial" w:eastAsia="Arial" w:hAnsi="Arial" w:cs="Arial"/>
          <w:sz w:val="24"/>
          <w:szCs w:val="24"/>
        </w:rPr>
        <w:t xml:space="preserve"> aktualisiert wird, so muss das in der Anwendung </w:t>
      </w:r>
      <w:r w:rsidR="6C36A198" w:rsidRPr="14E92987">
        <w:rPr>
          <w:rFonts w:ascii="Arial" w:eastAsia="Arial" w:hAnsi="Arial" w:cs="Arial"/>
          <w:sz w:val="24"/>
          <w:szCs w:val="24"/>
        </w:rPr>
        <w:t>“</w:t>
      </w:r>
      <w:r w:rsidR="78C5AF01" w:rsidRPr="5009833A">
        <w:rPr>
          <w:rFonts w:ascii="Arial" w:eastAsia="Arial" w:hAnsi="Arial" w:cs="Arial"/>
          <w:sz w:val="24"/>
          <w:szCs w:val="24"/>
        </w:rPr>
        <w:t>H</w:t>
      </w:r>
      <w:r w:rsidR="7D105A86" w:rsidRPr="14E92987">
        <w:rPr>
          <w:rFonts w:ascii="Arial" w:eastAsia="Arial" w:hAnsi="Arial" w:cs="Arial"/>
          <w:sz w:val="24"/>
          <w:szCs w:val="24"/>
        </w:rPr>
        <w:t>”</w:t>
      </w:r>
      <w:r w:rsidR="78C5AF01" w:rsidRPr="5009833A">
        <w:rPr>
          <w:rFonts w:ascii="Arial" w:eastAsia="Arial" w:hAnsi="Arial" w:cs="Arial"/>
          <w:sz w:val="24"/>
          <w:szCs w:val="24"/>
        </w:rPr>
        <w:t xml:space="preserve"> auch geschehen, wenn auch dort sich derselbe Benutzer “</w:t>
      </w:r>
      <w:proofErr w:type="spellStart"/>
      <w:r w:rsidR="78C5AF01" w:rsidRPr="5009833A">
        <w:rPr>
          <w:rFonts w:ascii="Arial" w:eastAsia="Arial" w:hAnsi="Arial" w:cs="Arial"/>
          <w:sz w:val="24"/>
          <w:szCs w:val="24"/>
        </w:rPr>
        <w:t>Chell</w:t>
      </w:r>
      <w:proofErr w:type="spellEnd"/>
      <w:r w:rsidR="78C5AF01" w:rsidRPr="5009833A">
        <w:rPr>
          <w:rFonts w:ascii="Arial" w:eastAsia="Arial" w:hAnsi="Arial" w:cs="Arial"/>
          <w:sz w:val="24"/>
          <w:szCs w:val="24"/>
        </w:rPr>
        <w:t xml:space="preserve">” befindet. Um dies zu ermöglichen, wurde im Unternehmen </w:t>
      </w:r>
      <w:r w:rsidR="6C3F7675" w:rsidRPr="5009833A">
        <w:rPr>
          <w:rFonts w:ascii="Arial" w:eastAsia="Arial" w:hAnsi="Arial" w:cs="Arial"/>
          <w:sz w:val="24"/>
          <w:szCs w:val="24"/>
        </w:rPr>
        <w:t>Intensi</w:t>
      </w:r>
      <w:r w:rsidR="347E8196" w:rsidRPr="5009833A">
        <w:rPr>
          <w:rFonts w:ascii="Arial" w:eastAsia="Arial" w:hAnsi="Arial" w:cs="Arial"/>
          <w:sz w:val="24"/>
          <w:szCs w:val="24"/>
        </w:rPr>
        <w:t>on die Scim-</w:t>
      </w:r>
      <w:proofErr w:type="spellStart"/>
      <w:r w:rsidR="347E8196" w:rsidRPr="5009833A">
        <w:rPr>
          <w:rFonts w:ascii="Arial" w:eastAsia="Arial" w:hAnsi="Arial" w:cs="Arial"/>
          <w:sz w:val="24"/>
          <w:szCs w:val="24"/>
        </w:rPr>
        <w:t>Provisioning</w:t>
      </w:r>
      <w:proofErr w:type="spellEnd"/>
      <w:r w:rsidR="347E8196" w:rsidRPr="5009833A">
        <w:rPr>
          <w:rFonts w:ascii="Arial" w:eastAsia="Arial" w:hAnsi="Arial" w:cs="Arial"/>
          <w:sz w:val="24"/>
          <w:szCs w:val="24"/>
        </w:rPr>
        <w:t>-Engine</w:t>
      </w:r>
      <w:r w:rsidR="347E8196" w:rsidRPr="5009833A">
        <w:rPr>
          <w:rFonts w:ascii="Arial" w:eastAsia="Arial" w:hAnsi="Arial" w:cs="Arial"/>
          <w:i/>
          <w:iCs/>
          <w:sz w:val="28"/>
          <w:szCs w:val="28"/>
        </w:rPr>
        <w:t xml:space="preserve"> </w:t>
      </w:r>
      <w:r w:rsidR="347E8196" w:rsidRPr="5009833A">
        <w:rPr>
          <w:rFonts w:ascii="Arial" w:eastAsia="Arial" w:hAnsi="Arial" w:cs="Arial"/>
          <w:i/>
          <w:iCs/>
          <w:sz w:val="24"/>
          <w:szCs w:val="24"/>
        </w:rPr>
        <w:t>(kurz: SPE)</w:t>
      </w:r>
      <w:r w:rsidR="347E8196" w:rsidRPr="5009833A">
        <w:rPr>
          <w:rFonts w:ascii="Arial" w:eastAsia="Arial" w:hAnsi="Arial" w:cs="Arial"/>
          <w:sz w:val="24"/>
          <w:szCs w:val="24"/>
        </w:rPr>
        <w:t xml:space="preserve"> entwickelt.</w:t>
      </w:r>
    </w:p>
    <w:p w14:paraId="3ADB500E" w14:textId="00200A4A" w:rsidR="45672F1F" w:rsidRDefault="45672F1F" w:rsidP="5009833A">
      <w:pPr>
        <w:spacing w:line="360" w:lineRule="auto"/>
        <w:rPr>
          <w:rFonts w:ascii="Arial" w:eastAsia="Arial" w:hAnsi="Arial" w:cs="Arial"/>
          <w:sz w:val="24"/>
          <w:szCs w:val="24"/>
        </w:rPr>
      </w:pPr>
      <w:r w:rsidRPr="5009833A">
        <w:rPr>
          <w:rFonts w:ascii="Arial" w:eastAsia="Arial" w:hAnsi="Arial" w:cs="Arial"/>
          <w:sz w:val="24"/>
          <w:szCs w:val="24"/>
        </w:rPr>
        <w:t xml:space="preserve">Die </w:t>
      </w:r>
      <w:r w:rsidR="327ECFAD" w:rsidRPr="5009833A">
        <w:rPr>
          <w:rFonts w:ascii="Arial" w:eastAsia="Arial" w:hAnsi="Arial" w:cs="Arial"/>
          <w:sz w:val="24"/>
          <w:szCs w:val="24"/>
        </w:rPr>
        <w:t xml:space="preserve">SPE </w:t>
      </w:r>
      <w:r w:rsidRPr="5009833A">
        <w:rPr>
          <w:rFonts w:ascii="Arial" w:eastAsia="Arial" w:hAnsi="Arial" w:cs="Arial"/>
          <w:sz w:val="24"/>
          <w:szCs w:val="24"/>
        </w:rPr>
        <w:t>ist eine containerbasierte Anwendung, welche es ermöglicht, automatisch Benutzerinformationen an Zielanwendungen ü</w:t>
      </w:r>
      <w:r w:rsidRPr="5009833A">
        <w:rPr>
          <w:rFonts w:ascii="Arial" w:eastAsia="Arial" w:hAnsi="Arial" w:cs="Arial"/>
          <w:color w:val="000000" w:themeColor="text1"/>
          <w:sz w:val="24"/>
          <w:szCs w:val="24"/>
        </w:rPr>
        <w:t>ber den Standardprotokoll SCIM zu provisionieren</w:t>
      </w:r>
      <w:r w:rsidRPr="5009833A">
        <w:rPr>
          <w:rFonts w:ascii="Arial" w:eastAsia="Arial" w:hAnsi="Arial" w:cs="Arial"/>
          <w:sz w:val="24"/>
          <w:szCs w:val="24"/>
        </w:rPr>
        <w:t xml:space="preserve">. Die Benutzerinformationen werden dabei aus Keycloak bezogen. </w:t>
      </w:r>
      <w:r w:rsidR="52EE7E2E" w:rsidRPr="5009833A">
        <w:rPr>
          <w:rFonts w:ascii="Arial" w:eastAsia="Arial" w:hAnsi="Arial" w:cs="Arial"/>
          <w:sz w:val="24"/>
          <w:szCs w:val="24"/>
        </w:rPr>
        <w:t xml:space="preserve">Zu den Benutzerinformationen gehören ebenso Informationen darüber, zu welcher Anwendung der Benutzer gehört und auch zu welcher Gruppe in der </w:t>
      </w:r>
      <w:r w:rsidR="2511B3E6" w:rsidRPr="2F2F1BCE">
        <w:rPr>
          <w:rFonts w:ascii="Arial" w:eastAsia="Arial" w:hAnsi="Arial" w:cs="Arial"/>
          <w:sz w:val="24"/>
          <w:szCs w:val="24"/>
        </w:rPr>
        <w:t>SPE</w:t>
      </w:r>
      <w:r w:rsidR="783DD40C" w:rsidRPr="2F2F1BCE">
        <w:rPr>
          <w:rFonts w:ascii="Arial" w:eastAsia="Arial" w:hAnsi="Arial" w:cs="Arial"/>
          <w:sz w:val="24"/>
          <w:szCs w:val="24"/>
        </w:rPr>
        <w:t>.</w:t>
      </w:r>
    </w:p>
    <w:p w14:paraId="4116465D" w14:textId="53F5D0BE" w:rsidR="45672F1F" w:rsidRDefault="45672F1F" w:rsidP="5009833A">
      <w:pPr>
        <w:spacing w:line="360" w:lineRule="auto"/>
        <w:rPr>
          <w:rFonts w:ascii="Arial" w:eastAsia="Arial" w:hAnsi="Arial" w:cs="Arial"/>
          <w:sz w:val="24"/>
          <w:szCs w:val="24"/>
        </w:rPr>
      </w:pPr>
      <w:r w:rsidRPr="5009833A">
        <w:rPr>
          <w:rFonts w:ascii="Arial" w:eastAsia="Arial" w:hAnsi="Arial" w:cs="Arial"/>
          <w:sz w:val="24"/>
          <w:szCs w:val="24"/>
        </w:rPr>
        <w:t xml:space="preserve">Keycloak ist eine Open-Source-Lösung für das Identitäts- und Zugangsmanagement, die </w:t>
      </w:r>
      <w:r w:rsidR="1D5AEC2B" w:rsidRPr="5009833A">
        <w:rPr>
          <w:rFonts w:ascii="Arial" w:eastAsia="Arial" w:hAnsi="Arial" w:cs="Arial"/>
          <w:sz w:val="24"/>
          <w:szCs w:val="24"/>
        </w:rPr>
        <w:t>das Single-</w:t>
      </w:r>
      <w:proofErr w:type="spellStart"/>
      <w:r w:rsidR="1D5AEC2B" w:rsidRPr="5009833A">
        <w:rPr>
          <w:rFonts w:ascii="Arial" w:eastAsia="Arial" w:hAnsi="Arial" w:cs="Arial"/>
          <w:sz w:val="24"/>
          <w:szCs w:val="24"/>
        </w:rPr>
        <w:t>Sign</w:t>
      </w:r>
      <w:proofErr w:type="spellEnd"/>
      <w:r w:rsidR="1D5AEC2B" w:rsidRPr="5009833A">
        <w:rPr>
          <w:rFonts w:ascii="Arial" w:eastAsia="Arial" w:hAnsi="Arial" w:cs="Arial"/>
          <w:sz w:val="24"/>
          <w:szCs w:val="24"/>
        </w:rPr>
        <w:t xml:space="preserve"> on </w:t>
      </w:r>
      <w:r w:rsidR="5B68E8FB" w:rsidRPr="2F2F1BCE">
        <w:rPr>
          <w:rFonts w:ascii="Arial" w:eastAsia="Arial" w:hAnsi="Arial" w:cs="Arial"/>
          <w:i/>
          <w:iCs/>
          <w:sz w:val="24"/>
          <w:szCs w:val="24"/>
        </w:rPr>
        <w:t>(kurz: SSO)</w:t>
      </w:r>
      <w:r w:rsidR="56B9A2C0" w:rsidRPr="2F2F1BCE">
        <w:rPr>
          <w:rFonts w:ascii="Arial" w:eastAsia="Arial" w:hAnsi="Arial" w:cs="Arial"/>
          <w:sz w:val="24"/>
          <w:szCs w:val="24"/>
        </w:rPr>
        <w:t xml:space="preserve"> </w:t>
      </w:r>
      <w:r w:rsidR="1D5AEC2B" w:rsidRPr="5009833A">
        <w:rPr>
          <w:rFonts w:ascii="Arial" w:eastAsia="Arial" w:hAnsi="Arial" w:cs="Arial"/>
          <w:sz w:val="24"/>
          <w:szCs w:val="24"/>
        </w:rPr>
        <w:t>ermöglicht</w:t>
      </w:r>
      <w:r w:rsidR="3B4FAFEC" w:rsidRPr="5009833A">
        <w:rPr>
          <w:rFonts w:ascii="Arial" w:eastAsia="Arial" w:hAnsi="Arial" w:cs="Arial"/>
          <w:sz w:val="24"/>
          <w:szCs w:val="24"/>
        </w:rPr>
        <w:t xml:space="preserve"> </w:t>
      </w:r>
      <w:hyperlink r:id="rId19">
        <w:r w:rsidR="282655F3" w:rsidRPr="2F2F1BCE">
          <w:rPr>
            <w:rStyle w:val="Hyperlink"/>
            <w:rFonts w:ascii="Arial" w:eastAsia="Arial" w:hAnsi="Arial" w:cs="Arial"/>
            <w:sz w:val="24"/>
            <w:szCs w:val="24"/>
          </w:rPr>
          <w:t>[1]</w:t>
        </w:r>
      </w:hyperlink>
      <w:r w:rsidR="030C63A5" w:rsidRPr="2F2F1BCE">
        <w:rPr>
          <w:rFonts w:ascii="Arial" w:eastAsia="Arial" w:hAnsi="Arial" w:cs="Arial"/>
          <w:sz w:val="24"/>
          <w:szCs w:val="24"/>
        </w:rPr>
        <w:t>.</w:t>
      </w:r>
    </w:p>
    <w:p w14:paraId="10354E67" w14:textId="4A0469B1" w:rsidR="373C163C" w:rsidRDefault="373C163C" w:rsidP="2F2F1BCE">
      <w:pPr>
        <w:spacing w:line="360" w:lineRule="auto"/>
        <w:rPr>
          <w:rFonts w:ascii="Arial" w:eastAsia="Arial" w:hAnsi="Arial" w:cs="Arial"/>
          <w:sz w:val="24"/>
          <w:szCs w:val="24"/>
        </w:rPr>
      </w:pPr>
      <w:r w:rsidRPr="2F2F1BCE">
        <w:rPr>
          <w:rFonts w:ascii="Arial" w:eastAsia="Arial" w:hAnsi="Arial" w:cs="Arial"/>
          <w:sz w:val="24"/>
          <w:szCs w:val="24"/>
        </w:rPr>
        <w:t xml:space="preserve">IAM ist ein Konzept, dass sich über Jahrzehnte hinweg entwickelt hat, mit dem Ziel herauszufinden, wie Zugriffsrechte und Identitätsdaten sicher und geschützt verwaltet werden sollen und wie man diese Verwaltung verbessern kann. </w:t>
      </w:r>
    </w:p>
    <w:p w14:paraId="39B57DAD" w14:textId="669D3DF7" w:rsidR="6BD1DE13" w:rsidRDefault="6BD1DE13" w:rsidP="2F2F1BCE">
      <w:pPr>
        <w:spacing w:line="360" w:lineRule="auto"/>
        <w:rPr>
          <w:rFonts w:ascii="Arial" w:eastAsia="Arial" w:hAnsi="Arial" w:cs="Arial"/>
          <w:sz w:val="24"/>
          <w:szCs w:val="24"/>
        </w:rPr>
      </w:pPr>
      <w:r w:rsidRPr="2F2F1BCE">
        <w:rPr>
          <w:rFonts w:ascii="Arial" w:eastAsia="Arial" w:hAnsi="Arial" w:cs="Arial"/>
          <w:sz w:val="24"/>
          <w:szCs w:val="24"/>
        </w:rPr>
        <w:lastRenderedPageBreak/>
        <w:t>D</w:t>
      </w:r>
      <w:r w:rsidR="7C8AB35B" w:rsidRPr="2F2F1BCE">
        <w:rPr>
          <w:rFonts w:ascii="Arial" w:eastAsia="Arial" w:hAnsi="Arial" w:cs="Arial"/>
          <w:sz w:val="24"/>
          <w:szCs w:val="24"/>
        </w:rPr>
        <w:t>ie Verwaltung</w:t>
      </w:r>
      <w:r w:rsidR="34B00A5D" w:rsidRPr="2F2F1BCE">
        <w:rPr>
          <w:rFonts w:ascii="Arial" w:eastAsia="Arial" w:hAnsi="Arial" w:cs="Arial"/>
          <w:sz w:val="24"/>
          <w:szCs w:val="24"/>
        </w:rPr>
        <w:t xml:space="preserve"> umfasst</w:t>
      </w:r>
      <w:r w:rsidR="7C8AB35B" w:rsidRPr="2F2F1BCE">
        <w:rPr>
          <w:rFonts w:ascii="Arial" w:eastAsia="Arial" w:hAnsi="Arial" w:cs="Arial"/>
          <w:sz w:val="24"/>
          <w:szCs w:val="24"/>
        </w:rPr>
        <w:t xml:space="preserve"> Benutzeridentitäten, Authentifizierung, Autorisierung, Berechtigungsvergabe, sowie die Überwachung und Prüfung von Zugriffen auf Informationen und Systeme.</w:t>
      </w:r>
    </w:p>
    <w:p w14:paraId="629A57AB" w14:textId="258F4ED8" w:rsidR="0561F022" w:rsidRDefault="3EC51AD8" w:rsidP="14E92987">
      <w:pPr>
        <w:spacing w:line="360" w:lineRule="auto"/>
        <w:rPr>
          <w:rFonts w:ascii="Arial" w:eastAsia="Arial" w:hAnsi="Arial" w:cs="Arial"/>
          <w:color w:val="161616"/>
          <w:sz w:val="24"/>
          <w:szCs w:val="24"/>
        </w:rPr>
      </w:pPr>
      <w:r w:rsidRPr="14E92987">
        <w:rPr>
          <w:rFonts w:ascii="Arial" w:eastAsia="Arial" w:hAnsi="Arial" w:cs="Arial"/>
          <w:color w:val="000000" w:themeColor="text1"/>
          <w:sz w:val="24"/>
          <w:szCs w:val="24"/>
        </w:rPr>
        <w:t>S</w:t>
      </w:r>
      <w:r w:rsidR="2A3BAE5D" w:rsidRPr="14E92987">
        <w:rPr>
          <w:rFonts w:ascii="Arial" w:eastAsia="Arial" w:hAnsi="Arial" w:cs="Arial"/>
          <w:color w:val="000000" w:themeColor="text1"/>
          <w:sz w:val="24"/>
          <w:szCs w:val="24"/>
        </w:rPr>
        <w:t>SO</w:t>
      </w:r>
      <w:r w:rsidRPr="14E92987">
        <w:rPr>
          <w:rFonts w:ascii="Arial" w:eastAsia="Arial" w:hAnsi="Arial" w:cs="Arial"/>
          <w:color w:val="000000" w:themeColor="text1"/>
          <w:sz w:val="24"/>
          <w:szCs w:val="24"/>
        </w:rPr>
        <w:t xml:space="preserve"> </w:t>
      </w:r>
      <w:r w:rsidRPr="14E92987">
        <w:rPr>
          <w:rFonts w:ascii="Arial" w:eastAsia="Arial" w:hAnsi="Arial" w:cs="Arial"/>
          <w:i/>
          <w:iCs/>
          <w:color w:val="000000" w:themeColor="text1"/>
          <w:sz w:val="24"/>
          <w:szCs w:val="24"/>
        </w:rPr>
        <w:t xml:space="preserve">“ </w:t>
      </w:r>
      <w:r w:rsidRPr="14E92987">
        <w:rPr>
          <w:rFonts w:ascii="Arial" w:eastAsia="Arial" w:hAnsi="Arial" w:cs="Arial"/>
          <w:i/>
          <w:iCs/>
          <w:color w:val="161616"/>
          <w:sz w:val="24"/>
          <w:szCs w:val="24"/>
        </w:rPr>
        <w:t xml:space="preserve">ist ein Authentifizierungsschema, das es Benutzern ermöglicht, sich einmal mit einem einzigen Satz von Anmeldedaten anzumelden und während derselben Sitzung auf mehrere Anwendungen zuzugreifen” </w:t>
      </w:r>
      <w:hyperlink r:id="rId20">
        <w:r w:rsidRPr="14E92987">
          <w:rPr>
            <w:rStyle w:val="Hyperlink"/>
            <w:rFonts w:ascii="Arial" w:eastAsia="Arial" w:hAnsi="Arial" w:cs="Arial"/>
            <w:sz w:val="24"/>
            <w:szCs w:val="24"/>
          </w:rPr>
          <w:t>[2]</w:t>
        </w:r>
      </w:hyperlink>
      <w:r w:rsidRPr="14E92987">
        <w:rPr>
          <w:rFonts w:ascii="Arial" w:eastAsia="Arial" w:hAnsi="Arial" w:cs="Arial"/>
          <w:i/>
          <w:iCs/>
          <w:color w:val="161616"/>
          <w:sz w:val="24"/>
          <w:szCs w:val="24"/>
        </w:rPr>
        <w:t>.</w:t>
      </w:r>
    </w:p>
    <w:p w14:paraId="364EA294" w14:textId="1C20B343" w:rsidR="3F7227E2" w:rsidRDefault="3F7227E2" w:rsidP="5009833A">
      <w:pPr>
        <w:spacing w:line="360" w:lineRule="auto"/>
        <w:rPr>
          <w:rFonts w:ascii="Arial" w:eastAsia="Arial" w:hAnsi="Arial" w:cs="Arial"/>
          <w:color w:val="161616"/>
          <w:sz w:val="24"/>
          <w:szCs w:val="24"/>
        </w:rPr>
      </w:pPr>
      <w:r w:rsidRPr="5009833A">
        <w:rPr>
          <w:rFonts w:ascii="Arial" w:eastAsia="Arial" w:hAnsi="Arial" w:cs="Arial"/>
          <w:color w:val="161616"/>
          <w:sz w:val="24"/>
          <w:szCs w:val="24"/>
        </w:rPr>
        <w:t xml:space="preserve">Wenn man sich bspw. </w:t>
      </w:r>
      <w:r w:rsidR="604E7A32" w:rsidRPr="2F2F1BCE">
        <w:rPr>
          <w:rFonts w:ascii="Arial" w:eastAsia="Arial" w:hAnsi="Arial" w:cs="Arial"/>
          <w:color w:val="161616"/>
          <w:sz w:val="24"/>
          <w:szCs w:val="24"/>
        </w:rPr>
        <w:t>m</w:t>
      </w:r>
      <w:r w:rsidR="501B7C76" w:rsidRPr="2F2F1BCE">
        <w:rPr>
          <w:rFonts w:ascii="Arial" w:eastAsia="Arial" w:hAnsi="Arial" w:cs="Arial"/>
          <w:color w:val="161616"/>
          <w:sz w:val="24"/>
          <w:szCs w:val="24"/>
        </w:rPr>
        <w:t>it</w:t>
      </w:r>
      <w:r w:rsidRPr="5009833A">
        <w:rPr>
          <w:rFonts w:ascii="Arial" w:eastAsia="Arial" w:hAnsi="Arial" w:cs="Arial"/>
          <w:color w:val="161616"/>
          <w:sz w:val="24"/>
          <w:szCs w:val="24"/>
        </w:rPr>
        <w:t xml:space="preserve"> dem Benutzer “Freeman” anmeldet bei der Anwendung “Half-Life” und dann die Anwendung “Portal” startet, wird bei letzterer Anwendung keine Anmeldung verlangt. Der Benutzer wird automatisch durch </w:t>
      </w:r>
      <w:r w:rsidR="5D1AF906" w:rsidRPr="2F2F1BCE">
        <w:rPr>
          <w:rFonts w:ascii="Arial" w:eastAsia="Arial" w:hAnsi="Arial" w:cs="Arial"/>
          <w:color w:val="161616"/>
          <w:sz w:val="24"/>
          <w:szCs w:val="24"/>
        </w:rPr>
        <w:t>das</w:t>
      </w:r>
      <w:r w:rsidR="501B7C76" w:rsidRPr="2F2F1BCE">
        <w:rPr>
          <w:rFonts w:ascii="Arial" w:eastAsia="Arial" w:hAnsi="Arial" w:cs="Arial"/>
          <w:color w:val="161616"/>
          <w:sz w:val="24"/>
          <w:szCs w:val="24"/>
        </w:rPr>
        <w:t xml:space="preserve"> </w:t>
      </w:r>
      <w:r w:rsidRPr="5009833A">
        <w:rPr>
          <w:rFonts w:ascii="Arial" w:eastAsia="Arial" w:hAnsi="Arial" w:cs="Arial"/>
          <w:color w:val="161616"/>
          <w:sz w:val="24"/>
          <w:szCs w:val="24"/>
        </w:rPr>
        <w:t>Single-</w:t>
      </w:r>
      <w:proofErr w:type="spellStart"/>
      <w:r w:rsidRPr="5009833A">
        <w:rPr>
          <w:rFonts w:ascii="Arial" w:eastAsia="Arial" w:hAnsi="Arial" w:cs="Arial"/>
          <w:color w:val="161616"/>
          <w:sz w:val="24"/>
          <w:szCs w:val="24"/>
        </w:rPr>
        <w:t>Sign</w:t>
      </w:r>
      <w:proofErr w:type="spellEnd"/>
      <w:r w:rsidRPr="5009833A">
        <w:rPr>
          <w:rFonts w:ascii="Arial" w:eastAsia="Arial" w:hAnsi="Arial" w:cs="Arial"/>
          <w:color w:val="161616"/>
          <w:sz w:val="24"/>
          <w:szCs w:val="24"/>
        </w:rPr>
        <w:t xml:space="preserve"> on angemeldet. Das Single-</w:t>
      </w:r>
      <w:proofErr w:type="spellStart"/>
      <w:r w:rsidRPr="5009833A">
        <w:rPr>
          <w:rFonts w:ascii="Arial" w:eastAsia="Arial" w:hAnsi="Arial" w:cs="Arial"/>
          <w:color w:val="161616"/>
          <w:sz w:val="24"/>
          <w:szCs w:val="24"/>
        </w:rPr>
        <w:t>Sign</w:t>
      </w:r>
      <w:proofErr w:type="spellEnd"/>
      <w:r w:rsidRPr="5009833A">
        <w:rPr>
          <w:rFonts w:ascii="Arial" w:eastAsia="Arial" w:hAnsi="Arial" w:cs="Arial"/>
          <w:color w:val="161616"/>
          <w:sz w:val="24"/>
          <w:szCs w:val="24"/>
        </w:rPr>
        <w:t xml:space="preserve"> out erfüllt trivialerweise dieselbe Funktion, nur dass “Freeman” abgemeldet und nicht angemeldet wird.</w:t>
      </w:r>
    </w:p>
    <w:p w14:paraId="4A199695" w14:textId="41EA5795" w:rsidR="45672F1F" w:rsidRDefault="45672F1F" w:rsidP="5009833A">
      <w:pPr>
        <w:spacing w:line="360" w:lineRule="auto"/>
        <w:rPr>
          <w:sz w:val="24"/>
          <w:szCs w:val="24"/>
        </w:rPr>
      </w:pPr>
      <w:r w:rsidRPr="5009833A">
        <w:rPr>
          <w:rFonts w:ascii="Arial" w:eastAsia="Arial" w:hAnsi="Arial" w:cs="Arial"/>
          <w:sz w:val="24"/>
          <w:szCs w:val="24"/>
        </w:rPr>
        <w:t xml:space="preserve">Alle Operationen, die mit Benutzerdaten </w:t>
      </w:r>
      <w:r w:rsidR="40D70867" w:rsidRPr="2F2F1BCE">
        <w:rPr>
          <w:rFonts w:ascii="Arial" w:eastAsia="Arial" w:hAnsi="Arial" w:cs="Arial"/>
          <w:sz w:val="24"/>
          <w:szCs w:val="24"/>
        </w:rPr>
        <w:t>aus</w:t>
      </w:r>
      <w:r w:rsidRPr="5009833A">
        <w:rPr>
          <w:rFonts w:ascii="Arial" w:eastAsia="Arial" w:hAnsi="Arial" w:cs="Arial"/>
          <w:sz w:val="24"/>
          <w:szCs w:val="24"/>
        </w:rPr>
        <w:t xml:space="preserve"> Keycloak durchgeführt werden, wie z.B. </w:t>
      </w:r>
      <w:r w:rsidR="102DC9BB" w:rsidRPr="2F2F1BCE">
        <w:rPr>
          <w:rFonts w:ascii="Arial" w:eastAsia="Arial" w:hAnsi="Arial" w:cs="Arial"/>
          <w:sz w:val="24"/>
          <w:szCs w:val="24"/>
        </w:rPr>
        <w:t>zu e</w:t>
      </w:r>
      <w:r w:rsidR="6DBB55F9" w:rsidRPr="2F2F1BCE">
        <w:rPr>
          <w:rFonts w:ascii="Arial" w:eastAsia="Arial" w:hAnsi="Arial" w:cs="Arial"/>
          <w:sz w:val="24"/>
          <w:szCs w:val="24"/>
        </w:rPr>
        <w:t xml:space="preserve">rstellen, </w:t>
      </w:r>
      <w:r w:rsidR="758D4565" w:rsidRPr="2F2F1BCE">
        <w:rPr>
          <w:rFonts w:ascii="Arial" w:eastAsia="Arial" w:hAnsi="Arial" w:cs="Arial"/>
          <w:sz w:val="24"/>
          <w:szCs w:val="24"/>
        </w:rPr>
        <w:t>zu a</w:t>
      </w:r>
      <w:r w:rsidR="6DBB55F9" w:rsidRPr="2F2F1BCE">
        <w:rPr>
          <w:rFonts w:ascii="Arial" w:eastAsia="Arial" w:hAnsi="Arial" w:cs="Arial"/>
          <w:sz w:val="24"/>
          <w:szCs w:val="24"/>
        </w:rPr>
        <w:t>ktualisieren</w:t>
      </w:r>
      <w:r w:rsidRPr="5009833A">
        <w:rPr>
          <w:rFonts w:ascii="Arial" w:eastAsia="Arial" w:hAnsi="Arial" w:cs="Arial"/>
          <w:sz w:val="24"/>
          <w:szCs w:val="24"/>
        </w:rPr>
        <w:t xml:space="preserve"> oder </w:t>
      </w:r>
      <w:r w:rsidR="457F8D14" w:rsidRPr="2F2F1BCE">
        <w:rPr>
          <w:rFonts w:ascii="Arial" w:eastAsia="Arial" w:hAnsi="Arial" w:cs="Arial"/>
          <w:sz w:val="24"/>
          <w:szCs w:val="24"/>
        </w:rPr>
        <w:t>zu lö</w:t>
      </w:r>
      <w:r w:rsidR="6DBB55F9" w:rsidRPr="2F2F1BCE">
        <w:rPr>
          <w:rFonts w:ascii="Arial" w:eastAsia="Arial" w:hAnsi="Arial" w:cs="Arial"/>
          <w:sz w:val="24"/>
          <w:szCs w:val="24"/>
        </w:rPr>
        <w:t>schen</w:t>
      </w:r>
      <w:r w:rsidRPr="5009833A">
        <w:rPr>
          <w:rFonts w:ascii="Arial" w:eastAsia="Arial" w:hAnsi="Arial" w:cs="Arial"/>
          <w:sz w:val="24"/>
          <w:szCs w:val="24"/>
        </w:rPr>
        <w:t>, werden mit den jeweiligen Zielsystemen synchronisiert. Zu den Zielanwendungen gehören unter anderem Amazon Web Services</w:t>
      </w:r>
      <w:r w:rsidR="23CBF30A" w:rsidRPr="2F2F1BCE">
        <w:rPr>
          <w:rFonts w:ascii="Arial" w:eastAsia="Arial" w:hAnsi="Arial" w:cs="Arial"/>
          <w:sz w:val="24"/>
          <w:szCs w:val="24"/>
        </w:rPr>
        <w:t xml:space="preserve"> </w:t>
      </w:r>
      <w:r w:rsidR="23CBF30A" w:rsidRPr="2F2F1BCE">
        <w:rPr>
          <w:rFonts w:ascii="Arial" w:eastAsia="Arial" w:hAnsi="Arial" w:cs="Arial"/>
          <w:i/>
          <w:iCs/>
          <w:sz w:val="24"/>
          <w:szCs w:val="24"/>
        </w:rPr>
        <w:t>(kurz: AWS)</w:t>
      </w:r>
      <w:r w:rsidR="6DBB55F9" w:rsidRPr="2F2F1BCE">
        <w:rPr>
          <w:rFonts w:ascii="Arial" w:eastAsia="Arial" w:hAnsi="Arial" w:cs="Arial"/>
          <w:sz w:val="24"/>
          <w:szCs w:val="24"/>
        </w:rPr>
        <w:t>,</w:t>
      </w:r>
      <w:r w:rsidRPr="5009833A">
        <w:rPr>
          <w:rFonts w:ascii="Arial" w:eastAsia="Arial" w:hAnsi="Arial" w:cs="Arial"/>
          <w:sz w:val="24"/>
          <w:szCs w:val="24"/>
        </w:rPr>
        <w:t xml:space="preserve"> Gitlab und Atlassian, die im Hauptteil genauer erläutert werden. </w:t>
      </w:r>
    </w:p>
    <w:p w14:paraId="31916E4E" w14:textId="1B13D451" w:rsidR="51F75BF9" w:rsidRDefault="51F75BF9" w:rsidP="14E92987">
      <w:pPr>
        <w:spacing w:line="360" w:lineRule="auto"/>
        <w:rPr>
          <w:rFonts w:ascii="Arial" w:eastAsia="Arial" w:hAnsi="Arial" w:cs="Arial"/>
          <w:color w:val="000000" w:themeColor="text1"/>
          <w:sz w:val="24"/>
          <w:szCs w:val="24"/>
        </w:rPr>
      </w:pPr>
      <w:r w:rsidRPr="14E92987">
        <w:rPr>
          <w:rFonts w:ascii="Arial" w:eastAsia="Arial" w:hAnsi="Arial" w:cs="Arial"/>
          <w:color w:val="000000" w:themeColor="text1"/>
          <w:sz w:val="24"/>
          <w:szCs w:val="24"/>
        </w:rPr>
        <w:t xml:space="preserve">Die Anwendung ist größtenteils in </w:t>
      </w:r>
      <w:r w:rsidR="787740EF" w:rsidRPr="14E92987">
        <w:rPr>
          <w:rFonts w:ascii="Arial" w:eastAsia="Arial" w:hAnsi="Arial" w:cs="Arial"/>
          <w:color w:val="000000" w:themeColor="text1"/>
          <w:sz w:val="24"/>
          <w:szCs w:val="24"/>
        </w:rPr>
        <w:t xml:space="preserve">der Programmiersprache </w:t>
      </w:r>
      <w:r w:rsidRPr="14E92987">
        <w:rPr>
          <w:rFonts w:ascii="Arial" w:eastAsia="Arial" w:hAnsi="Arial" w:cs="Arial"/>
          <w:color w:val="000000" w:themeColor="text1"/>
          <w:sz w:val="24"/>
          <w:szCs w:val="24"/>
        </w:rPr>
        <w:t>Java programmiert.</w:t>
      </w:r>
    </w:p>
    <w:p w14:paraId="7A0FD75F" w14:textId="07868689" w:rsidR="5009833A" w:rsidRDefault="5009833A" w:rsidP="5009833A">
      <w:pPr>
        <w:spacing w:line="360" w:lineRule="auto"/>
        <w:rPr>
          <w:rFonts w:ascii="Arial" w:eastAsia="Arial" w:hAnsi="Arial" w:cs="Arial"/>
          <w:sz w:val="24"/>
          <w:szCs w:val="24"/>
        </w:rPr>
      </w:pPr>
    </w:p>
    <w:p w14:paraId="6E15AAD1" w14:textId="40F83654" w:rsidR="44973BC7" w:rsidRDefault="529D92AA" w:rsidP="5F13D769">
      <w:pPr>
        <w:pStyle w:val="berschrift2"/>
        <w:spacing w:line="360" w:lineRule="auto"/>
        <w:rPr>
          <w:rFonts w:ascii="Arial" w:eastAsia="Arial" w:hAnsi="Arial" w:cs="Arial"/>
          <w:sz w:val="24"/>
          <w:szCs w:val="24"/>
        </w:rPr>
      </w:pPr>
      <w:bookmarkStart w:id="7" w:name="_Toc1810972888"/>
      <w:bookmarkStart w:id="8" w:name="_Toc1254974949"/>
      <w:bookmarkStart w:id="9" w:name="_Toc170488855"/>
      <w:r w:rsidRPr="5009833A">
        <w:rPr>
          <w:rFonts w:ascii="Arial" w:eastAsia="Arial" w:hAnsi="Arial" w:cs="Arial"/>
          <w:sz w:val="24"/>
          <w:szCs w:val="24"/>
        </w:rPr>
        <w:t>1</w:t>
      </w:r>
      <w:r w:rsidR="032D8B32" w:rsidRPr="5009833A">
        <w:rPr>
          <w:rFonts w:ascii="Arial" w:eastAsia="Arial" w:hAnsi="Arial" w:cs="Arial"/>
          <w:sz w:val="24"/>
          <w:szCs w:val="24"/>
        </w:rPr>
        <w:t>.2 Problemfeststellung</w:t>
      </w:r>
      <w:bookmarkEnd w:id="7"/>
      <w:bookmarkEnd w:id="8"/>
      <w:bookmarkEnd w:id="9"/>
    </w:p>
    <w:p w14:paraId="69DDE9E6" w14:textId="176099CB" w:rsidR="207BBC82" w:rsidRDefault="207BBC82" w:rsidP="5F13D769">
      <w:pPr>
        <w:spacing w:line="360" w:lineRule="auto"/>
      </w:pPr>
    </w:p>
    <w:p w14:paraId="3647E2EF" w14:textId="65F74184" w:rsidR="207BBC82" w:rsidRDefault="6BE5E1A1" w:rsidP="14E92987">
      <w:pPr>
        <w:spacing w:line="360" w:lineRule="auto"/>
        <w:rPr>
          <w:rFonts w:ascii="Arial" w:eastAsia="Arial" w:hAnsi="Arial" w:cs="Arial"/>
          <w:color w:val="000000" w:themeColor="text1"/>
          <w:sz w:val="24"/>
          <w:szCs w:val="24"/>
        </w:rPr>
      </w:pPr>
      <w:r w:rsidRPr="5009833A">
        <w:rPr>
          <w:rFonts w:ascii="Arial" w:eastAsia="Arial" w:hAnsi="Arial" w:cs="Arial"/>
          <w:sz w:val="24"/>
          <w:szCs w:val="24"/>
        </w:rPr>
        <w:t xml:space="preserve">Bisher </w:t>
      </w:r>
      <w:r w:rsidR="29DD4CC5" w:rsidRPr="5009833A">
        <w:rPr>
          <w:rFonts w:ascii="Arial" w:eastAsia="Arial" w:hAnsi="Arial" w:cs="Arial"/>
          <w:sz w:val="24"/>
          <w:szCs w:val="24"/>
        </w:rPr>
        <w:t>gibt es in der SPE keine Multimanda</w:t>
      </w:r>
      <w:r w:rsidR="70DB8387" w:rsidRPr="5009833A">
        <w:rPr>
          <w:rFonts w:ascii="Arial" w:eastAsia="Arial" w:hAnsi="Arial" w:cs="Arial"/>
          <w:sz w:val="24"/>
          <w:szCs w:val="24"/>
        </w:rPr>
        <w:t>n</w:t>
      </w:r>
      <w:r w:rsidR="29DD4CC5" w:rsidRPr="5009833A">
        <w:rPr>
          <w:rFonts w:ascii="Arial" w:eastAsia="Arial" w:hAnsi="Arial" w:cs="Arial"/>
          <w:sz w:val="24"/>
          <w:szCs w:val="24"/>
        </w:rPr>
        <w:t xml:space="preserve">tenfähigkeit. </w:t>
      </w:r>
    </w:p>
    <w:p w14:paraId="2AB90A17" w14:textId="4274CC92" w:rsidR="207BBC82" w:rsidRDefault="55492E69" w:rsidP="5009833A">
      <w:pPr>
        <w:spacing w:line="360" w:lineRule="auto"/>
        <w:rPr>
          <w:rFonts w:ascii="Arial" w:eastAsia="Arial" w:hAnsi="Arial" w:cs="Arial"/>
          <w:color w:val="000000" w:themeColor="text1"/>
          <w:sz w:val="24"/>
          <w:szCs w:val="24"/>
        </w:rPr>
      </w:pPr>
      <w:r w:rsidRPr="14E92987">
        <w:rPr>
          <w:rFonts w:ascii="Arial" w:eastAsia="Arial" w:hAnsi="Arial" w:cs="Arial"/>
          <w:color w:val="000000" w:themeColor="text1"/>
          <w:sz w:val="24"/>
          <w:szCs w:val="24"/>
        </w:rPr>
        <w:t>Laut Chong</w:t>
      </w:r>
      <w:r w:rsidR="0DD116CD" w:rsidRPr="14E92987">
        <w:rPr>
          <w:rFonts w:ascii="Arial" w:eastAsia="Arial" w:hAnsi="Arial" w:cs="Arial"/>
          <w:color w:val="000000" w:themeColor="text1"/>
          <w:sz w:val="24"/>
          <w:szCs w:val="24"/>
        </w:rPr>
        <w:t xml:space="preserve"> </w:t>
      </w:r>
      <w:hyperlink r:id="rId21">
        <w:r w:rsidR="0DD116CD" w:rsidRPr="14E92987">
          <w:rPr>
            <w:rStyle w:val="Hyperlink"/>
            <w:rFonts w:ascii="Arial" w:eastAsia="Arial" w:hAnsi="Arial" w:cs="Arial"/>
            <w:sz w:val="24"/>
            <w:szCs w:val="24"/>
          </w:rPr>
          <w:t>[3]</w:t>
        </w:r>
      </w:hyperlink>
      <w:r w:rsidRPr="14E92987">
        <w:rPr>
          <w:rFonts w:ascii="Arial" w:eastAsia="Arial" w:hAnsi="Arial" w:cs="Arial"/>
          <w:color w:val="000000" w:themeColor="text1"/>
          <w:sz w:val="24"/>
          <w:szCs w:val="24"/>
        </w:rPr>
        <w:t xml:space="preserve"> sei</w:t>
      </w:r>
      <w:r w:rsidR="01AFA07F" w:rsidRPr="14E92987">
        <w:rPr>
          <w:rFonts w:ascii="Arial" w:eastAsia="Arial" w:hAnsi="Arial" w:cs="Arial"/>
          <w:color w:val="000000" w:themeColor="text1"/>
          <w:sz w:val="24"/>
          <w:szCs w:val="24"/>
        </w:rPr>
        <w:t xml:space="preserve"> </w:t>
      </w:r>
      <w:r w:rsidRPr="14E92987">
        <w:rPr>
          <w:rFonts w:ascii="Arial" w:eastAsia="Arial" w:hAnsi="Arial" w:cs="Arial"/>
          <w:color w:val="000000" w:themeColor="text1"/>
          <w:sz w:val="24"/>
          <w:szCs w:val="24"/>
        </w:rPr>
        <w:t xml:space="preserve">Multimandantenfähigkeit, dass eine einzige </w:t>
      </w:r>
      <w:r w:rsidR="374F5716" w:rsidRPr="14E92987">
        <w:rPr>
          <w:rFonts w:ascii="Arial" w:eastAsia="Arial" w:hAnsi="Arial" w:cs="Arial"/>
          <w:color w:val="000000" w:themeColor="text1"/>
          <w:sz w:val="24"/>
          <w:szCs w:val="24"/>
        </w:rPr>
        <w:t>Software</w:t>
      </w:r>
      <w:r w:rsidRPr="14E92987">
        <w:rPr>
          <w:rFonts w:ascii="Arial" w:eastAsia="Arial" w:hAnsi="Arial" w:cs="Arial"/>
          <w:color w:val="000000" w:themeColor="text1"/>
          <w:sz w:val="24"/>
          <w:szCs w:val="24"/>
        </w:rPr>
        <w:t xml:space="preserve"> mehrere Kunden bedienen kann</w:t>
      </w:r>
      <w:r w:rsidR="6303003E" w:rsidRPr="14E92987">
        <w:rPr>
          <w:rFonts w:ascii="Arial" w:eastAsia="Arial" w:hAnsi="Arial" w:cs="Arial"/>
          <w:color w:val="000000" w:themeColor="text1"/>
          <w:sz w:val="24"/>
          <w:szCs w:val="24"/>
        </w:rPr>
        <w:t>.</w:t>
      </w:r>
      <w:r w:rsidRPr="14E92987">
        <w:rPr>
          <w:rFonts w:ascii="Arial" w:eastAsia="Arial" w:hAnsi="Arial" w:cs="Arial"/>
          <w:color w:val="000000" w:themeColor="text1"/>
          <w:sz w:val="24"/>
          <w:szCs w:val="24"/>
        </w:rPr>
        <w:t xml:space="preserve"> Damit sind auch keine getrennten Datenbanken nötig</w:t>
      </w:r>
      <w:r w:rsidR="4A996913" w:rsidRPr="14E92987">
        <w:rPr>
          <w:rFonts w:ascii="Arial" w:eastAsia="Arial" w:hAnsi="Arial" w:cs="Arial"/>
          <w:color w:val="000000" w:themeColor="text1"/>
          <w:sz w:val="24"/>
          <w:szCs w:val="24"/>
        </w:rPr>
        <w:t xml:space="preserve"> für jede neue Software</w:t>
      </w:r>
      <w:r w:rsidR="0FE628B4" w:rsidRPr="14E92987">
        <w:rPr>
          <w:rFonts w:ascii="Arial" w:eastAsia="Arial" w:hAnsi="Arial" w:cs="Arial"/>
          <w:color w:val="000000" w:themeColor="text1"/>
          <w:sz w:val="24"/>
          <w:szCs w:val="24"/>
        </w:rPr>
        <w:t>.</w:t>
      </w:r>
      <w:r w:rsidR="3AEF8104" w:rsidRPr="14E92987">
        <w:rPr>
          <w:rFonts w:ascii="Arial" w:eastAsia="Arial" w:hAnsi="Arial" w:cs="Arial"/>
          <w:color w:val="000000" w:themeColor="text1"/>
          <w:sz w:val="24"/>
          <w:szCs w:val="24"/>
        </w:rPr>
        <w:t xml:space="preserve"> </w:t>
      </w:r>
    </w:p>
    <w:p w14:paraId="3F020BB8" w14:textId="1C3C561B" w:rsidR="28D449EC" w:rsidRDefault="28D449EC" w:rsidP="14E92987">
      <w:pPr>
        <w:spacing w:line="360" w:lineRule="auto"/>
        <w:rPr>
          <w:rFonts w:ascii="Arial" w:eastAsia="Arial" w:hAnsi="Arial" w:cs="Arial"/>
          <w:color w:val="000000" w:themeColor="text1"/>
          <w:sz w:val="24"/>
          <w:szCs w:val="24"/>
        </w:rPr>
      </w:pPr>
      <w:r w:rsidRPr="14E92987">
        <w:rPr>
          <w:rFonts w:ascii="Arial" w:eastAsia="Arial" w:hAnsi="Arial" w:cs="Arial"/>
          <w:color w:val="000000" w:themeColor="text1"/>
          <w:sz w:val="24"/>
          <w:szCs w:val="24"/>
        </w:rPr>
        <w:t>Ohne Multimandantenfähigkeit in einer Software ergeben sich folgende Probleme:</w:t>
      </w:r>
    </w:p>
    <w:p w14:paraId="2AB627BD" w14:textId="31637D9E" w:rsidR="0561F022" w:rsidRDefault="60D288DF" w:rsidP="14E92987">
      <w:pPr>
        <w:spacing w:line="360" w:lineRule="auto"/>
        <w:rPr>
          <w:rFonts w:ascii="Arial" w:eastAsia="Arial" w:hAnsi="Arial" w:cs="Arial"/>
          <w:color w:val="000000" w:themeColor="text1"/>
          <w:sz w:val="24"/>
          <w:szCs w:val="24"/>
        </w:rPr>
      </w:pPr>
      <w:r w:rsidRPr="2F2F1BCE">
        <w:rPr>
          <w:rFonts w:ascii="Arial" w:eastAsia="Arial" w:hAnsi="Arial" w:cs="Arial"/>
          <w:color w:val="000000" w:themeColor="text1"/>
          <w:sz w:val="24"/>
          <w:szCs w:val="24"/>
        </w:rPr>
        <w:t>W</w:t>
      </w:r>
      <w:r w:rsidR="1C093250" w:rsidRPr="2F2F1BCE">
        <w:rPr>
          <w:rFonts w:ascii="Arial" w:eastAsia="Arial" w:hAnsi="Arial" w:cs="Arial"/>
          <w:color w:val="000000" w:themeColor="text1"/>
          <w:sz w:val="24"/>
          <w:szCs w:val="24"/>
        </w:rPr>
        <w:t>enn</w:t>
      </w:r>
      <w:r w:rsidR="234D4287" w:rsidRPr="2F2F1BCE">
        <w:rPr>
          <w:rFonts w:ascii="Arial" w:eastAsia="Arial" w:hAnsi="Arial" w:cs="Arial"/>
          <w:color w:val="000000" w:themeColor="text1"/>
          <w:sz w:val="24"/>
          <w:szCs w:val="24"/>
        </w:rPr>
        <w:t xml:space="preserve"> jeder Kunde eine neue </w:t>
      </w:r>
      <w:r w:rsidR="3FB26EEA" w:rsidRPr="2F2F1BCE">
        <w:rPr>
          <w:rFonts w:ascii="Arial" w:eastAsia="Arial" w:hAnsi="Arial" w:cs="Arial"/>
          <w:color w:val="000000" w:themeColor="text1"/>
          <w:sz w:val="24"/>
          <w:szCs w:val="24"/>
        </w:rPr>
        <w:t>Instanz</w:t>
      </w:r>
      <w:r w:rsidR="234D4287" w:rsidRPr="2F2F1BCE">
        <w:rPr>
          <w:rFonts w:ascii="Arial" w:eastAsia="Arial" w:hAnsi="Arial" w:cs="Arial"/>
          <w:color w:val="000000" w:themeColor="text1"/>
          <w:sz w:val="24"/>
          <w:szCs w:val="24"/>
        </w:rPr>
        <w:t xml:space="preserve"> des Produktes installiert</w:t>
      </w:r>
      <w:r w:rsidR="7E680603" w:rsidRPr="2F2F1BCE">
        <w:rPr>
          <w:rFonts w:ascii="Arial" w:eastAsia="Arial" w:hAnsi="Arial" w:cs="Arial"/>
          <w:color w:val="000000" w:themeColor="text1"/>
          <w:sz w:val="24"/>
          <w:szCs w:val="24"/>
        </w:rPr>
        <w:t xml:space="preserve">, </w:t>
      </w:r>
      <w:r w:rsidR="67540649" w:rsidRPr="2F2F1BCE">
        <w:rPr>
          <w:rFonts w:ascii="Arial" w:eastAsia="Arial" w:hAnsi="Arial" w:cs="Arial"/>
          <w:color w:val="000000" w:themeColor="text1"/>
          <w:sz w:val="24"/>
          <w:szCs w:val="24"/>
        </w:rPr>
        <w:t>wird die</w:t>
      </w:r>
      <w:r w:rsidR="68D7F5CC" w:rsidRPr="2F2F1BCE">
        <w:rPr>
          <w:rFonts w:ascii="Arial" w:eastAsia="Arial" w:hAnsi="Arial" w:cs="Arial"/>
          <w:color w:val="000000" w:themeColor="text1"/>
          <w:sz w:val="24"/>
          <w:szCs w:val="24"/>
        </w:rPr>
        <w:t xml:space="preserve"> </w:t>
      </w:r>
      <w:r w:rsidR="20D0AA4C" w:rsidRPr="2F2F1BCE">
        <w:rPr>
          <w:rFonts w:ascii="Arial" w:eastAsia="Arial" w:hAnsi="Arial" w:cs="Arial"/>
          <w:color w:val="000000" w:themeColor="text1"/>
          <w:sz w:val="24"/>
          <w:szCs w:val="24"/>
        </w:rPr>
        <w:t>Bereitstellung der Software</w:t>
      </w:r>
      <w:r w:rsidR="68D7F5CC" w:rsidRPr="2F2F1BCE">
        <w:rPr>
          <w:rFonts w:ascii="Arial" w:eastAsia="Arial" w:hAnsi="Arial" w:cs="Arial"/>
          <w:color w:val="000000" w:themeColor="text1"/>
          <w:sz w:val="24"/>
          <w:szCs w:val="24"/>
        </w:rPr>
        <w:t xml:space="preserve"> </w:t>
      </w:r>
      <w:r w:rsidR="5496027E" w:rsidRPr="2F2F1BCE">
        <w:rPr>
          <w:rFonts w:ascii="Arial" w:eastAsia="Arial" w:hAnsi="Arial" w:cs="Arial"/>
          <w:color w:val="000000" w:themeColor="text1"/>
          <w:sz w:val="24"/>
          <w:szCs w:val="24"/>
        </w:rPr>
        <w:t xml:space="preserve">aufwändiger </w:t>
      </w:r>
      <w:r w:rsidR="2914C93B" w:rsidRPr="2F2F1BCE">
        <w:rPr>
          <w:rFonts w:ascii="Arial" w:eastAsia="Arial" w:hAnsi="Arial" w:cs="Arial"/>
          <w:color w:val="000000" w:themeColor="text1"/>
          <w:sz w:val="24"/>
          <w:szCs w:val="24"/>
        </w:rPr>
        <w:t xml:space="preserve">und dadurch werden </w:t>
      </w:r>
      <w:r w:rsidR="0ECBD0EC" w:rsidRPr="2F2F1BCE">
        <w:rPr>
          <w:rFonts w:ascii="Arial" w:eastAsia="Arial" w:hAnsi="Arial" w:cs="Arial"/>
          <w:color w:val="000000" w:themeColor="text1"/>
          <w:sz w:val="24"/>
          <w:szCs w:val="24"/>
        </w:rPr>
        <w:t xml:space="preserve">auch </w:t>
      </w:r>
      <w:r w:rsidR="2914C93B" w:rsidRPr="2F2F1BCE">
        <w:rPr>
          <w:rFonts w:ascii="Arial" w:eastAsia="Arial" w:hAnsi="Arial" w:cs="Arial"/>
          <w:color w:val="000000" w:themeColor="text1"/>
          <w:sz w:val="24"/>
          <w:szCs w:val="24"/>
        </w:rPr>
        <w:t>die Kosten höher</w:t>
      </w:r>
      <w:r w:rsidR="11650704" w:rsidRPr="2F2F1BCE">
        <w:rPr>
          <w:rFonts w:ascii="Arial" w:eastAsia="Arial" w:hAnsi="Arial" w:cs="Arial"/>
          <w:color w:val="000000" w:themeColor="text1"/>
          <w:sz w:val="24"/>
          <w:szCs w:val="24"/>
        </w:rPr>
        <w:t>, weil dann für jede Software eine</w:t>
      </w:r>
      <w:r w:rsidR="41688851" w:rsidRPr="2F2F1BCE">
        <w:rPr>
          <w:rFonts w:ascii="Arial" w:eastAsia="Arial" w:hAnsi="Arial" w:cs="Arial"/>
          <w:color w:val="000000" w:themeColor="text1"/>
          <w:sz w:val="24"/>
          <w:szCs w:val="24"/>
        </w:rPr>
        <w:t xml:space="preserve"> neue Datenbank oder</w:t>
      </w:r>
      <w:r w:rsidR="3AA7F6D3" w:rsidRPr="2F2F1BCE">
        <w:rPr>
          <w:rFonts w:ascii="Arial" w:eastAsia="Arial" w:hAnsi="Arial" w:cs="Arial"/>
          <w:color w:val="000000" w:themeColor="text1"/>
          <w:sz w:val="24"/>
          <w:szCs w:val="24"/>
        </w:rPr>
        <w:t xml:space="preserve"> neue</w:t>
      </w:r>
      <w:r w:rsidR="41688851" w:rsidRPr="2F2F1BCE">
        <w:rPr>
          <w:rFonts w:ascii="Arial" w:eastAsia="Arial" w:hAnsi="Arial" w:cs="Arial"/>
          <w:color w:val="000000" w:themeColor="text1"/>
          <w:sz w:val="24"/>
          <w:szCs w:val="24"/>
        </w:rPr>
        <w:t xml:space="preserve"> Softwareabhängigkeiten</w:t>
      </w:r>
      <w:r w:rsidR="7B232134" w:rsidRPr="2F2F1BCE">
        <w:rPr>
          <w:rFonts w:ascii="Arial" w:eastAsia="Arial" w:hAnsi="Arial" w:cs="Arial"/>
          <w:color w:val="000000" w:themeColor="text1"/>
          <w:sz w:val="24"/>
          <w:szCs w:val="24"/>
        </w:rPr>
        <w:t xml:space="preserve"> benötigt werden</w:t>
      </w:r>
      <w:r w:rsidR="41688851" w:rsidRPr="2F2F1BCE">
        <w:rPr>
          <w:rFonts w:ascii="Arial" w:eastAsia="Arial" w:hAnsi="Arial" w:cs="Arial"/>
          <w:color w:val="000000" w:themeColor="text1"/>
          <w:sz w:val="24"/>
          <w:szCs w:val="24"/>
        </w:rPr>
        <w:t>.</w:t>
      </w:r>
    </w:p>
    <w:p w14:paraId="017053C7" w14:textId="59B8F15F" w:rsidR="6FE35FB5" w:rsidRDefault="6FE35FB5" w:rsidP="5009833A">
      <w:pPr>
        <w:spacing w:line="360" w:lineRule="auto"/>
        <w:rPr>
          <w:rFonts w:ascii="Arial" w:eastAsia="Arial" w:hAnsi="Arial" w:cs="Arial"/>
          <w:color w:val="000000" w:themeColor="text1"/>
          <w:sz w:val="24"/>
          <w:szCs w:val="24"/>
        </w:rPr>
      </w:pPr>
      <w:r w:rsidRPr="5009833A">
        <w:rPr>
          <w:rFonts w:ascii="Arial" w:eastAsia="Arial" w:hAnsi="Arial" w:cs="Arial"/>
          <w:color w:val="000000" w:themeColor="text1"/>
          <w:sz w:val="24"/>
          <w:szCs w:val="24"/>
        </w:rPr>
        <w:lastRenderedPageBreak/>
        <w:t xml:space="preserve">Ein weiterer Nachteil ist der, dass die </w:t>
      </w:r>
      <w:r w:rsidR="17D5B804" w:rsidRPr="5009833A">
        <w:rPr>
          <w:rFonts w:ascii="Arial" w:eastAsia="Arial" w:hAnsi="Arial" w:cs="Arial"/>
          <w:color w:val="000000" w:themeColor="text1"/>
          <w:sz w:val="24"/>
          <w:szCs w:val="24"/>
        </w:rPr>
        <w:t xml:space="preserve">Unternehmensdaten </w:t>
      </w:r>
      <w:r w:rsidRPr="5009833A">
        <w:rPr>
          <w:rFonts w:ascii="Arial" w:eastAsia="Arial" w:hAnsi="Arial" w:cs="Arial"/>
          <w:color w:val="000000" w:themeColor="text1"/>
          <w:sz w:val="24"/>
          <w:szCs w:val="24"/>
        </w:rPr>
        <w:t>in einem Einzelmandantensystem</w:t>
      </w:r>
      <w:r w:rsidR="12BD2506" w:rsidRPr="5009833A">
        <w:rPr>
          <w:rFonts w:ascii="Arial" w:eastAsia="Arial" w:hAnsi="Arial" w:cs="Arial"/>
          <w:color w:val="000000" w:themeColor="text1"/>
          <w:sz w:val="24"/>
          <w:szCs w:val="24"/>
        </w:rPr>
        <w:t xml:space="preserve"> nicht getrennt von anderen Unternehmensdaten sind und diese sichtbar sind für andere Unternehmen.</w:t>
      </w:r>
    </w:p>
    <w:p w14:paraId="1B46C080" w14:textId="3C85F614" w:rsidR="0561F022" w:rsidRDefault="140695D0" w:rsidP="14E92987">
      <w:pPr>
        <w:spacing w:line="360" w:lineRule="auto"/>
        <w:rPr>
          <w:rFonts w:ascii="Arial" w:eastAsia="Arial" w:hAnsi="Arial" w:cs="Arial"/>
          <w:color w:val="000000" w:themeColor="text1"/>
          <w:sz w:val="24"/>
          <w:szCs w:val="24"/>
        </w:rPr>
      </w:pPr>
      <w:r w:rsidRPr="2F2F1BCE">
        <w:rPr>
          <w:rFonts w:ascii="Arial" w:eastAsia="Arial" w:hAnsi="Arial" w:cs="Arial"/>
          <w:color w:val="000000" w:themeColor="text1"/>
          <w:sz w:val="24"/>
          <w:szCs w:val="24"/>
        </w:rPr>
        <w:t>Multimandantenfähigkeit verhindert dies</w:t>
      </w:r>
      <w:r w:rsidR="66929ED3" w:rsidRPr="2F2F1BCE">
        <w:rPr>
          <w:rFonts w:ascii="Arial" w:eastAsia="Arial" w:hAnsi="Arial" w:cs="Arial"/>
          <w:color w:val="000000" w:themeColor="text1"/>
          <w:sz w:val="24"/>
          <w:szCs w:val="24"/>
        </w:rPr>
        <w:t>e Probleme</w:t>
      </w:r>
      <w:r w:rsidRPr="2F2F1BCE">
        <w:rPr>
          <w:rFonts w:ascii="Arial" w:eastAsia="Arial" w:hAnsi="Arial" w:cs="Arial"/>
          <w:color w:val="000000" w:themeColor="text1"/>
          <w:sz w:val="24"/>
          <w:szCs w:val="24"/>
        </w:rPr>
        <w:t xml:space="preserve">, wodurch </w:t>
      </w:r>
      <w:r w:rsidR="359C4B67" w:rsidRPr="2F2F1BCE">
        <w:rPr>
          <w:rFonts w:ascii="Arial" w:eastAsia="Arial" w:hAnsi="Arial" w:cs="Arial"/>
          <w:color w:val="000000" w:themeColor="text1"/>
          <w:sz w:val="24"/>
          <w:szCs w:val="24"/>
        </w:rPr>
        <w:t xml:space="preserve">die </w:t>
      </w:r>
      <w:r w:rsidRPr="2F2F1BCE">
        <w:rPr>
          <w:rFonts w:ascii="Arial" w:eastAsia="Arial" w:hAnsi="Arial" w:cs="Arial"/>
          <w:color w:val="000000" w:themeColor="text1"/>
          <w:sz w:val="24"/>
          <w:szCs w:val="24"/>
        </w:rPr>
        <w:t>Kosten reduziert werden</w:t>
      </w:r>
      <w:r w:rsidR="62AEA798" w:rsidRPr="2F2F1BCE">
        <w:rPr>
          <w:rFonts w:ascii="Arial" w:eastAsia="Arial" w:hAnsi="Arial" w:cs="Arial"/>
          <w:color w:val="000000" w:themeColor="text1"/>
          <w:sz w:val="24"/>
          <w:szCs w:val="24"/>
        </w:rPr>
        <w:t xml:space="preserve"> und Unternehmensdaten getrennt werden</w:t>
      </w:r>
      <w:r w:rsidRPr="2F2F1BCE">
        <w:rPr>
          <w:rFonts w:ascii="Arial" w:eastAsia="Arial" w:hAnsi="Arial" w:cs="Arial"/>
          <w:color w:val="000000" w:themeColor="text1"/>
          <w:sz w:val="24"/>
          <w:szCs w:val="24"/>
        </w:rPr>
        <w:t>.</w:t>
      </w:r>
    </w:p>
    <w:p w14:paraId="7BEDE929" w14:textId="6DC57BF0" w:rsidR="5009833A" w:rsidRDefault="5009833A" w:rsidP="5009833A">
      <w:pPr>
        <w:spacing w:line="360" w:lineRule="auto"/>
        <w:rPr>
          <w:rFonts w:ascii="Arial" w:eastAsia="Arial" w:hAnsi="Arial" w:cs="Arial"/>
          <w:color w:val="000000" w:themeColor="text1"/>
          <w:sz w:val="24"/>
          <w:szCs w:val="24"/>
        </w:rPr>
      </w:pPr>
    </w:p>
    <w:p w14:paraId="1B6F56E3" w14:textId="7FD41BD8" w:rsidR="207BBC82" w:rsidRDefault="5C198EBD" w:rsidP="5F13D769">
      <w:pPr>
        <w:pStyle w:val="berschrift2"/>
        <w:spacing w:line="360" w:lineRule="auto"/>
        <w:rPr>
          <w:rFonts w:ascii="Arial" w:eastAsia="Arial" w:hAnsi="Arial" w:cs="Arial"/>
          <w:sz w:val="24"/>
          <w:szCs w:val="24"/>
        </w:rPr>
      </w:pPr>
      <w:bookmarkStart w:id="10" w:name="_Toc790554643"/>
      <w:bookmarkStart w:id="11" w:name="_Toc2142661330"/>
      <w:bookmarkStart w:id="12" w:name="_Toc170488856"/>
      <w:r w:rsidRPr="5009833A">
        <w:rPr>
          <w:rFonts w:ascii="Arial" w:eastAsia="Arial" w:hAnsi="Arial" w:cs="Arial"/>
          <w:sz w:val="24"/>
          <w:szCs w:val="24"/>
        </w:rPr>
        <w:t>1.</w:t>
      </w:r>
      <w:r w:rsidR="34496363" w:rsidRPr="5009833A">
        <w:rPr>
          <w:rFonts w:ascii="Arial" w:eastAsia="Arial" w:hAnsi="Arial" w:cs="Arial"/>
          <w:sz w:val="24"/>
          <w:szCs w:val="24"/>
        </w:rPr>
        <w:t xml:space="preserve">3 </w:t>
      </w:r>
      <w:r w:rsidR="63827159" w:rsidRPr="5009833A">
        <w:rPr>
          <w:rFonts w:ascii="Arial" w:eastAsia="Arial" w:hAnsi="Arial" w:cs="Arial"/>
          <w:sz w:val="24"/>
          <w:szCs w:val="24"/>
        </w:rPr>
        <w:t xml:space="preserve">Ziel </w:t>
      </w:r>
      <w:r w:rsidR="7213F7FF" w:rsidRPr="5009833A">
        <w:rPr>
          <w:rFonts w:ascii="Arial" w:eastAsia="Arial" w:hAnsi="Arial" w:cs="Arial"/>
          <w:sz w:val="24"/>
          <w:szCs w:val="24"/>
        </w:rPr>
        <w:t>dieser Arbeit</w:t>
      </w:r>
      <w:bookmarkEnd w:id="10"/>
      <w:bookmarkEnd w:id="11"/>
      <w:bookmarkEnd w:id="12"/>
    </w:p>
    <w:p w14:paraId="7DBD0EBF" w14:textId="51A46996" w:rsidR="5F13D769" w:rsidRDefault="5F13D769" w:rsidP="5009833A">
      <w:pPr>
        <w:spacing w:line="360" w:lineRule="auto"/>
      </w:pPr>
    </w:p>
    <w:p w14:paraId="34E4EB39" w14:textId="69BC5327" w:rsidR="5F13D769" w:rsidRDefault="59C4FEF6" w:rsidP="5009833A">
      <w:pPr>
        <w:spacing w:line="360" w:lineRule="auto"/>
        <w:rPr>
          <w:rFonts w:ascii="Arial" w:eastAsia="Arial" w:hAnsi="Arial" w:cs="Arial"/>
          <w:sz w:val="24"/>
          <w:szCs w:val="24"/>
        </w:rPr>
      </w:pPr>
      <w:r w:rsidRPr="5009833A">
        <w:rPr>
          <w:rFonts w:ascii="Arial" w:eastAsia="Arial" w:hAnsi="Arial" w:cs="Arial"/>
          <w:sz w:val="24"/>
          <w:szCs w:val="24"/>
        </w:rPr>
        <w:t xml:space="preserve">Das Ziel dieser Arbeit ist es zu überprüfen, ob </w:t>
      </w:r>
      <w:r w:rsidR="6FCC1F65" w:rsidRPr="14E92987">
        <w:rPr>
          <w:rFonts w:ascii="Arial" w:eastAsia="Arial" w:hAnsi="Arial" w:cs="Arial"/>
          <w:sz w:val="24"/>
          <w:szCs w:val="24"/>
        </w:rPr>
        <w:t>im Backend</w:t>
      </w:r>
      <w:r w:rsidR="03B632FC" w:rsidRPr="5009833A">
        <w:rPr>
          <w:rFonts w:ascii="Arial" w:eastAsia="Arial" w:hAnsi="Arial" w:cs="Arial"/>
          <w:sz w:val="24"/>
          <w:szCs w:val="24"/>
        </w:rPr>
        <w:t xml:space="preserve"> der </w:t>
      </w:r>
      <w:r w:rsidRPr="5009833A">
        <w:rPr>
          <w:rFonts w:ascii="Arial" w:eastAsia="Arial" w:hAnsi="Arial" w:cs="Arial"/>
          <w:sz w:val="24"/>
          <w:szCs w:val="24"/>
        </w:rPr>
        <w:t xml:space="preserve">SPE </w:t>
      </w:r>
      <w:r w:rsidR="6A73BEF7" w:rsidRPr="5009833A">
        <w:rPr>
          <w:rFonts w:ascii="Arial" w:eastAsia="Arial" w:hAnsi="Arial" w:cs="Arial"/>
          <w:sz w:val="24"/>
          <w:szCs w:val="24"/>
        </w:rPr>
        <w:t xml:space="preserve">ein </w:t>
      </w:r>
      <w:proofErr w:type="spellStart"/>
      <w:r w:rsidR="6A73BEF7" w:rsidRPr="5009833A">
        <w:rPr>
          <w:rFonts w:ascii="Arial" w:eastAsia="Arial" w:hAnsi="Arial" w:cs="Arial"/>
          <w:sz w:val="24"/>
          <w:szCs w:val="24"/>
        </w:rPr>
        <w:t>multimand-antenfähiges</w:t>
      </w:r>
      <w:proofErr w:type="spellEnd"/>
      <w:r w:rsidR="6A73BEF7" w:rsidRPr="5009833A">
        <w:rPr>
          <w:rFonts w:ascii="Arial" w:eastAsia="Arial" w:hAnsi="Arial" w:cs="Arial"/>
          <w:sz w:val="24"/>
          <w:szCs w:val="24"/>
        </w:rPr>
        <w:t xml:space="preserve"> Berechtigungskonzept entwickelbar </w:t>
      </w:r>
      <w:r w:rsidR="6182B20D" w:rsidRPr="5009833A">
        <w:rPr>
          <w:rFonts w:ascii="Arial" w:eastAsia="Arial" w:hAnsi="Arial" w:cs="Arial"/>
          <w:sz w:val="24"/>
          <w:szCs w:val="24"/>
        </w:rPr>
        <w:t>ist.</w:t>
      </w:r>
    </w:p>
    <w:p w14:paraId="2952AC07" w14:textId="3BEF6242" w:rsidR="5F13D769" w:rsidRDefault="6182B20D" w:rsidP="5009833A">
      <w:pPr>
        <w:spacing w:line="360" w:lineRule="auto"/>
        <w:rPr>
          <w:rFonts w:ascii="Arial" w:eastAsia="Arial" w:hAnsi="Arial" w:cs="Arial"/>
          <w:sz w:val="24"/>
          <w:szCs w:val="24"/>
        </w:rPr>
      </w:pPr>
      <w:r w:rsidRPr="5009833A">
        <w:rPr>
          <w:rFonts w:ascii="Arial" w:eastAsia="Arial" w:hAnsi="Arial" w:cs="Arial"/>
          <w:sz w:val="24"/>
          <w:szCs w:val="24"/>
        </w:rPr>
        <w:t xml:space="preserve">Dabei </w:t>
      </w:r>
      <w:r w:rsidR="350BBB05" w:rsidRPr="5009833A">
        <w:rPr>
          <w:rFonts w:ascii="Arial" w:eastAsia="Arial" w:hAnsi="Arial" w:cs="Arial"/>
          <w:sz w:val="24"/>
          <w:szCs w:val="24"/>
        </w:rPr>
        <w:t xml:space="preserve">wird geplant, wie man die Multimandantenfähigkeit im </w:t>
      </w:r>
      <w:r w:rsidR="6334F9E2" w:rsidRPr="5009833A">
        <w:rPr>
          <w:rFonts w:ascii="Arial" w:eastAsia="Arial" w:hAnsi="Arial" w:cs="Arial"/>
          <w:sz w:val="24"/>
          <w:szCs w:val="24"/>
        </w:rPr>
        <w:t>P</w:t>
      </w:r>
      <w:r w:rsidR="350BBB05" w:rsidRPr="5009833A">
        <w:rPr>
          <w:rFonts w:ascii="Arial" w:eastAsia="Arial" w:hAnsi="Arial" w:cs="Arial"/>
          <w:sz w:val="24"/>
          <w:szCs w:val="24"/>
        </w:rPr>
        <w:t>rojekt umsetzt</w:t>
      </w:r>
      <w:r w:rsidR="58E6C5B5" w:rsidRPr="5009833A">
        <w:rPr>
          <w:rFonts w:ascii="Arial" w:eastAsia="Arial" w:hAnsi="Arial" w:cs="Arial"/>
          <w:sz w:val="24"/>
          <w:szCs w:val="24"/>
        </w:rPr>
        <w:t>. Dafür werden verschiedene Lösungsansätze erkundet und bewertet.</w:t>
      </w:r>
    </w:p>
    <w:p w14:paraId="049BEC0E" w14:textId="1109798D" w:rsidR="22E7E25D" w:rsidRDefault="22E7E25D" w:rsidP="2F2F1BCE">
      <w:pPr>
        <w:spacing w:line="360" w:lineRule="auto"/>
      </w:pPr>
      <w:r w:rsidRPr="2F2F1BCE">
        <w:rPr>
          <w:rFonts w:ascii="Arial" w:eastAsia="Arial" w:hAnsi="Arial" w:cs="Arial"/>
          <w:sz w:val="24"/>
          <w:szCs w:val="24"/>
        </w:rPr>
        <w:t xml:space="preserve">Weitere Ziele sind die Einrichtung automatisierter Test-, </w:t>
      </w:r>
      <w:proofErr w:type="spellStart"/>
      <w:r w:rsidRPr="2F2F1BCE">
        <w:rPr>
          <w:rFonts w:ascii="Arial" w:eastAsia="Arial" w:hAnsi="Arial" w:cs="Arial"/>
          <w:sz w:val="24"/>
          <w:szCs w:val="24"/>
        </w:rPr>
        <w:t>Versionierungs</w:t>
      </w:r>
      <w:proofErr w:type="spellEnd"/>
      <w:r w:rsidRPr="2F2F1BCE">
        <w:rPr>
          <w:rFonts w:ascii="Arial" w:eastAsia="Arial" w:hAnsi="Arial" w:cs="Arial"/>
          <w:sz w:val="24"/>
          <w:szCs w:val="24"/>
        </w:rPr>
        <w:t xml:space="preserve">- und </w:t>
      </w:r>
      <w:proofErr w:type="spellStart"/>
      <w:r w:rsidRPr="2F2F1BCE">
        <w:rPr>
          <w:rFonts w:ascii="Arial" w:eastAsia="Arial" w:hAnsi="Arial" w:cs="Arial"/>
          <w:sz w:val="24"/>
          <w:szCs w:val="24"/>
        </w:rPr>
        <w:t>Deploymentprozesse</w:t>
      </w:r>
      <w:proofErr w:type="spellEnd"/>
      <w:r w:rsidRPr="2F2F1BCE">
        <w:rPr>
          <w:rFonts w:ascii="Arial" w:eastAsia="Arial" w:hAnsi="Arial" w:cs="Arial"/>
          <w:sz w:val="24"/>
          <w:szCs w:val="24"/>
        </w:rPr>
        <w:t xml:space="preserve"> für die Demoumgebung.</w:t>
      </w:r>
    </w:p>
    <w:p w14:paraId="24753A8C" w14:textId="2FD48E35" w:rsidR="2895AC36" w:rsidRDefault="0CB2EC92" w:rsidP="14E92987">
      <w:pPr>
        <w:spacing w:line="360" w:lineRule="auto"/>
        <w:rPr>
          <w:rFonts w:ascii="Arial" w:eastAsia="Arial" w:hAnsi="Arial" w:cs="Arial"/>
          <w:sz w:val="24"/>
          <w:szCs w:val="24"/>
        </w:rPr>
      </w:pPr>
      <w:r w:rsidRPr="2F2F1BCE">
        <w:rPr>
          <w:rFonts w:ascii="Arial" w:eastAsia="Arial" w:hAnsi="Arial" w:cs="Arial"/>
          <w:sz w:val="24"/>
          <w:szCs w:val="24"/>
        </w:rPr>
        <w:t xml:space="preserve">Es werden bewusst Methoden gewählt, welche </w:t>
      </w:r>
      <w:r w:rsidR="74B1398E" w:rsidRPr="2F2F1BCE">
        <w:rPr>
          <w:rFonts w:ascii="Arial" w:eastAsia="Arial" w:hAnsi="Arial" w:cs="Arial"/>
          <w:sz w:val="24"/>
          <w:szCs w:val="24"/>
        </w:rPr>
        <w:t xml:space="preserve">zielführend </w:t>
      </w:r>
      <w:r w:rsidR="55AE174A" w:rsidRPr="2F2F1BCE">
        <w:rPr>
          <w:rFonts w:ascii="Arial" w:eastAsia="Arial" w:hAnsi="Arial" w:cs="Arial"/>
          <w:sz w:val="24"/>
          <w:szCs w:val="24"/>
        </w:rPr>
        <w:t xml:space="preserve">überprüfen, ob die SPE multimandantenfähig ist. </w:t>
      </w:r>
    </w:p>
    <w:p w14:paraId="553D6D6D" w14:textId="6FBFDC0C" w:rsidR="73036D14" w:rsidRDefault="73036D14" w:rsidP="2F2F1BCE">
      <w:pPr>
        <w:spacing w:line="360" w:lineRule="auto"/>
        <w:rPr>
          <w:rFonts w:ascii="Arial" w:eastAsia="Arial" w:hAnsi="Arial" w:cs="Arial"/>
          <w:sz w:val="24"/>
          <w:szCs w:val="24"/>
        </w:rPr>
      </w:pPr>
      <w:r w:rsidRPr="2F2F1BCE">
        <w:rPr>
          <w:rFonts w:ascii="Arial" w:eastAsia="Arial" w:hAnsi="Arial" w:cs="Arial"/>
          <w:sz w:val="24"/>
          <w:szCs w:val="24"/>
        </w:rPr>
        <w:t>Ein weiteres, indirektes Ziel ist es zu lernen, wie man in der Informatik wissenschaftlich arbeitet.</w:t>
      </w:r>
    </w:p>
    <w:p w14:paraId="378A6DA4" w14:textId="40F26A8D" w:rsidR="5009833A" w:rsidRDefault="5009833A" w:rsidP="2F2F1BCE">
      <w:pPr>
        <w:spacing w:line="360" w:lineRule="auto"/>
        <w:rPr>
          <w:rFonts w:ascii="Arial" w:eastAsia="Arial" w:hAnsi="Arial" w:cs="Arial"/>
          <w:sz w:val="24"/>
          <w:szCs w:val="24"/>
        </w:rPr>
      </w:pPr>
    </w:p>
    <w:p w14:paraId="024BCB6A" w14:textId="1FF77AF8" w:rsidR="51EB8CFD" w:rsidRDefault="51EB8CFD" w:rsidP="2F2F1BCE">
      <w:pPr>
        <w:pStyle w:val="berschrift1"/>
        <w:rPr>
          <w:rFonts w:ascii="Arial" w:eastAsia="Arial" w:hAnsi="Arial" w:cs="Arial"/>
          <w:sz w:val="24"/>
          <w:szCs w:val="24"/>
        </w:rPr>
      </w:pPr>
      <w:bookmarkStart w:id="13" w:name="_Toc110546023"/>
      <w:bookmarkStart w:id="14" w:name="_Toc1276561362"/>
      <w:bookmarkStart w:id="15" w:name="_Toc170488857"/>
      <w:r>
        <w:t>2.</w:t>
      </w:r>
      <w:r w:rsidR="4D6E4048">
        <w:t xml:space="preserve"> </w:t>
      </w:r>
      <w:r w:rsidR="020F336B">
        <w:t>Angewandte</w:t>
      </w:r>
      <w:r w:rsidR="7FCA9E2F">
        <w:t xml:space="preserve"> </w:t>
      </w:r>
      <w:r>
        <w:t>Method</w:t>
      </w:r>
      <w:r w:rsidR="32FDCC77">
        <w:t>en</w:t>
      </w:r>
      <w:bookmarkEnd w:id="13"/>
      <w:bookmarkEnd w:id="14"/>
      <w:bookmarkEnd w:id="15"/>
      <w:r w:rsidR="275861AF">
        <w:t xml:space="preserve"> </w:t>
      </w:r>
    </w:p>
    <w:p w14:paraId="34A2A58A" w14:textId="32A75D70" w:rsidR="5009833A" w:rsidRDefault="5009833A" w:rsidP="14E92987">
      <w:pPr>
        <w:spacing w:line="360" w:lineRule="auto"/>
      </w:pPr>
    </w:p>
    <w:p w14:paraId="375337CF" w14:textId="7FDD84C8" w:rsidR="527A9760" w:rsidRDefault="527A9760" w:rsidP="5009833A">
      <w:pPr>
        <w:spacing w:line="360" w:lineRule="auto"/>
        <w:rPr>
          <w:rFonts w:ascii="Arial" w:eastAsia="Arial" w:hAnsi="Arial" w:cs="Arial"/>
          <w:sz w:val="24"/>
          <w:szCs w:val="24"/>
        </w:rPr>
      </w:pPr>
      <w:r w:rsidRPr="5009833A">
        <w:rPr>
          <w:rFonts w:ascii="Arial" w:eastAsia="Arial" w:hAnsi="Arial" w:cs="Arial"/>
          <w:sz w:val="24"/>
          <w:szCs w:val="24"/>
        </w:rPr>
        <w:t>Es ist wichtig</w:t>
      </w:r>
      <w:r w:rsidR="205F76DD" w:rsidRPr="5009833A">
        <w:rPr>
          <w:rFonts w:ascii="Arial" w:eastAsia="Arial" w:hAnsi="Arial" w:cs="Arial"/>
          <w:sz w:val="24"/>
          <w:szCs w:val="24"/>
        </w:rPr>
        <w:t xml:space="preserve"> sich</w:t>
      </w:r>
      <w:r w:rsidRPr="5009833A">
        <w:rPr>
          <w:rFonts w:ascii="Arial" w:eastAsia="Arial" w:hAnsi="Arial" w:cs="Arial"/>
          <w:sz w:val="24"/>
          <w:szCs w:val="24"/>
        </w:rPr>
        <w:t xml:space="preserve"> mit den Technologien </w:t>
      </w:r>
      <w:r w:rsidR="78C6E3DD" w:rsidRPr="5009833A">
        <w:rPr>
          <w:rFonts w:ascii="Arial" w:eastAsia="Arial" w:hAnsi="Arial" w:cs="Arial"/>
          <w:sz w:val="24"/>
          <w:szCs w:val="24"/>
        </w:rPr>
        <w:t>in</w:t>
      </w:r>
      <w:r w:rsidRPr="5009833A">
        <w:rPr>
          <w:rFonts w:ascii="Arial" w:eastAsia="Arial" w:hAnsi="Arial" w:cs="Arial"/>
          <w:sz w:val="24"/>
          <w:szCs w:val="24"/>
        </w:rPr>
        <w:t xml:space="preserve"> der SPE auszukennen, bevor man</w:t>
      </w:r>
      <w:r w:rsidR="186B64FC" w:rsidRPr="5009833A">
        <w:rPr>
          <w:rFonts w:ascii="Arial" w:eastAsia="Arial" w:hAnsi="Arial" w:cs="Arial"/>
          <w:sz w:val="24"/>
          <w:szCs w:val="24"/>
        </w:rPr>
        <w:t xml:space="preserve"> die Forschungsfrage beantworten will. </w:t>
      </w:r>
      <w:r w:rsidR="580D42F6" w:rsidRPr="5009833A">
        <w:rPr>
          <w:rFonts w:ascii="Arial" w:eastAsia="Arial" w:hAnsi="Arial" w:cs="Arial"/>
          <w:sz w:val="24"/>
          <w:szCs w:val="24"/>
        </w:rPr>
        <w:t>Die</w:t>
      </w:r>
      <w:r w:rsidR="186B64FC" w:rsidRPr="5009833A">
        <w:rPr>
          <w:rFonts w:ascii="Arial" w:eastAsia="Arial" w:hAnsi="Arial" w:cs="Arial"/>
          <w:sz w:val="24"/>
          <w:szCs w:val="24"/>
        </w:rPr>
        <w:t xml:space="preserve"> erste eingesetzte Methode </w:t>
      </w:r>
      <w:r w:rsidR="620439F3" w:rsidRPr="5009833A">
        <w:rPr>
          <w:rFonts w:ascii="Arial" w:eastAsia="Arial" w:hAnsi="Arial" w:cs="Arial"/>
          <w:sz w:val="24"/>
          <w:szCs w:val="24"/>
        </w:rPr>
        <w:t xml:space="preserve">ist </w:t>
      </w:r>
      <w:r w:rsidR="186B64FC" w:rsidRPr="5009833A">
        <w:rPr>
          <w:rFonts w:ascii="Arial" w:eastAsia="Arial" w:hAnsi="Arial" w:cs="Arial"/>
          <w:sz w:val="24"/>
          <w:szCs w:val="24"/>
        </w:rPr>
        <w:t xml:space="preserve">daher Recherchearbeit auf Basis der </w:t>
      </w:r>
      <w:proofErr w:type="spellStart"/>
      <w:r w:rsidR="186B64FC" w:rsidRPr="5009833A">
        <w:rPr>
          <w:rFonts w:ascii="Arial" w:eastAsia="Arial" w:hAnsi="Arial" w:cs="Arial"/>
          <w:i/>
          <w:iCs/>
          <w:sz w:val="24"/>
          <w:szCs w:val="24"/>
        </w:rPr>
        <w:t>Grounded</w:t>
      </w:r>
      <w:proofErr w:type="spellEnd"/>
      <w:r w:rsidR="186B64FC" w:rsidRPr="5009833A">
        <w:rPr>
          <w:rFonts w:ascii="Arial" w:eastAsia="Arial" w:hAnsi="Arial" w:cs="Arial"/>
          <w:i/>
          <w:iCs/>
          <w:sz w:val="24"/>
          <w:szCs w:val="24"/>
        </w:rPr>
        <w:t xml:space="preserve"> Theory</w:t>
      </w:r>
      <w:r w:rsidR="701C2EEB" w:rsidRPr="2F2F1BCE">
        <w:rPr>
          <w:rFonts w:ascii="Arial" w:eastAsia="Arial" w:hAnsi="Arial" w:cs="Arial"/>
          <w:sz w:val="24"/>
          <w:szCs w:val="24"/>
        </w:rPr>
        <w:t>.</w:t>
      </w:r>
      <w:r w:rsidR="556FBBAF" w:rsidRPr="2F2F1BCE">
        <w:rPr>
          <w:rFonts w:ascii="Arial" w:eastAsia="Arial" w:hAnsi="Arial" w:cs="Arial"/>
          <w:sz w:val="24"/>
          <w:szCs w:val="24"/>
        </w:rPr>
        <w:t xml:space="preserve"> </w:t>
      </w:r>
    </w:p>
    <w:p w14:paraId="6DC585E3" w14:textId="68D410BC" w:rsidR="212D89B2" w:rsidRDefault="212D89B2" w:rsidP="2F2F1BCE">
      <w:pPr>
        <w:spacing w:line="360" w:lineRule="auto"/>
        <w:rPr>
          <w:rFonts w:ascii="Arial" w:eastAsia="Arial" w:hAnsi="Arial" w:cs="Arial"/>
          <w:sz w:val="24"/>
          <w:szCs w:val="24"/>
        </w:rPr>
      </w:pPr>
      <w:r w:rsidRPr="5009833A">
        <w:rPr>
          <w:rFonts w:ascii="Arial" w:eastAsia="Arial" w:hAnsi="Arial" w:cs="Arial"/>
          <w:sz w:val="24"/>
          <w:szCs w:val="24"/>
        </w:rPr>
        <w:t xml:space="preserve">Die </w:t>
      </w:r>
      <w:proofErr w:type="spellStart"/>
      <w:r w:rsidRPr="5009833A">
        <w:rPr>
          <w:rFonts w:ascii="Arial" w:eastAsia="Arial" w:hAnsi="Arial" w:cs="Arial"/>
          <w:i/>
          <w:iCs/>
          <w:sz w:val="24"/>
          <w:szCs w:val="24"/>
        </w:rPr>
        <w:t>Grounded</w:t>
      </w:r>
      <w:proofErr w:type="spellEnd"/>
      <w:r w:rsidRPr="5009833A">
        <w:rPr>
          <w:rFonts w:ascii="Arial" w:eastAsia="Arial" w:hAnsi="Arial" w:cs="Arial"/>
          <w:i/>
          <w:iCs/>
          <w:sz w:val="24"/>
          <w:szCs w:val="24"/>
        </w:rPr>
        <w:t xml:space="preserve"> Theory</w:t>
      </w:r>
      <w:r w:rsidRPr="2F2F1BCE">
        <w:rPr>
          <w:rFonts w:ascii="Arial" w:eastAsia="Arial" w:hAnsi="Arial" w:cs="Arial"/>
          <w:i/>
          <w:sz w:val="24"/>
          <w:szCs w:val="24"/>
        </w:rPr>
        <w:t xml:space="preserve"> </w:t>
      </w:r>
      <w:commentRangeStart w:id="16"/>
      <w:r w:rsidR="682531E2" w:rsidRPr="2F2F1BCE">
        <w:rPr>
          <w:rFonts w:ascii="Arial" w:eastAsia="Arial" w:hAnsi="Arial" w:cs="Arial"/>
          <w:sz w:val="24"/>
          <w:szCs w:val="24"/>
        </w:rPr>
        <w:t xml:space="preserve"> </w:t>
      </w:r>
      <w:commentRangeEnd w:id="16"/>
      <w:r>
        <w:rPr>
          <w:rStyle w:val="Kommentarzeichen"/>
        </w:rPr>
        <w:commentReference w:id="16"/>
      </w:r>
      <w:r w:rsidR="588152E9" w:rsidRPr="5009833A">
        <w:rPr>
          <w:rFonts w:ascii="Arial" w:eastAsia="Arial" w:hAnsi="Arial" w:cs="Arial"/>
          <w:sz w:val="24"/>
          <w:szCs w:val="24"/>
        </w:rPr>
        <w:t>“ist eine allgemeine Methode der vergleichenden Analyse”</w:t>
      </w:r>
      <w:r w:rsidR="588152E9" w:rsidRPr="5009833A">
        <w:rPr>
          <w:rFonts w:ascii="Arial" w:eastAsia="Arial" w:hAnsi="Arial" w:cs="Arial"/>
          <w:i/>
          <w:iCs/>
          <w:sz w:val="24"/>
          <w:szCs w:val="24"/>
        </w:rPr>
        <w:t xml:space="preserve"> </w:t>
      </w:r>
      <w:hyperlink r:id="rId22">
        <w:r w:rsidR="4219C730" w:rsidRPr="2F2F1BCE">
          <w:rPr>
            <w:rStyle w:val="Hyperlink"/>
            <w:rFonts w:ascii="Arial" w:eastAsia="Arial" w:hAnsi="Arial" w:cs="Arial"/>
            <w:sz w:val="24"/>
            <w:szCs w:val="24"/>
          </w:rPr>
          <w:t>[4</w:t>
        </w:r>
        <w:r w:rsidR="6594DC64" w:rsidRPr="2F2F1BCE">
          <w:rPr>
            <w:rStyle w:val="Hyperlink"/>
            <w:rFonts w:ascii="Arial" w:eastAsia="Arial" w:hAnsi="Arial" w:cs="Arial"/>
            <w:sz w:val="24"/>
            <w:szCs w:val="24"/>
          </w:rPr>
          <w:t>, S. 1</w:t>
        </w:r>
        <w:r w:rsidR="4219C730" w:rsidRPr="2F2F1BCE">
          <w:rPr>
            <w:rStyle w:val="Hyperlink"/>
            <w:rFonts w:ascii="Arial" w:eastAsia="Arial" w:hAnsi="Arial" w:cs="Arial"/>
            <w:sz w:val="24"/>
            <w:szCs w:val="24"/>
          </w:rPr>
          <w:t>]</w:t>
        </w:r>
      </w:hyperlink>
      <w:r w:rsidR="4219C730" w:rsidRPr="2F2F1BCE">
        <w:rPr>
          <w:rFonts w:ascii="Arial" w:eastAsia="Arial" w:hAnsi="Arial" w:cs="Arial"/>
          <w:sz w:val="24"/>
          <w:szCs w:val="24"/>
        </w:rPr>
        <w:t>.</w:t>
      </w:r>
      <w:r w:rsidR="588152E9" w:rsidRPr="2F2F1BCE">
        <w:rPr>
          <w:rFonts w:ascii="Arial" w:eastAsia="Arial" w:hAnsi="Arial" w:cs="Arial"/>
          <w:sz w:val="24"/>
          <w:szCs w:val="24"/>
        </w:rPr>
        <w:t xml:space="preserve"> </w:t>
      </w:r>
      <w:r w:rsidR="1B33CE54" w:rsidRPr="5009833A">
        <w:rPr>
          <w:rFonts w:ascii="Arial" w:eastAsia="Arial" w:hAnsi="Arial" w:cs="Arial"/>
          <w:sz w:val="24"/>
          <w:szCs w:val="24"/>
        </w:rPr>
        <w:t xml:space="preserve">In der </w:t>
      </w:r>
      <w:proofErr w:type="spellStart"/>
      <w:r w:rsidR="588152E9" w:rsidRPr="5009833A">
        <w:rPr>
          <w:rFonts w:ascii="Arial" w:eastAsia="Arial" w:hAnsi="Arial" w:cs="Arial"/>
          <w:i/>
          <w:iCs/>
          <w:sz w:val="24"/>
          <w:szCs w:val="24"/>
        </w:rPr>
        <w:t>Grounde</w:t>
      </w:r>
      <w:r w:rsidR="21CADE1C" w:rsidRPr="5009833A">
        <w:rPr>
          <w:rFonts w:ascii="Arial" w:eastAsia="Arial" w:hAnsi="Arial" w:cs="Arial"/>
          <w:i/>
          <w:iCs/>
          <w:sz w:val="24"/>
          <w:szCs w:val="24"/>
        </w:rPr>
        <w:t>d</w:t>
      </w:r>
      <w:proofErr w:type="spellEnd"/>
      <w:r w:rsidR="588152E9" w:rsidRPr="5009833A">
        <w:rPr>
          <w:rFonts w:ascii="Arial" w:eastAsia="Arial" w:hAnsi="Arial" w:cs="Arial"/>
          <w:i/>
          <w:iCs/>
          <w:sz w:val="24"/>
          <w:szCs w:val="24"/>
        </w:rPr>
        <w:t xml:space="preserve"> Theory</w:t>
      </w:r>
      <w:r w:rsidR="588152E9" w:rsidRPr="5009833A">
        <w:rPr>
          <w:rFonts w:ascii="Arial" w:eastAsia="Arial" w:hAnsi="Arial" w:cs="Arial"/>
          <w:sz w:val="24"/>
          <w:szCs w:val="24"/>
        </w:rPr>
        <w:t xml:space="preserve"> </w:t>
      </w:r>
      <w:r w:rsidR="1B1ABF99" w:rsidRPr="5009833A">
        <w:rPr>
          <w:rFonts w:ascii="Arial" w:eastAsia="Arial" w:hAnsi="Arial" w:cs="Arial"/>
          <w:sz w:val="24"/>
          <w:szCs w:val="24"/>
        </w:rPr>
        <w:t>werden d</w:t>
      </w:r>
      <w:r w:rsidR="17AFFAE8" w:rsidRPr="5009833A">
        <w:rPr>
          <w:rFonts w:ascii="Arial" w:eastAsia="Arial" w:hAnsi="Arial" w:cs="Arial"/>
          <w:sz w:val="24"/>
          <w:szCs w:val="24"/>
        </w:rPr>
        <w:t xml:space="preserve">ie Daten </w:t>
      </w:r>
      <w:commentRangeStart w:id="17"/>
      <w:r w:rsidR="4159C657" w:rsidRPr="2F2F1BCE">
        <w:rPr>
          <w:rFonts w:ascii="Arial" w:eastAsia="Arial" w:hAnsi="Arial" w:cs="Arial"/>
          <w:sz w:val="24"/>
          <w:szCs w:val="24"/>
        </w:rPr>
        <w:t xml:space="preserve">als </w:t>
      </w:r>
      <w:r w:rsidR="401735D1" w:rsidRPr="2F2F1BCE">
        <w:rPr>
          <w:rFonts w:ascii="Arial" w:eastAsia="Arial" w:hAnsi="Arial" w:cs="Arial"/>
          <w:i/>
          <w:iCs/>
          <w:sz w:val="24"/>
          <w:szCs w:val="24"/>
        </w:rPr>
        <w:t>M</w:t>
      </w:r>
      <w:r w:rsidR="4159C657" w:rsidRPr="2F2F1BCE">
        <w:rPr>
          <w:rFonts w:ascii="Arial" w:eastAsia="Arial" w:hAnsi="Arial" w:cs="Arial"/>
          <w:i/>
          <w:iCs/>
          <w:sz w:val="24"/>
          <w:szCs w:val="24"/>
        </w:rPr>
        <w:t>emo</w:t>
      </w:r>
      <w:commentRangeEnd w:id="17"/>
      <w:r>
        <w:rPr>
          <w:rStyle w:val="Kommentarzeichen"/>
        </w:rPr>
        <w:commentReference w:id="17"/>
      </w:r>
      <w:r w:rsidR="4159C657" w:rsidRPr="2F2F1BCE">
        <w:rPr>
          <w:rFonts w:ascii="Arial" w:eastAsia="Arial" w:hAnsi="Arial" w:cs="Arial"/>
          <w:sz w:val="24"/>
          <w:szCs w:val="24"/>
        </w:rPr>
        <w:t xml:space="preserve"> </w:t>
      </w:r>
      <w:r w:rsidR="17AFFAE8" w:rsidRPr="5009833A">
        <w:rPr>
          <w:rFonts w:ascii="Arial" w:eastAsia="Arial" w:hAnsi="Arial" w:cs="Arial"/>
          <w:sz w:val="24"/>
          <w:szCs w:val="24"/>
        </w:rPr>
        <w:t xml:space="preserve">dokumentiert und </w:t>
      </w:r>
      <w:r w:rsidR="43FD76CD" w:rsidRPr="5009833A">
        <w:rPr>
          <w:rFonts w:ascii="Arial" w:eastAsia="Arial" w:hAnsi="Arial" w:cs="Arial"/>
          <w:sz w:val="24"/>
          <w:szCs w:val="24"/>
        </w:rPr>
        <w:t>man</w:t>
      </w:r>
      <w:r w:rsidR="6DB48E88" w:rsidRPr="5009833A">
        <w:rPr>
          <w:rFonts w:ascii="Arial" w:eastAsia="Arial" w:hAnsi="Arial" w:cs="Arial"/>
          <w:sz w:val="24"/>
          <w:szCs w:val="24"/>
        </w:rPr>
        <w:t xml:space="preserve"> s</w:t>
      </w:r>
      <w:r w:rsidR="43FD76CD" w:rsidRPr="5009833A">
        <w:rPr>
          <w:rFonts w:ascii="Arial" w:eastAsia="Arial" w:hAnsi="Arial" w:cs="Arial"/>
          <w:sz w:val="24"/>
          <w:szCs w:val="24"/>
        </w:rPr>
        <w:t xml:space="preserve">ammelt </w:t>
      </w:r>
      <w:r w:rsidR="2B731B96" w:rsidRPr="5009833A">
        <w:rPr>
          <w:rFonts w:ascii="Arial" w:eastAsia="Arial" w:hAnsi="Arial" w:cs="Arial"/>
          <w:sz w:val="24"/>
          <w:szCs w:val="24"/>
        </w:rPr>
        <w:t>vom Anfang bis zum Ende des</w:t>
      </w:r>
      <w:r w:rsidR="42FC8C52" w:rsidRPr="5009833A">
        <w:rPr>
          <w:rFonts w:ascii="Arial" w:eastAsia="Arial" w:hAnsi="Arial" w:cs="Arial"/>
          <w:sz w:val="24"/>
          <w:szCs w:val="24"/>
        </w:rPr>
        <w:t xml:space="preserve"> Forschungsprojektes</w:t>
      </w:r>
      <w:r w:rsidR="4599794D" w:rsidRPr="5009833A">
        <w:rPr>
          <w:rFonts w:ascii="Arial" w:eastAsia="Arial" w:hAnsi="Arial" w:cs="Arial"/>
          <w:sz w:val="24"/>
          <w:szCs w:val="24"/>
        </w:rPr>
        <w:t xml:space="preserve"> </w:t>
      </w:r>
      <w:r w:rsidR="6A2870EB" w:rsidRPr="2F2F1BCE">
        <w:rPr>
          <w:rFonts w:ascii="Arial" w:eastAsia="Arial" w:hAnsi="Arial" w:cs="Arial"/>
          <w:sz w:val="24"/>
          <w:szCs w:val="24"/>
        </w:rPr>
        <w:t>qualitative Daten</w:t>
      </w:r>
      <w:r w:rsidR="2D00AD0A" w:rsidRPr="2F2F1BCE">
        <w:rPr>
          <w:rFonts w:ascii="Arial" w:eastAsia="Arial" w:hAnsi="Arial" w:cs="Arial"/>
          <w:sz w:val="24"/>
          <w:szCs w:val="24"/>
        </w:rPr>
        <w:t>.</w:t>
      </w:r>
      <w:r w:rsidR="425F7564" w:rsidRPr="2F2F1BCE">
        <w:rPr>
          <w:rFonts w:ascii="Arial" w:eastAsia="Arial" w:hAnsi="Arial" w:cs="Arial"/>
          <w:sz w:val="24"/>
          <w:szCs w:val="24"/>
        </w:rPr>
        <w:t xml:space="preserve"> </w:t>
      </w:r>
    </w:p>
    <w:p w14:paraId="357CDA1D" w14:textId="58F88A5D" w:rsidR="212D89B2" w:rsidRDefault="74CC0DD2" w:rsidP="5009833A">
      <w:pPr>
        <w:spacing w:line="360" w:lineRule="auto"/>
        <w:rPr>
          <w:rFonts w:ascii="Arial" w:eastAsia="Arial" w:hAnsi="Arial" w:cs="Arial"/>
          <w:sz w:val="24"/>
          <w:szCs w:val="24"/>
        </w:rPr>
      </w:pPr>
      <w:r w:rsidRPr="2F2F1BCE">
        <w:rPr>
          <w:rFonts w:ascii="Arial" w:eastAsia="Arial" w:hAnsi="Arial" w:cs="Arial"/>
          <w:sz w:val="24"/>
          <w:szCs w:val="24"/>
        </w:rPr>
        <w:lastRenderedPageBreak/>
        <w:t>Zu den</w:t>
      </w:r>
      <w:r w:rsidR="4599794D" w:rsidRPr="5009833A">
        <w:rPr>
          <w:rFonts w:ascii="Arial" w:eastAsia="Arial" w:hAnsi="Arial" w:cs="Arial"/>
          <w:sz w:val="24"/>
          <w:szCs w:val="24"/>
        </w:rPr>
        <w:t xml:space="preserve"> qualitativen Daten</w:t>
      </w:r>
      <w:r w:rsidR="0A0F49DB" w:rsidRPr="5009833A">
        <w:rPr>
          <w:rFonts w:ascii="Arial" w:eastAsia="Arial" w:hAnsi="Arial" w:cs="Arial"/>
          <w:sz w:val="24"/>
          <w:szCs w:val="24"/>
        </w:rPr>
        <w:t xml:space="preserve"> </w:t>
      </w:r>
      <w:r w:rsidR="7947008A" w:rsidRPr="2F2F1BCE">
        <w:rPr>
          <w:rFonts w:ascii="Arial" w:eastAsia="Arial" w:hAnsi="Arial" w:cs="Arial"/>
          <w:sz w:val="24"/>
          <w:szCs w:val="24"/>
        </w:rPr>
        <w:t>zählen</w:t>
      </w:r>
      <w:r w:rsidR="71142C53" w:rsidRPr="5009833A">
        <w:rPr>
          <w:rFonts w:ascii="Arial" w:eastAsia="Arial" w:hAnsi="Arial" w:cs="Arial"/>
          <w:sz w:val="24"/>
          <w:szCs w:val="24"/>
        </w:rPr>
        <w:t xml:space="preserve"> in der </w:t>
      </w:r>
      <w:proofErr w:type="spellStart"/>
      <w:r w:rsidR="71142C53" w:rsidRPr="5009833A">
        <w:rPr>
          <w:rFonts w:ascii="Arial" w:eastAsia="Arial" w:hAnsi="Arial" w:cs="Arial"/>
          <w:i/>
          <w:iCs/>
          <w:sz w:val="24"/>
          <w:szCs w:val="24"/>
        </w:rPr>
        <w:t>Grounded</w:t>
      </w:r>
      <w:proofErr w:type="spellEnd"/>
      <w:r w:rsidR="71142C53" w:rsidRPr="5009833A">
        <w:rPr>
          <w:rFonts w:ascii="Arial" w:eastAsia="Arial" w:hAnsi="Arial" w:cs="Arial"/>
          <w:i/>
          <w:iCs/>
          <w:sz w:val="24"/>
          <w:szCs w:val="24"/>
        </w:rPr>
        <w:t xml:space="preserve"> Theory</w:t>
      </w:r>
      <w:r w:rsidR="0A0F49DB" w:rsidRPr="5009833A">
        <w:rPr>
          <w:rFonts w:ascii="Arial" w:eastAsia="Arial" w:hAnsi="Arial" w:cs="Arial"/>
          <w:i/>
          <w:iCs/>
          <w:sz w:val="24"/>
          <w:szCs w:val="24"/>
        </w:rPr>
        <w:t xml:space="preserve"> </w:t>
      </w:r>
      <w:r w:rsidR="0A0F49DB" w:rsidRPr="5009833A">
        <w:rPr>
          <w:rFonts w:ascii="Arial" w:eastAsia="Arial" w:hAnsi="Arial" w:cs="Arial"/>
          <w:sz w:val="24"/>
          <w:szCs w:val="24"/>
        </w:rPr>
        <w:t xml:space="preserve">jegliche Daten, </w:t>
      </w:r>
      <w:r w:rsidR="679EED2B" w:rsidRPr="2F2F1BCE">
        <w:rPr>
          <w:rFonts w:ascii="Arial" w:eastAsia="Arial" w:hAnsi="Arial" w:cs="Arial"/>
          <w:sz w:val="24"/>
          <w:szCs w:val="24"/>
        </w:rPr>
        <w:t>wie bspw.</w:t>
      </w:r>
      <w:r w:rsidR="0A0F49DB" w:rsidRPr="5009833A">
        <w:rPr>
          <w:rFonts w:ascii="Arial" w:eastAsia="Arial" w:hAnsi="Arial" w:cs="Arial"/>
          <w:sz w:val="24"/>
          <w:szCs w:val="24"/>
        </w:rPr>
        <w:t xml:space="preserve"> auch </w:t>
      </w:r>
      <w:r w:rsidR="6FB53685" w:rsidRPr="5009833A">
        <w:rPr>
          <w:rFonts w:ascii="Arial" w:eastAsia="Arial" w:hAnsi="Arial" w:cs="Arial"/>
          <w:sz w:val="24"/>
          <w:szCs w:val="24"/>
        </w:rPr>
        <w:t>Videos und</w:t>
      </w:r>
      <w:r w:rsidR="0A0F49DB" w:rsidRPr="5009833A">
        <w:rPr>
          <w:rFonts w:ascii="Arial" w:eastAsia="Arial" w:hAnsi="Arial" w:cs="Arial"/>
          <w:sz w:val="24"/>
          <w:szCs w:val="24"/>
        </w:rPr>
        <w:t xml:space="preserve"> Diagramme</w:t>
      </w:r>
      <w:r w:rsidR="4E931CD6" w:rsidRPr="5009833A">
        <w:rPr>
          <w:rFonts w:ascii="Arial" w:eastAsia="Arial" w:hAnsi="Arial" w:cs="Arial"/>
          <w:sz w:val="24"/>
          <w:szCs w:val="24"/>
        </w:rPr>
        <w:t xml:space="preserve"> </w:t>
      </w:r>
      <w:hyperlink r:id="rId23">
        <w:r w:rsidR="66587396" w:rsidRPr="2F2F1BCE">
          <w:rPr>
            <w:rStyle w:val="Hyperlink"/>
            <w:rFonts w:ascii="Arial" w:eastAsia="Arial" w:hAnsi="Arial" w:cs="Arial"/>
            <w:sz w:val="24"/>
            <w:szCs w:val="24"/>
          </w:rPr>
          <w:t>[5]</w:t>
        </w:r>
      </w:hyperlink>
      <w:r w:rsidR="3706F8C3" w:rsidRPr="2F2F1BCE">
        <w:rPr>
          <w:rFonts w:ascii="Arial" w:eastAsia="Arial" w:hAnsi="Arial" w:cs="Arial"/>
          <w:sz w:val="24"/>
          <w:szCs w:val="24"/>
        </w:rPr>
        <w:t>.</w:t>
      </w:r>
      <w:r w:rsidR="5B34D6BF" w:rsidRPr="2F2F1BCE">
        <w:rPr>
          <w:rFonts w:ascii="Arial" w:eastAsia="Arial" w:hAnsi="Arial" w:cs="Arial"/>
          <w:sz w:val="24"/>
          <w:szCs w:val="24"/>
        </w:rPr>
        <w:t xml:space="preserve"> Ebenso zählen Interviews </w:t>
      </w:r>
      <w:r w:rsidR="0BDA5329" w:rsidRPr="2F2F1BCE">
        <w:rPr>
          <w:rFonts w:ascii="Arial" w:eastAsia="Arial" w:hAnsi="Arial" w:cs="Arial"/>
          <w:sz w:val="24"/>
          <w:szCs w:val="24"/>
        </w:rPr>
        <w:t xml:space="preserve">mit </w:t>
      </w:r>
      <w:r w:rsidR="328348AF" w:rsidRPr="2F2F1BCE">
        <w:rPr>
          <w:rFonts w:ascii="Arial" w:eastAsia="Arial" w:hAnsi="Arial" w:cs="Arial"/>
          <w:sz w:val="24"/>
          <w:szCs w:val="24"/>
        </w:rPr>
        <w:t>Experten</w:t>
      </w:r>
      <w:r w:rsidR="42A89597" w:rsidRPr="2F2F1BCE">
        <w:rPr>
          <w:rFonts w:ascii="Arial" w:eastAsia="Arial" w:hAnsi="Arial" w:cs="Arial"/>
          <w:sz w:val="24"/>
          <w:szCs w:val="24"/>
        </w:rPr>
        <w:t>,</w:t>
      </w:r>
      <w:r w:rsidR="18FC776F" w:rsidRPr="2F2F1BCE">
        <w:rPr>
          <w:rFonts w:ascii="Arial" w:eastAsia="Arial" w:hAnsi="Arial" w:cs="Arial"/>
          <w:sz w:val="24"/>
          <w:szCs w:val="24"/>
        </w:rPr>
        <w:t xml:space="preserve"> </w:t>
      </w:r>
      <w:r w:rsidR="42A89597" w:rsidRPr="2F2F1BCE">
        <w:rPr>
          <w:rFonts w:ascii="Arial" w:eastAsia="Arial" w:hAnsi="Arial" w:cs="Arial"/>
          <w:sz w:val="24"/>
          <w:szCs w:val="24"/>
        </w:rPr>
        <w:t>die sich mit der Thematik auskennen</w:t>
      </w:r>
      <w:r w:rsidR="328348AF" w:rsidRPr="2F2F1BCE">
        <w:rPr>
          <w:rFonts w:ascii="Arial" w:eastAsia="Arial" w:hAnsi="Arial" w:cs="Arial"/>
          <w:sz w:val="24"/>
          <w:szCs w:val="24"/>
        </w:rPr>
        <w:t>, d</w:t>
      </w:r>
      <w:r w:rsidR="395AB3C5" w:rsidRPr="2F2F1BCE">
        <w:rPr>
          <w:rFonts w:ascii="Arial" w:eastAsia="Arial" w:hAnsi="Arial" w:cs="Arial"/>
          <w:sz w:val="24"/>
          <w:szCs w:val="24"/>
        </w:rPr>
        <w:t>ie</w:t>
      </w:r>
      <w:r w:rsidR="328348AF" w:rsidRPr="2F2F1BCE">
        <w:rPr>
          <w:rFonts w:ascii="Arial" w:eastAsia="Arial" w:hAnsi="Arial" w:cs="Arial"/>
          <w:sz w:val="24"/>
          <w:szCs w:val="24"/>
        </w:rPr>
        <w:t xml:space="preserve"> man erforschen will</w:t>
      </w:r>
      <w:r w:rsidR="3175D1AC" w:rsidRPr="2F2F1BCE">
        <w:rPr>
          <w:rFonts w:ascii="Arial" w:eastAsia="Arial" w:hAnsi="Arial" w:cs="Arial"/>
          <w:sz w:val="24"/>
          <w:szCs w:val="24"/>
        </w:rPr>
        <w:t>.</w:t>
      </w:r>
      <w:r w:rsidR="1810D72C" w:rsidRPr="2F2F1BCE">
        <w:rPr>
          <w:rFonts w:ascii="Arial" w:eastAsia="Arial" w:hAnsi="Arial" w:cs="Arial"/>
          <w:sz w:val="24"/>
          <w:szCs w:val="24"/>
        </w:rPr>
        <w:t xml:space="preserve"> Die </w:t>
      </w:r>
      <w:proofErr w:type="spellStart"/>
      <w:r w:rsidR="1810D72C" w:rsidRPr="2F2F1BCE">
        <w:rPr>
          <w:rFonts w:ascii="Arial" w:eastAsia="Arial" w:hAnsi="Arial" w:cs="Arial"/>
          <w:i/>
          <w:iCs/>
          <w:sz w:val="24"/>
          <w:szCs w:val="24"/>
        </w:rPr>
        <w:t>Grounded</w:t>
      </w:r>
      <w:proofErr w:type="spellEnd"/>
      <w:r w:rsidR="1810D72C" w:rsidRPr="2F2F1BCE">
        <w:rPr>
          <w:rFonts w:ascii="Arial" w:eastAsia="Arial" w:hAnsi="Arial" w:cs="Arial"/>
          <w:i/>
          <w:iCs/>
          <w:sz w:val="24"/>
          <w:szCs w:val="24"/>
        </w:rPr>
        <w:t xml:space="preserve"> </w:t>
      </w:r>
      <w:r w:rsidR="55986761" w:rsidRPr="2F2F1BCE">
        <w:rPr>
          <w:rFonts w:ascii="Arial" w:eastAsia="Arial" w:hAnsi="Arial" w:cs="Arial"/>
          <w:i/>
          <w:iCs/>
          <w:sz w:val="24"/>
          <w:szCs w:val="24"/>
        </w:rPr>
        <w:t>T</w:t>
      </w:r>
      <w:r w:rsidR="1810D72C" w:rsidRPr="2F2F1BCE">
        <w:rPr>
          <w:rFonts w:ascii="Arial" w:eastAsia="Arial" w:hAnsi="Arial" w:cs="Arial"/>
          <w:i/>
          <w:iCs/>
          <w:sz w:val="24"/>
          <w:szCs w:val="24"/>
        </w:rPr>
        <w:t>heor</w:t>
      </w:r>
      <w:r w:rsidR="1810D72C" w:rsidRPr="2F2F1BCE">
        <w:rPr>
          <w:rFonts w:ascii="Arial" w:eastAsia="Arial" w:hAnsi="Arial" w:cs="Arial"/>
          <w:sz w:val="24"/>
          <w:szCs w:val="24"/>
        </w:rPr>
        <w:t xml:space="preserve">y ist </w:t>
      </w:r>
      <w:r w:rsidR="0B4E6020" w:rsidRPr="2F2F1BCE">
        <w:rPr>
          <w:rFonts w:ascii="Arial" w:eastAsia="Arial" w:hAnsi="Arial" w:cs="Arial"/>
          <w:sz w:val="24"/>
          <w:szCs w:val="24"/>
        </w:rPr>
        <w:t>eine qualitative Forschungsmethode</w:t>
      </w:r>
      <w:r w:rsidR="1810D72C" w:rsidRPr="2F2F1BCE">
        <w:rPr>
          <w:rFonts w:ascii="Arial" w:eastAsia="Arial" w:hAnsi="Arial" w:cs="Arial"/>
          <w:sz w:val="24"/>
          <w:szCs w:val="24"/>
        </w:rPr>
        <w:t>, mit welche</w:t>
      </w:r>
      <w:r w:rsidR="35CBDD7A" w:rsidRPr="2F2F1BCE">
        <w:rPr>
          <w:rFonts w:ascii="Arial" w:eastAsia="Arial" w:hAnsi="Arial" w:cs="Arial"/>
          <w:sz w:val="24"/>
          <w:szCs w:val="24"/>
        </w:rPr>
        <w:t>r</w:t>
      </w:r>
      <w:r w:rsidR="53A697D2" w:rsidRPr="2F2F1BCE">
        <w:rPr>
          <w:rFonts w:ascii="Arial" w:eastAsia="Arial" w:hAnsi="Arial" w:cs="Arial"/>
          <w:sz w:val="24"/>
          <w:szCs w:val="24"/>
        </w:rPr>
        <w:t xml:space="preserve"> Daten</w:t>
      </w:r>
      <w:r w:rsidR="1810D72C" w:rsidRPr="2F2F1BCE">
        <w:rPr>
          <w:rFonts w:ascii="Arial" w:eastAsia="Arial" w:hAnsi="Arial" w:cs="Arial"/>
          <w:sz w:val="24"/>
          <w:szCs w:val="24"/>
        </w:rPr>
        <w:t xml:space="preserve"> ges</w:t>
      </w:r>
      <w:r w:rsidR="50BC00D9" w:rsidRPr="2F2F1BCE">
        <w:rPr>
          <w:rFonts w:ascii="Arial" w:eastAsia="Arial" w:hAnsi="Arial" w:cs="Arial"/>
          <w:sz w:val="24"/>
          <w:szCs w:val="24"/>
        </w:rPr>
        <w:t>ammelt werden</w:t>
      </w:r>
      <w:r w:rsidR="1F8046A0" w:rsidRPr="2F2F1BCE">
        <w:rPr>
          <w:rFonts w:ascii="Arial" w:eastAsia="Arial" w:hAnsi="Arial" w:cs="Arial"/>
          <w:sz w:val="24"/>
          <w:szCs w:val="24"/>
        </w:rPr>
        <w:t>.</w:t>
      </w:r>
    </w:p>
    <w:p w14:paraId="701529F1" w14:textId="0652882F" w:rsidR="4EF7AA61" w:rsidRDefault="4EF7AA61" w:rsidP="5009833A">
      <w:pPr>
        <w:spacing w:line="360" w:lineRule="auto"/>
        <w:rPr>
          <w:rFonts w:ascii="Arial" w:eastAsia="Arial" w:hAnsi="Arial" w:cs="Arial"/>
          <w:sz w:val="24"/>
          <w:szCs w:val="24"/>
        </w:rPr>
      </w:pPr>
      <w:r w:rsidRPr="5009833A">
        <w:rPr>
          <w:rFonts w:ascii="Arial" w:eastAsia="Arial" w:hAnsi="Arial" w:cs="Arial"/>
          <w:sz w:val="24"/>
          <w:szCs w:val="24"/>
        </w:rPr>
        <w:t xml:space="preserve">Wenn man die </w:t>
      </w:r>
      <w:proofErr w:type="spellStart"/>
      <w:r w:rsidRPr="5009833A">
        <w:rPr>
          <w:rFonts w:ascii="Arial" w:eastAsia="Arial" w:hAnsi="Arial" w:cs="Arial"/>
          <w:i/>
          <w:iCs/>
          <w:sz w:val="24"/>
          <w:szCs w:val="24"/>
        </w:rPr>
        <w:t>Grounded</w:t>
      </w:r>
      <w:proofErr w:type="spellEnd"/>
      <w:r w:rsidRPr="5009833A">
        <w:rPr>
          <w:rFonts w:ascii="Arial" w:eastAsia="Arial" w:hAnsi="Arial" w:cs="Arial"/>
          <w:i/>
          <w:iCs/>
          <w:sz w:val="24"/>
          <w:szCs w:val="24"/>
        </w:rPr>
        <w:t xml:space="preserve"> Theory </w:t>
      </w:r>
      <w:r w:rsidRPr="5009833A">
        <w:rPr>
          <w:rFonts w:ascii="Arial" w:eastAsia="Arial" w:hAnsi="Arial" w:cs="Arial"/>
          <w:sz w:val="24"/>
          <w:szCs w:val="24"/>
        </w:rPr>
        <w:t>anwendet</w:t>
      </w:r>
      <w:r w:rsidR="7EBBB443" w:rsidRPr="5009833A">
        <w:rPr>
          <w:rFonts w:ascii="Arial" w:eastAsia="Arial" w:hAnsi="Arial" w:cs="Arial"/>
          <w:sz w:val="24"/>
          <w:szCs w:val="24"/>
        </w:rPr>
        <w:t>,</w:t>
      </w:r>
      <w:r w:rsidR="0FC566E9" w:rsidRPr="5009833A">
        <w:rPr>
          <w:rFonts w:ascii="Arial" w:eastAsia="Arial" w:hAnsi="Arial" w:cs="Arial"/>
          <w:sz w:val="24"/>
          <w:szCs w:val="24"/>
        </w:rPr>
        <w:t xml:space="preserve"> werden</w:t>
      </w:r>
      <w:r w:rsidR="7EBBB443" w:rsidRPr="5009833A">
        <w:rPr>
          <w:rFonts w:ascii="Arial" w:eastAsia="Arial" w:hAnsi="Arial" w:cs="Arial"/>
          <w:sz w:val="24"/>
          <w:szCs w:val="24"/>
        </w:rPr>
        <w:t xml:space="preserve"> </w:t>
      </w:r>
      <w:r w:rsidR="6B9E8FB4" w:rsidRPr="5009833A">
        <w:rPr>
          <w:rFonts w:ascii="Arial" w:eastAsia="Arial" w:hAnsi="Arial" w:cs="Arial"/>
          <w:sz w:val="24"/>
          <w:szCs w:val="24"/>
        </w:rPr>
        <w:t xml:space="preserve">von Anfang bis zum Ende der Entwicklung </w:t>
      </w:r>
      <w:r w:rsidR="7EBBB443" w:rsidRPr="5009833A">
        <w:rPr>
          <w:rFonts w:ascii="Arial" w:eastAsia="Arial" w:hAnsi="Arial" w:cs="Arial"/>
          <w:sz w:val="24"/>
          <w:szCs w:val="24"/>
        </w:rPr>
        <w:t>Informationen</w:t>
      </w:r>
      <w:r w:rsidR="328024E3" w:rsidRPr="5009833A">
        <w:rPr>
          <w:rFonts w:ascii="Arial" w:eastAsia="Arial" w:hAnsi="Arial" w:cs="Arial"/>
          <w:sz w:val="24"/>
          <w:szCs w:val="24"/>
        </w:rPr>
        <w:t xml:space="preserve"> </w:t>
      </w:r>
      <w:r w:rsidR="7EBBB443" w:rsidRPr="5009833A">
        <w:rPr>
          <w:rFonts w:ascii="Arial" w:eastAsia="Arial" w:hAnsi="Arial" w:cs="Arial"/>
          <w:sz w:val="24"/>
          <w:szCs w:val="24"/>
        </w:rPr>
        <w:t xml:space="preserve">über die SPE </w:t>
      </w:r>
      <w:r w:rsidR="5C8400E4" w:rsidRPr="5009833A">
        <w:rPr>
          <w:rFonts w:ascii="Arial" w:eastAsia="Arial" w:hAnsi="Arial" w:cs="Arial"/>
          <w:sz w:val="24"/>
          <w:szCs w:val="24"/>
        </w:rPr>
        <w:t xml:space="preserve">und dessen angewandten Technologien </w:t>
      </w:r>
      <w:r w:rsidR="3E7D62FF" w:rsidRPr="5009833A">
        <w:rPr>
          <w:rFonts w:ascii="Arial" w:eastAsia="Arial" w:hAnsi="Arial" w:cs="Arial"/>
          <w:sz w:val="24"/>
          <w:szCs w:val="24"/>
        </w:rPr>
        <w:t xml:space="preserve">gesammelt. </w:t>
      </w:r>
    </w:p>
    <w:p w14:paraId="393A12C4" w14:textId="70C0E0D3" w:rsidR="4E290A97" w:rsidRDefault="4E290A97" w:rsidP="5009833A">
      <w:pPr>
        <w:spacing w:line="360" w:lineRule="auto"/>
        <w:rPr>
          <w:rFonts w:ascii="Arial" w:eastAsia="Arial" w:hAnsi="Arial" w:cs="Arial"/>
          <w:sz w:val="24"/>
          <w:szCs w:val="24"/>
        </w:rPr>
      </w:pPr>
      <w:r w:rsidRPr="5009833A">
        <w:rPr>
          <w:rFonts w:ascii="Arial" w:eastAsia="Arial" w:hAnsi="Arial" w:cs="Arial"/>
          <w:sz w:val="24"/>
          <w:szCs w:val="24"/>
        </w:rPr>
        <w:t>Die qualitative Recherche in dieser Methode wird</w:t>
      </w:r>
      <w:r w:rsidR="26708A7E" w:rsidRPr="5009833A">
        <w:rPr>
          <w:rFonts w:ascii="Arial" w:eastAsia="Arial" w:hAnsi="Arial" w:cs="Arial"/>
          <w:sz w:val="24"/>
          <w:szCs w:val="24"/>
        </w:rPr>
        <w:t xml:space="preserve"> </w:t>
      </w:r>
      <w:r w:rsidR="505BD109" w:rsidRPr="5009833A">
        <w:rPr>
          <w:rFonts w:ascii="Arial" w:eastAsia="Arial" w:hAnsi="Arial" w:cs="Arial"/>
          <w:sz w:val="24"/>
          <w:szCs w:val="24"/>
        </w:rPr>
        <w:t xml:space="preserve">oft </w:t>
      </w:r>
      <w:r w:rsidR="0EC42420" w:rsidRPr="5009833A">
        <w:rPr>
          <w:rFonts w:ascii="Arial" w:eastAsia="Arial" w:hAnsi="Arial" w:cs="Arial"/>
          <w:sz w:val="24"/>
          <w:szCs w:val="24"/>
        </w:rPr>
        <w:t>als “unsystematisch” und “explorativ”</w:t>
      </w:r>
      <w:r w:rsidR="5522645E" w:rsidRPr="5009833A">
        <w:rPr>
          <w:rFonts w:ascii="Arial" w:eastAsia="Arial" w:hAnsi="Arial" w:cs="Arial"/>
          <w:sz w:val="24"/>
          <w:szCs w:val="24"/>
        </w:rPr>
        <w:t xml:space="preserve"> </w:t>
      </w:r>
      <w:r w:rsidR="10891012" w:rsidRPr="5009833A">
        <w:rPr>
          <w:rFonts w:ascii="Arial" w:eastAsia="Arial" w:hAnsi="Arial" w:cs="Arial"/>
          <w:sz w:val="24"/>
          <w:szCs w:val="24"/>
        </w:rPr>
        <w:t>bezeichnet</w:t>
      </w:r>
      <w:r w:rsidR="1BCA3A17" w:rsidRPr="5009833A">
        <w:rPr>
          <w:rFonts w:ascii="Arial" w:eastAsia="Arial" w:hAnsi="Arial" w:cs="Arial"/>
          <w:sz w:val="24"/>
          <w:szCs w:val="24"/>
        </w:rPr>
        <w:t xml:space="preserve"> </w:t>
      </w:r>
      <w:hyperlink r:id="rId24">
        <w:r w:rsidR="4E63AE81" w:rsidRPr="2F2F1BCE">
          <w:rPr>
            <w:rStyle w:val="Hyperlink"/>
            <w:rFonts w:ascii="Arial" w:eastAsia="Arial" w:hAnsi="Arial" w:cs="Arial"/>
            <w:sz w:val="24"/>
            <w:szCs w:val="24"/>
          </w:rPr>
          <w:t>[4</w:t>
        </w:r>
        <w:r w:rsidR="70698152" w:rsidRPr="2F2F1BCE">
          <w:rPr>
            <w:rStyle w:val="Hyperlink"/>
            <w:rFonts w:ascii="Arial" w:eastAsia="Arial" w:hAnsi="Arial" w:cs="Arial"/>
            <w:sz w:val="24"/>
            <w:szCs w:val="24"/>
          </w:rPr>
          <w:t>, S.223</w:t>
        </w:r>
        <w:r w:rsidR="4E63AE81" w:rsidRPr="2F2F1BCE">
          <w:rPr>
            <w:rStyle w:val="Hyperlink"/>
            <w:rFonts w:ascii="Arial" w:eastAsia="Arial" w:hAnsi="Arial" w:cs="Arial"/>
            <w:sz w:val="24"/>
            <w:szCs w:val="24"/>
          </w:rPr>
          <w:t>]</w:t>
        </w:r>
      </w:hyperlink>
      <w:r w:rsidR="4E63AE81" w:rsidRPr="2F2F1BCE">
        <w:rPr>
          <w:rFonts w:ascii="Arial" w:eastAsia="Arial" w:hAnsi="Arial" w:cs="Arial"/>
          <w:sz w:val="24"/>
          <w:szCs w:val="24"/>
        </w:rPr>
        <w:t>.</w:t>
      </w:r>
    </w:p>
    <w:p w14:paraId="00DE3F08" w14:textId="3EACA095" w:rsidR="57848A36" w:rsidRDefault="57848A36" w:rsidP="2F2F1BCE">
      <w:pPr>
        <w:spacing w:line="360" w:lineRule="auto"/>
        <w:rPr>
          <w:rFonts w:ascii="Arial" w:eastAsia="Arial" w:hAnsi="Arial" w:cs="Arial"/>
          <w:sz w:val="24"/>
          <w:szCs w:val="24"/>
        </w:rPr>
      </w:pPr>
      <w:r w:rsidRPr="5009833A">
        <w:rPr>
          <w:rFonts w:ascii="Arial" w:eastAsia="Arial" w:hAnsi="Arial" w:cs="Arial"/>
          <w:sz w:val="24"/>
          <w:szCs w:val="24"/>
        </w:rPr>
        <w:t xml:space="preserve">Man hat sich dennoch für diese Methode entschieden, weil sie gut anwendbar auf ein bereits bestehendes Projekt ist. Die SPE ist in Komponenten aufteilbar und durch W-Fragen wird nachgefragt, welche Komponente welche Funktion hat. </w:t>
      </w:r>
    </w:p>
    <w:p w14:paraId="3D9FBEFE" w14:textId="3AC432E1" w:rsidR="57848A36" w:rsidRDefault="57848A36" w:rsidP="5009833A">
      <w:pPr>
        <w:spacing w:line="360" w:lineRule="auto"/>
        <w:rPr>
          <w:rFonts w:ascii="Arial" w:eastAsia="Arial" w:hAnsi="Arial" w:cs="Arial"/>
          <w:sz w:val="24"/>
          <w:szCs w:val="24"/>
        </w:rPr>
      </w:pPr>
      <w:r w:rsidRPr="5009833A">
        <w:rPr>
          <w:rFonts w:ascii="Arial" w:eastAsia="Arial" w:hAnsi="Arial" w:cs="Arial"/>
          <w:sz w:val="24"/>
          <w:szCs w:val="24"/>
        </w:rPr>
        <w:t>Ein weiterer Grund, dass man sich für die</w:t>
      </w:r>
      <w:r w:rsidRPr="5009833A">
        <w:rPr>
          <w:rFonts w:ascii="Arial" w:eastAsia="Arial" w:hAnsi="Arial" w:cs="Arial"/>
          <w:i/>
          <w:iCs/>
          <w:sz w:val="24"/>
          <w:szCs w:val="24"/>
        </w:rPr>
        <w:t xml:space="preserve"> </w:t>
      </w:r>
      <w:proofErr w:type="spellStart"/>
      <w:r w:rsidRPr="5009833A">
        <w:rPr>
          <w:rFonts w:ascii="Arial" w:eastAsia="Arial" w:hAnsi="Arial" w:cs="Arial"/>
          <w:i/>
          <w:iCs/>
          <w:sz w:val="24"/>
          <w:szCs w:val="24"/>
        </w:rPr>
        <w:t>Grounded</w:t>
      </w:r>
      <w:proofErr w:type="spellEnd"/>
      <w:r w:rsidRPr="5009833A">
        <w:rPr>
          <w:rFonts w:ascii="Arial" w:eastAsia="Arial" w:hAnsi="Arial" w:cs="Arial"/>
          <w:i/>
          <w:iCs/>
          <w:sz w:val="24"/>
          <w:szCs w:val="24"/>
        </w:rPr>
        <w:t xml:space="preserve"> Theory </w:t>
      </w:r>
      <w:r w:rsidRPr="5009833A">
        <w:rPr>
          <w:rFonts w:ascii="Arial" w:eastAsia="Arial" w:hAnsi="Arial" w:cs="Arial"/>
          <w:sz w:val="24"/>
          <w:szCs w:val="24"/>
        </w:rPr>
        <w:t xml:space="preserve">entschied, war, weil bzgl. </w:t>
      </w:r>
      <w:r w:rsidR="7B2445CF" w:rsidRPr="2F2F1BCE">
        <w:rPr>
          <w:rFonts w:ascii="Arial" w:eastAsia="Arial" w:hAnsi="Arial" w:cs="Arial"/>
          <w:sz w:val="24"/>
          <w:szCs w:val="24"/>
        </w:rPr>
        <w:t>d</w:t>
      </w:r>
      <w:r w:rsidR="60DAAEC3" w:rsidRPr="2F2F1BCE">
        <w:rPr>
          <w:rFonts w:ascii="Arial" w:eastAsia="Arial" w:hAnsi="Arial" w:cs="Arial"/>
          <w:sz w:val="24"/>
          <w:szCs w:val="24"/>
        </w:rPr>
        <w:t>en</w:t>
      </w:r>
      <w:r w:rsidRPr="5009833A">
        <w:rPr>
          <w:rFonts w:ascii="Arial" w:eastAsia="Arial" w:hAnsi="Arial" w:cs="Arial"/>
          <w:sz w:val="24"/>
          <w:szCs w:val="24"/>
        </w:rPr>
        <w:t xml:space="preserve"> Technologien wie bspw. Keycloak zunächst recherchiert wurde.</w:t>
      </w:r>
      <w:r w:rsidR="3C04BED5" w:rsidRPr="2F2F1BCE">
        <w:rPr>
          <w:rFonts w:ascii="Arial" w:eastAsia="Arial" w:hAnsi="Arial" w:cs="Arial"/>
          <w:sz w:val="24"/>
          <w:szCs w:val="24"/>
        </w:rPr>
        <w:t xml:space="preserve"> Die Recherche n</w:t>
      </w:r>
      <w:r w:rsidR="68C3DA42" w:rsidRPr="2F2F1BCE">
        <w:rPr>
          <w:rFonts w:ascii="Arial" w:eastAsia="Arial" w:hAnsi="Arial" w:cs="Arial"/>
          <w:sz w:val="24"/>
          <w:szCs w:val="24"/>
        </w:rPr>
        <w:t>immt</w:t>
      </w:r>
      <w:r w:rsidR="3C04BED5" w:rsidRPr="2F2F1BCE">
        <w:rPr>
          <w:rFonts w:ascii="Arial" w:eastAsia="Arial" w:hAnsi="Arial" w:cs="Arial"/>
          <w:sz w:val="24"/>
          <w:szCs w:val="24"/>
        </w:rPr>
        <w:t xml:space="preserve"> ein</w:t>
      </w:r>
      <w:r w:rsidR="79A1410A" w:rsidRPr="2F2F1BCE">
        <w:rPr>
          <w:rFonts w:ascii="Arial" w:eastAsia="Arial" w:hAnsi="Arial" w:cs="Arial"/>
          <w:sz w:val="24"/>
          <w:szCs w:val="24"/>
        </w:rPr>
        <w:t>en</w:t>
      </w:r>
      <w:r w:rsidR="3C04BED5" w:rsidRPr="2F2F1BCE">
        <w:rPr>
          <w:rFonts w:ascii="Arial" w:eastAsia="Arial" w:hAnsi="Arial" w:cs="Arial"/>
          <w:sz w:val="24"/>
          <w:szCs w:val="24"/>
        </w:rPr>
        <w:t xml:space="preserve"> Großteil der Projektarbeit ein. </w:t>
      </w:r>
    </w:p>
    <w:p w14:paraId="3D5AB9EB" w14:textId="24BBCCBA" w:rsidR="5B3DA1E7" w:rsidRDefault="5B3DA1E7" w:rsidP="2F2F1BCE">
      <w:pPr>
        <w:spacing w:line="360" w:lineRule="auto"/>
        <w:rPr>
          <w:rFonts w:ascii="Arial" w:eastAsia="Arial" w:hAnsi="Arial" w:cs="Arial"/>
          <w:sz w:val="24"/>
          <w:szCs w:val="24"/>
        </w:rPr>
      </w:pPr>
      <w:r w:rsidRPr="2F2F1BCE">
        <w:rPr>
          <w:rFonts w:ascii="Arial" w:eastAsia="Arial" w:hAnsi="Arial" w:cs="Arial"/>
          <w:sz w:val="24"/>
          <w:szCs w:val="24"/>
        </w:rPr>
        <w:t>Um zu erkunden, wie die Technologien in der SPE funktionieren w</w:t>
      </w:r>
      <w:r w:rsidR="3FDD424D" w:rsidRPr="2F2F1BCE">
        <w:rPr>
          <w:rFonts w:ascii="Arial" w:eastAsia="Arial" w:hAnsi="Arial" w:cs="Arial"/>
          <w:sz w:val="24"/>
          <w:szCs w:val="24"/>
        </w:rPr>
        <w:t>e</w:t>
      </w:r>
      <w:r w:rsidRPr="2F2F1BCE">
        <w:rPr>
          <w:rFonts w:ascii="Arial" w:eastAsia="Arial" w:hAnsi="Arial" w:cs="Arial"/>
          <w:sz w:val="24"/>
          <w:szCs w:val="24"/>
        </w:rPr>
        <w:t>rden Tutorials und technische Dokumentationen größtenteils verwendet.</w:t>
      </w:r>
      <w:r w:rsidR="6C0AC3E6" w:rsidRPr="2F2F1BCE">
        <w:rPr>
          <w:rFonts w:ascii="Arial" w:eastAsia="Arial" w:hAnsi="Arial" w:cs="Arial"/>
          <w:sz w:val="24"/>
          <w:szCs w:val="24"/>
        </w:rPr>
        <w:t xml:space="preserve"> Es w</w:t>
      </w:r>
      <w:r w:rsidR="5D7EF978" w:rsidRPr="2F2F1BCE">
        <w:rPr>
          <w:rFonts w:ascii="Arial" w:eastAsia="Arial" w:hAnsi="Arial" w:cs="Arial"/>
          <w:sz w:val="24"/>
          <w:szCs w:val="24"/>
        </w:rPr>
        <w:t>e</w:t>
      </w:r>
      <w:r w:rsidR="6C0AC3E6" w:rsidRPr="2F2F1BCE">
        <w:rPr>
          <w:rFonts w:ascii="Arial" w:eastAsia="Arial" w:hAnsi="Arial" w:cs="Arial"/>
          <w:sz w:val="24"/>
          <w:szCs w:val="24"/>
        </w:rPr>
        <w:t xml:space="preserve">rden Entwickler befragt, welche an der Entwicklung der SPE beteiligt waren, inwiefern die Anwendung funktioniert. </w:t>
      </w:r>
    </w:p>
    <w:p w14:paraId="5BFF12CB" w14:textId="44015E3E" w:rsidR="6C75C397" w:rsidRDefault="6C75C397" w:rsidP="2F2F1BCE">
      <w:pPr>
        <w:spacing w:line="360" w:lineRule="auto"/>
        <w:rPr>
          <w:rFonts w:ascii="Arial" w:eastAsia="Arial" w:hAnsi="Arial" w:cs="Arial"/>
          <w:sz w:val="24"/>
          <w:szCs w:val="24"/>
        </w:rPr>
      </w:pPr>
      <w:r w:rsidRPr="5009833A">
        <w:rPr>
          <w:rFonts w:ascii="Arial" w:eastAsia="Arial" w:hAnsi="Arial" w:cs="Arial"/>
          <w:sz w:val="24"/>
          <w:szCs w:val="24"/>
        </w:rPr>
        <w:t xml:space="preserve">Eine weitere, angewandte Methode ist es, das Verhalten der SPE zu beobachten. </w:t>
      </w:r>
      <w:r w:rsidR="2B8D5CF9" w:rsidRPr="5009833A">
        <w:rPr>
          <w:rFonts w:ascii="Arial" w:eastAsia="Arial" w:hAnsi="Arial" w:cs="Arial"/>
          <w:sz w:val="24"/>
          <w:szCs w:val="24"/>
        </w:rPr>
        <w:t xml:space="preserve">Unter </w:t>
      </w:r>
      <w:r w:rsidR="4529861B" w:rsidRPr="2F2F1BCE">
        <w:rPr>
          <w:rFonts w:ascii="Arial" w:eastAsia="Arial" w:hAnsi="Arial" w:cs="Arial"/>
          <w:sz w:val="24"/>
          <w:szCs w:val="24"/>
        </w:rPr>
        <w:t>Beobachtung</w:t>
      </w:r>
      <w:r w:rsidRPr="5009833A">
        <w:rPr>
          <w:rFonts w:ascii="Arial" w:eastAsia="Arial" w:hAnsi="Arial" w:cs="Arial"/>
          <w:sz w:val="24"/>
          <w:szCs w:val="24"/>
        </w:rPr>
        <w:t xml:space="preserve"> versteh</w:t>
      </w:r>
      <w:r w:rsidR="2F999E8F" w:rsidRPr="5009833A">
        <w:rPr>
          <w:rFonts w:ascii="Arial" w:eastAsia="Arial" w:hAnsi="Arial" w:cs="Arial"/>
          <w:sz w:val="24"/>
          <w:szCs w:val="24"/>
        </w:rPr>
        <w:t>t man</w:t>
      </w:r>
      <w:r w:rsidR="4123AA94" w:rsidRPr="2F2F1BCE">
        <w:rPr>
          <w:rFonts w:ascii="Arial" w:eastAsia="Arial" w:hAnsi="Arial" w:cs="Arial"/>
          <w:sz w:val="24"/>
          <w:szCs w:val="24"/>
        </w:rPr>
        <w:t xml:space="preserve"> hier</w:t>
      </w:r>
      <w:r w:rsidR="778E748A" w:rsidRPr="5009833A">
        <w:rPr>
          <w:rFonts w:ascii="Arial" w:eastAsia="Arial" w:hAnsi="Arial" w:cs="Arial"/>
          <w:sz w:val="24"/>
          <w:szCs w:val="24"/>
        </w:rPr>
        <w:t xml:space="preserve">, dass man nach der Projektrecherche </w:t>
      </w:r>
      <w:r w:rsidR="18EC0948" w:rsidRPr="2F2F1BCE">
        <w:rPr>
          <w:rFonts w:ascii="Arial" w:eastAsia="Arial" w:hAnsi="Arial" w:cs="Arial"/>
          <w:sz w:val="24"/>
          <w:szCs w:val="24"/>
        </w:rPr>
        <w:t>herausfindet</w:t>
      </w:r>
      <w:r w:rsidR="79EE077E" w:rsidRPr="2F2F1BCE">
        <w:rPr>
          <w:rFonts w:ascii="Arial" w:eastAsia="Arial" w:hAnsi="Arial" w:cs="Arial"/>
          <w:sz w:val="24"/>
          <w:szCs w:val="24"/>
        </w:rPr>
        <w:t>,</w:t>
      </w:r>
      <w:r w:rsidR="62C4EA30" w:rsidRPr="2F2F1BCE">
        <w:rPr>
          <w:rFonts w:ascii="Arial" w:eastAsia="Arial" w:hAnsi="Arial" w:cs="Arial"/>
          <w:sz w:val="24"/>
          <w:szCs w:val="24"/>
        </w:rPr>
        <w:t xml:space="preserve"> </w:t>
      </w:r>
      <w:r w:rsidR="470F0AEF" w:rsidRPr="2F2F1BCE">
        <w:rPr>
          <w:rFonts w:ascii="Arial" w:eastAsia="Arial" w:hAnsi="Arial" w:cs="Arial"/>
          <w:sz w:val="24"/>
          <w:szCs w:val="24"/>
        </w:rPr>
        <w:t xml:space="preserve">wie </w:t>
      </w:r>
      <w:r w:rsidR="778E748A" w:rsidRPr="5009833A">
        <w:rPr>
          <w:rFonts w:ascii="Arial" w:eastAsia="Arial" w:hAnsi="Arial" w:cs="Arial"/>
          <w:sz w:val="24"/>
          <w:szCs w:val="24"/>
        </w:rPr>
        <w:t xml:space="preserve">einzelne Software-Komponenten </w:t>
      </w:r>
      <w:r w:rsidR="470F0AEF" w:rsidRPr="2F2F1BCE">
        <w:rPr>
          <w:rFonts w:ascii="Arial" w:eastAsia="Arial" w:hAnsi="Arial" w:cs="Arial"/>
          <w:sz w:val="24"/>
          <w:szCs w:val="24"/>
        </w:rPr>
        <w:t xml:space="preserve">in der SPE </w:t>
      </w:r>
      <w:r w:rsidR="270423BE" w:rsidRPr="2F2F1BCE">
        <w:rPr>
          <w:rFonts w:ascii="Arial" w:eastAsia="Arial" w:hAnsi="Arial" w:cs="Arial"/>
          <w:sz w:val="24"/>
          <w:szCs w:val="24"/>
        </w:rPr>
        <w:t>funktionieren.</w:t>
      </w:r>
    </w:p>
    <w:p w14:paraId="74E741F6" w14:textId="58FEC5D1" w:rsidR="6C75C397" w:rsidRDefault="22298580" w:rsidP="5009833A">
      <w:pPr>
        <w:spacing w:line="360" w:lineRule="auto"/>
        <w:rPr>
          <w:rFonts w:ascii="Arial" w:eastAsia="Arial" w:hAnsi="Arial" w:cs="Arial"/>
          <w:sz w:val="24"/>
          <w:szCs w:val="24"/>
        </w:rPr>
      </w:pPr>
      <w:r w:rsidRPr="5009833A">
        <w:rPr>
          <w:rFonts w:ascii="Arial" w:eastAsia="Arial" w:hAnsi="Arial" w:cs="Arial"/>
          <w:sz w:val="24"/>
          <w:szCs w:val="24"/>
        </w:rPr>
        <w:t xml:space="preserve">Da die </w:t>
      </w:r>
      <w:proofErr w:type="gramStart"/>
      <w:r w:rsidRPr="5009833A">
        <w:rPr>
          <w:rFonts w:ascii="Arial" w:eastAsia="Arial" w:hAnsi="Arial" w:cs="Arial"/>
          <w:sz w:val="24"/>
          <w:szCs w:val="24"/>
        </w:rPr>
        <w:t xml:space="preserve">SPE </w:t>
      </w:r>
      <w:r w:rsidR="03AC466E" w:rsidRPr="5009833A">
        <w:rPr>
          <w:rFonts w:ascii="Arial" w:eastAsia="Arial" w:hAnsi="Arial" w:cs="Arial"/>
          <w:sz w:val="24"/>
          <w:szCs w:val="24"/>
        </w:rPr>
        <w:t>Benutzerinformationen</w:t>
      </w:r>
      <w:proofErr w:type="gramEnd"/>
      <w:r w:rsidR="03AC466E" w:rsidRPr="5009833A">
        <w:rPr>
          <w:rFonts w:ascii="Arial" w:eastAsia="Arial" w:hAnsi="Arial" w:cs="Arial"/>
          <w:sz w:val="24"/>
          <w:szCs w:val="24"/>
        </w:rPr>
        <w:t xml:space="preserve"> </w:t>
      </w:r>
      <w:r w:rsidR="7406F2FF" w:rsidRPr="5009833A">
        <w:rPr>
          <w:rFonts w:ascii="Arial" w:eastAsia="Arial" w:hAnsi="Arial" w:cs="Arial"/>
          <w:sz w:val="24"/>
          <w:szCs w:val="24"/>
        </w:rPr>
        <w:t>automatisch provisioniert</w:t>
      </w:r>
      <w:r w:rsidR="0A523791" w:rsidRPr="5009833A">
        <w:rPr>
          <w:rFonts w:ascii="Arial" w:eastAsia="Arial" w:hAnsi="Arial" w:cs="Arial"/>
          <w:sz w:val="24"/>
          <w:szCs w:val="24"/>
        </w:rPr>
        <w:t xml:space="preserve">, wird nach dem Starten der Anwendung im Terminal das Verhalten der Software beobachtet. </w:t>
      </w:r>
      <w:r w:rsidR="1CF3A6D6" w:rsidRPr="2F2F1BCE">
        <w:rPr>
          <w:rFonts w:ascii="Arial" w:eastAsia="Arial" w:hAnsi="Arial" w:cs="Arial"/>
          <w:sz w:val="24"/>
          <w:szCs w:val="24"/>
        </w:rPr>
        <w:t xml:space="preserve">Im Terminal </w:t>
      </w:r>
      <w:r w:rsidR="77CC354E" w:rsidRPr="2F2F1BCE">
        <w:rPr>
          <w:rFonts w:ascii="Arial" w:eastAsia="Arial" w:hAnsi="Arial" w:cs="Arial"/>
          <w:sz w:val="24"/>
          <w:szCs w:val="24"/>
        </w:rPr>
        <w:t>erscheinen,</w:t>
      </w:r>
      <w:r w:rsidR="1CF3A6D6" w:rsidRPr="2F2F1BCE">
        <w:rPr>
          <w:rFonts w:ascii="Arial" w:eastAsia="Arial" w:hAnsi="Arial" w:cs="Arial"/>
          <w:sz w:val="24"/>
          <w:szCs w:val="24"/>
        </w:rPr>
        <w:t xml:space="preserve"> während der automatischen Provisionierung Meldungen darüber, was in</w:t>
      </w:r>
      <w:r w:rsidR="656DBBE6" w:rsidRPr="2F2F1BCE">
        <w:rPr>
          <w:rFonts w:ascii="Arial" w:eastAsia="Arial" w:hAnsi="Arial" w:cs="Arial"/>
          <w:sz w:val="24"/>
          <w:szCs w:val="24"/>
        </w:rPr>
        <w:t xml:space="preserve"> </w:t>
      </w:r>
      <w:r w:rsidR="1CF3A6D6" w:rsidRPr="2F2F1BCE">
        <w:rPr>
          <w:rFonts w:ascii="Arial" w:eastAsia="Arial" w:hAnsi="Arial" w:cs="Arial"/>
          <w:sz w:val="24"/>
          <w:szCs w:val="24"/>
        </w:rPr>
        <w:t xml:space="preserve">der SPE </w:t>
      </w:r>
      <w:r w:rsidR="3F2A45D7" w:rsidRPr="2F2F1BCE">
        <w:rPr>
          <w:rFonts w:ascii="Arial" w:eastAsia="Arial" w:hAnsi="Arial" w:cs="Arial"/>
          <w:sz w:val="24"/>
          <w:szCs w:val="24"/>
        </w:rPr>
        <w:t>geschieht</w:t>
      </w:r>
      <w:r w:rsidR="33E58007" w:rsidRPr="2F2F1BCE">
        <w:rPr>
          <w:rFonts w:ascii="Arial" w:eastAsia="Arial" w:hAnsi="Arial" w:cs="Arial"/>
          <w:sz w:val="24"/>
          <w:szCs w:val="24"/>
        </w:rPr>
        <w:t xml:space="preserve">, bspw. Informationen darüber, welcher Benutzer im Moment provisioniert wurde. Diese Informationen helfen dabei, mehr zu erfahren, wie die SPE funktioniert. </w:t>
      </w:r>
    </w:p>
    <w:p w14:paraId="4535159A" w14:textId="63F92484" w:rsidR="647751EC" w:rsidRDefault="647751EC" w:rsidP="5009833A">
      <w:pPr>
        <w:spacing w:line="360" w:lineRule="auto"/>
        <w:rPr>
          <w:rFonts w:ascii="Arial" w:eastAsia="Arial" w:hAnsi="Arial" w:cs="Arial"/>
          <w:sz w:val="24"/>
          <w:szCs w:val="24"/>
        </w:rPr>
      </w:pPr>
      <w:r w:rsidRPr="5009833A">
        <w:rPr>
          <w:rFonts w:ascii="Arial" w:eastAsia="Arial" w:hAnsi="Arial" w:cs="Arial"/>
          <w:sz w:val="24"/>
          <w:szCs w:val="24"/>
        </w:rPr>
        <w:lastRenderedPageBreak/>
        <w:t xml:space="preserve">Während der </w:t>
      </w:r>
      <w:r w:rsidR="129B65CF" w:rsidRPr="2F2F1BCE">
        <w:rPr>
          <w:rFonts w:ascii="Arial" w:eastAsia="Arial" w:hAnsi="Arial" w:cs="Arial"/>
          <w:sz w:val="24"/>
          <w:szCs w:val="24"/>
        </w:rPr>
        <w:t>Projektarbeit</w:t>
      </w:r>
      <w:r w:rsidRPr="5009833A">
        <w:rPr>
          <w:rFonts w:ascii="Arial" w:eastAsia="Arial" w:hAnsi="Arial" w:cs="Arial"/>
          <w:sz w:val="24"/>
          <w:szCs w:val="24"/>
        </w:rPr>
        <w:t xml:space="preserve"> wird </w:t>
      </w:r>
      <w:r w:rsidR="270E0513" w:rsidRPr="2F2F1BCE">
        <w:rPr>
          <w:rFonts w:ascii="Arial" w:eastAsia="Arial" w:hAnsi="Arial" w:cs="Arial"/>
          <w:sz w:val="24"/>
          <w:szCs w:val="24"/>
        </w:rPr>
        <w:t>die</w:t>
      </w:r>
      <w:r w:rsidR="1B08C1F2" w:rsidRPr="2F2F1BCE">
        <w:rPr>
          <w:rFonts w:ascii="Arial" w:eastAsia="Arial" w:hAnsi="Arial" w:cs="Arial"/>
          <w:sz w:val="24"/>
          <w:szCs w:val="24"/>
        </w:rPr>
        <w:t xml:space="preserve"> </w:t>
      </w:r>
      <w:r w:rsidRPr="5009833A">
        <w:rPr>
          <w:rFonts w:ascii="Arial" w:eastAsia="Arial" w:hAnsi="Arial" w:cs="Arial"/>
          <w:sz w:val="24"/>
          <w:szCs w:val="24"/>
        </w:rPr>
        <w:t>Method</w:t>
      </w:r>
      <w:r w:rsidR="25E4970C" w:rsidRPr="5009833A">
        <w:rPr>
          <w:rFonts w:ascii="Arial" w:eastAsia="Arial" w:hAnsi="Arial" w:cs="Arial"/>
          <w:sz w:val="24"/>
          <w:szCs w:val="24"/>
        </w:rPr>
        <w:t>e weiterhin angewandt</w:t>
      </w:r>
      <w:r w:rsidRPr="5009833A">
        <w:rPr>
          <w:rFonts w:ascii="Arial" w:eastAsia="Arial" w:hAnsi="Arial" w:cs="Arial"/>
          <w:sz w:val="24"/>
          <w:szCs w:val="24"/>
        </w:rPr>
        <w:t xml:space="preserve">. Nach der Programmierung einer Software-Komponente </w:t>
      </w:r>
      <w:r w:rsidR="3C574229" w:rsidRPr="2F2F1BCE">
        <w:rPr>
          <w:rFonts w:ascii="Arial" w:eastAsia="Arial" w:hAnsi="Arial" w:cs="Arial"/>
          <w:sz w:val="24"/>
          <w:szCs w:val="24"/>
        </w:rPr>
        <w:t xml:space="preserve">wird </w:t>
      </w:r>
      <w:r w:rsidR="33287234" w:rsidRPr="5009833A">
        <w:rPr>
          <w:rFonts w:ascii="Arial" w:eastAsia="Arial" w:hAnsi="Arial" w:cs="Arial"/>
          <w:sz w:val="24"/>
          <w:szCs w:val="24"/>
        </w:rPr>
        <w:t>beobachtet, ob sich die SPE wie gewünscht verhält.</w:t>
      </w:r>
    </w:p>
    <w:p w14:paraId="6DE9C35E" w14:textId="0F740892" w:rsidR="6D3BD953" w:rsidRDefault="2EF63C72" w:rsidP="14E92987">
      <w:pPr>
        <w:spacing w:line="360" w:lineRule="auto"/>
        <w:rPr>
          <w:rFonts w:ascii="Arial" w:eastAsia="Arial" w:hAnsi="Arial" w:cs="Arial"/>
          <w:sz w:val="24"/>
          <w:szCs w:val="24"/>
        </w:rPr>
      </w:pPr>
      <w:r w:rsidRPr="2F2F1BCE">
        <w:rPr>
          <w:rFonts w:ascii="Arial" w:eastAsia="Arial" w:hAnsi="Arial" w:cs="Arial"/>
          <w:sz w:val="24"/>
          <w:szCs w:val="24"/>
        </w:rPr>
        <w:t>Falls nicht, werden Veränderungen vorgenommen</w:t>
      </w:r>
      <w:r w:rsidR="3B5E0847" w:rsidRPr="2F2F1BCE">
        <w:rPr>
          <w:rFonts w:ascii="Arial" w:eastAsia="Arial" w:hAnsi="Arial" w:cs="Arial"/>
          <w:sz w:val="24"/>
          <w:szCs w:val="24"/>
        </w:rPr>
        <w:t>.</w:t>
      </w:r>
      <w:r w:rsidRPr="2F2F1BCE">
        <w:rPr>
          <w:rFonts w:ascii="Arial" w:eastAsia="Arial" w:hAnsi="Arial" w:cs="Arial"/>
          <w:sz w:val="24"/>
          <w:szCs w:val="24"/>
        </w:rPr>
        <w:t xml:space="preserve"> </w:t>
      </w:r>
      <w:r w:rsidR="1F438BEA" w:rsidRPr="2F2F1BCE">
        <w:rPr>
          <w:rFonts w:ascii="Arial" w:eastAsia="Arial" w:hAnsi="Arial" w:cs="Arial"/>
          <w:sz w:val="24"/>
          <w:szCs w:val="24"/>
        </w:rPr>
        <w:t>W</w:t>
      </w:r>
      <w:r w:rsidRPr="2F2F1BCE">
        <w:rPr>
          <w:rFonts w:ascii="Arial" w:eastAsia="Arial" w:hAnsi="Arial" w:cs="Arial"/>
          <w:sz w:val="24"/>
          <w:szCs w:val="24"/>
        </w:rPr>
        <w:t>enn die SPE sich wie gewünscht verhält, wird die nächste Software-Komponente entwickelt.</w:t>
      </w:r>
      <w:r w:rsidR="1CC9DAFC" w:rsidRPr="2F2F1BCE">
        <w:rPr>
          <w:rFonts w:ascii="Arial" w:eastAsia="Arial" w:hAnsi="Arial" w:cs="Arial"/>
          <w:sz w:val="24"/>
          <w:szCs w:val="24"/>
        </w:rPr>
        <w:t xml:space="preserve"> </w:t>
      </w:r>
    </w:p>
    <w:p w14:paraId="16C81226" w14:textId="0C7790A9" w:rsidR="371A2079" w:rsidRDefault="371A2079" w:rsidP="2F2F1BCE">
      <w:pPr>
        <w:spacing w:line="360" w:lineRule="auto"/>
        <w:rPr>
          <w:rFonts w:ascii="Arial" w:eastAsia="Arial" w:hAnsi="Arial" w:cs="Arial"/>
          <w:sz w:val="24"/>
          <w:szCs w:val="24"/>
        </w:rPr>
      </w:pPr>
      <w:r w:rsidRPr="2F2F1BCE">
        <w:rPr>
          <w:rFonts w:ascii="Arial" w:eastAsia="Arial" w:hAnsi="Arial" w:cs="Arial"/>
          <w:sz w:val="24"/>
          <w:szCs w:val="24"/>
        </w:rPr>
        <w:t xml:space="preserve">Eine weitere, verwendete Methode ist das Testen. Hier wurden nur </w:t>
      </w:r>
      <w:r w:rsidR="54DF238A" w:rsidRPr="2F2F1BCE">
        <w:rPr>
          <w:rFonts w:ascii="Arial" w:eastAsia="Arial" w:hAnsi="Arial" w:cs="Arial"/>
          <w:sz w:val="24"/>
          <w:szCs w:val="24"/>
        </w:rPr>
        <w:t>Unittests verwendet; andere Testarten wie z.B. Systemtests und Integrationstest wurden nicht angewandt.</w:t>
      </w:r>
      <w:r w:rsidR="36D510D9" w:rsidRPr="2F2F1BCE">
        <w:rPr>
          <w:rFonts w:ascii="Arial" w:eastAsia="Arial" w:hAnsi="Arial" w:cs="Arial"/>
          <w:sz w:val="24"/>
          <w:szCs w:val="24"/>
        </w:rPr>
        <w:t xml:space="preserve"> </w:t>
      </w:r>
    </w:p>
    <w:p w14:paraId="0D725BA4" w14:textId="16CCBC9E" w:rsidR="2F2F1BCE" w:rsidRDefault="2F2F1BCE" w:rsidP="2F2F1BCE">
      <w:pPr>
        <w:spacing w:line="360" w:lineRule="auto"/>
        <w:rPr>
          <w:rFonts w:ascii="Arial" w:eastAsia="Arial" w:hAnsi="Arial" w:cs="Arial"/>
          <w:sz w:val="24"/>
          <w:szCs w:val="24"/>
        </w:rPr>
      </w:pPr>
    </w:p>
    <w:p w14:paraId="77ABB01D" w14:textId="7127316E" w:rsidR="326FC5A6" w:rsidRDefault="579A6DA0" w:rsidP="2F2F1BCE">
      <w:pPr>
        <w:pStyle w:val="berschrift1"/>
      </w:pPr>
      <w:bookmarkStart w:id="18" w:name="_Toc852157417"/>
      <w:bookmarkStart w:id="19" w:name="_Toc1983690532"/>
      <w:bookmarkStart w:id="20" w:name="_Toc170488858"/>
      <w:r>
        <w:t>3.</w:t>
      </w:r>
      <w:r w:rsidR="326FC5A6" w:rsidRPr="5009833A">
        <w:t xml:space="preserve"> Technologien</w:t>
      </w:r>
      <w:bookmarkEnd w:id="18"/>
      <w:bookmarkEnd w:id="19"/>
      <w:bookmarkEnd w:id="20"/>
    </w:p>
    <w:p w14:paraId="335978BA" w14:textId="5FF2DD44" w:rsidR="5009833A" w:rsidRDefault="5009833A" w:rsidP="5009833A">
      <w:pPr>
        <w:spacing w:line="360" w:lineRule="auto"/>
      </w:pPr>
    </w:p>
    <w:p w14:paraId="1731B999" w14:textId="73A380CF" w:rsidR="326FC5A6" w:rsidRDefault="0A271DE0" w:rsidP="2F2F1BCE">
      <w:pPr>
        <w:pStyle w:val="berschrift2"/>
      </w:pPr>
      <w:bookmarkStart w:id="21" w:name="_Toc609204081"/>
      <w:bookmarkStart w:id="22" w:name="_Toc107276369"/>
      <w:bookmarkStart w:id="23" w:name="_Toc170488859"/>
      <w:r>
        <w:t>3</w:t>
      </w:r>
      <w:r w:rsidR="326FC5A6" w:rsidRPr="5009833A">
        <w:t xml:space="preserve">.1 </w:t>
      </w:r>
      <w:commentRangeStart w:id="24"/>
      <w:commentRangeStart w:id="25"/>
      <w:commentRangeStart w:id="26"/>
      <w:r w:rsidR="326FC5A6" w:rsidRPr="5009833A">
        <w:t>Keycloak</w:t>
      </w:r>
      <w:bookmarkEnd w:id="21"/>
      <w:bookmarkEnd w:id="22"/>
      <w:commentRangeEnd w:id="24"/>
      <w:r w:rsidR="326FC5A6">
        <w:rPr>
          <w:rStyle w:val="Kommentarzeichen"/>
        </w:rPr>
        <w:commentReference w:id="24"/>
      </w:r>
      <w:commentRangeEnd w:id="25"/>
      <w:r w:rsidR="326FC5A6">
        <w:rPr>
          <w:rStyle w:val="Kommentarzeichen"/>
        </w:rPr>
        <w:commentReference w:id="25"/>
      </w:r>
      <w:commentRangeEnd w:id="26"/>
      <w:r w:rsidR="326FC5A6">
        <w:rPr>
          <w:rStyle w:val="Kommentarzeichen"/>
        </w:rPr>
        <w:commentReference w:id="26"/>
      </w:r>
      <w:bookmarkEnd w:id="23"/>
    </w:p>
    <w:p w14:paraId="207A9B81" w14:textId="61C1CA69" w:rsidR="5009833A" w:rsidRDefault="5009833A" w:rsidP="14E92987">
      <w:pPr>
        <w:spacing w:line="360" w:lineRule="auto"/>
      </w:pPr>
    </w:p>
    <w:p w14:paraId="3729391B" w14:textId="48BB7D24" w:rsidR="3F602364" w:rsidRDefault="5541F0DA" w:rsidP="14E92987">
      <w:pPr>
        <w:spacing w:line="360" w:lineRule="auto"/>
        <w:rPr>
          <w:rFonts w:ascii="Arial" w:eastAsia="Arial" w:hAnsi="Arial" w:cs="Arial"/>
          <w:sz w:val="24"/>
          <w:szCs w:val="24"/>
        </w:rPr>
      </w:pPr>
      <w:r w:rsidRPr="2F2F1BCE">
        <w:rPr>
          <w:rFonts w:ascii="Arial" w:eastAsia="Arial" w:hAnsi="Arial" w:cs="Arial"/>
          <w:sz w:val="24"/>
          <w:szCs w:val="24"/>
        </w:rPr>
        <w:t xml:space="preserve">Keycloak wird für das Identity –und Access Management </w:t>
      </w:r>
      <w:r w:rsidR="4FA1455E" w:rsidRPr="2F2F1BCE">
        <w:rPr>
          <w:rFonts w:ascii="Arial" w:eastAsia="Arial" w:hAnsi="Arial" w:cs="Arial"/>
          <w:i/>
          <w:iCs/>
          <w:sz w:val="24"/>
          <w:szCs w:val="24"/>
        </w:rPr>
        <w:t>(kurz: IAM)</w:t>
      </w:r>
      <w:r w:rsidR="4FA1455E" w:rsidRPr="2F2F1BCE">
        <w:rPr>
          <w:rFonts w:ascii="Arial" w:eastAsia="Arial" w:hAnsi="Arial" w:cs="Arial"/>
          <w:sz w:val="24"/>
          <w:szCs w:val="24"/>
        </w:rPr>
        <w:t xml:space="preserve"> </w:t>
      </w:r>
      <w:r w:rsidRPr="2F2F1BCE">
        <w:rPr>
          <w:rFonts w:ascii="Arial" w:eastAsia="Arial" w:hAnsi="Arial" w:cs="Arial"/>
          <w:sz w:val="24"/>
          <w:szCs w:val="24"/>
        </w:rPr>
        <w:t>als Open-Source Lösung verwendet, um bestimmte Daten zu speichern und verfügbar zu machen.</w:t>
      </w:r>
    </w:p>
    <w:p w14:paraId="3E198151" w14:textId="4F6AA65F" w:rsidR="0282BAAA" w:rsidRDefault="4D583785" w:rsidP="5009833A">
      <w:pPr>
        <w:spacing w:line="360" w:lineRule="auto"/>
        <w:rPr>
          <w:rFonts w:ascii="Arial" w:eastAsia="Arial" w:hAnsi="Arial" w:cs="Arial"/>
          <w:sz w:val="24"/>
          <w:szCs w:val="24"/>
        </w:rPr>
      </w:pPr>
      <w:commentRangeStart w:id="27"/>
      <w:r w:rsidRPr="2F2F1BCE">
        <w:rPr>
          <w:rFonts w:ascii="Arial" w:eastAsia="Arial" w:hAnsi="Arial" w:cs="Arial"/>
          <w:sz w:val="24"/>
          <w:szCs w:val="24"/>
        </w:rPr>
        <w:t>Laut der</w:t>
      </w:r>
      <w:r w:rsidR="554360AE" w:rsidRPr="2F2F1BCE">
        <w:rPr>
          <w:rFonts w:ascii="Arial" w:eastAsia="Arial" w:hAnsi="Arial" w:cs="Arial"/>
          <w:sz w:val="24"/>
          <w:szCs w:val="24"/>
        </w:rPr>
        <w:t xml:space="preserve"> </w:t>
      </w:r>
      <w:r w:rsidR="041DD8CE" w:rsidRPr="2F2F1BCE">
        <w:rPr>
          <w:rFonts w:ascii="Arial" w:eastAsia="Arial" w:hAnsi="Arial" w:cs="Arial"/>
          <w:sz w:val="24"/>
          <w:szCs w:val="24"/>
        </w:rPr>
        <w:t>Keycloak</w:t>
      </w:r>
      <w:r w:rsidR="4F4427B8" w:rsidRPr="2F2F1BCE">
        <w:rPr>
          <w:rFonts w:ascii="Arial" w:eastAsia="Arial" w:hAnsi="Arial" w:cs="Arial"/>
          <w:sz w:val="24"/>
          <w:szCs w:val="24"/>
        </w:rPr>
        <w:t xml:space="preserve">-Dokumentation </w:t>
      </w:r>
      <w:r w:rsidR="1F3A42EE" w:rsidRPr="2F2F1BCE">
        <w:rPr>
          <w:rFonts w:ascii="Arial" w:eastAsia="Arial" w:hAnsi="Arial" w:cs="Arial"/>
          <w:sz w:val="24"/>
          <w:szCs w:val="24"/>
        </w:rPr>
        <w:t>gibt es</w:t>
      </w:r>
      <w:r w:rsidR="041DD8CE" w:rsidRPr="2F2F1BCE">
        <w:rPr>
          <w:rFonts w:ascii="Arial" w:eastAsia="Arial" w:hAnsi="Arial" w:cs="Arial"/>
          <w:sz w:val="24"/>
          <w:szCs w:val="24"/>
        </w:rPr>
        <w:t xml:space="preserve"> </w:t>
      </w:r>
      <w:r w:rsidR="27DAF25C" w:rsidRPr="2F2F1BCE">
        <w:rPr>
          <w:rFonts w:ascii="Arial" w:eastAsia="Arial" w:hAnsi="Arial" w:cs="Arial"/>
          <w:sz w:val="24"/>
          <w:szCs w:val="24"/>
        </w:rPr>
        <w:t>Terminologien,</w:t>
      </w:r>
      <w:r w:rsidR="602867EA" w:rsidRPr="2F2F1BCE">
        <w:rPr>
          <w:rFonts w:ascii="Arial" w:eastAsia="Arial" w:hAnsi="Arial" w:cs="Arial"/>
          <w:sz w:val="24"/>
          <w:szCs w:val="24"/>
        </w:rPr>
        <w:t xml:space="preserve"> damit unklare Bezeichnungen </w:t>
      </w:r>
      <w:r w:rsidR="4BCF686A" w:rsidRPr="2F2F1BCE">
        <w:rPr>
          <w:rFonts w:ascii="Arial" w:eastAsia="Arial" w:hAnsi="Arial" w:cs="Arial"/>
          <w:sz w:val="24"/>
          <w:szCs w:val="24"/>
        </w:rPr>
        <w:t xml:space="preserve">in der Anwendung </w:t>
      </w:r>
      <w:r w:rsidR="602867EA" w:rsidRPr="2F2F1BCE">
        <w:rPr>
          <w:rFonts w:ascii="Arial" w:eastAsia="Arial" w:hAnsi="Arial" w:cs="Arial"/>
          <w:sz w:val="24"/>
          <w:szCs w:val="24"/>
        </w:rPr>
        <w:t>definiert werden</w:t>
      </w:r>
      <w:r w:rsidR="7DF2A4A3" w:rsidRPr="2F2F1BCE">
        <w:rPr>
          <w:rFonts w:ascii="Arial" w:eastAsia="Arial" w:hAnsi="Arial" w:cs="Arial"/>
          <w:sz w:val="24"/>
          <w:szCs w:val="24"/>
        </w:rPr>
        <w:t>:</w:t>
      </w:r>
      <w:commentRangeEnd w:id="27"/>
      <w:r w:rsidR="0282BAAA">
        <w:rPr>
          <w:rStyle w:val="Kommentarzeichen"/>
        </w:rPr>
        <w:commentReference w:id="27"/>
      </w:r>
    </w:p>
    <w:p w14:paraId="7619EDD2" w14:textId="5CE04FA9" w:rsidR="141A6A40" w:rsidRDefault="041DD8CE" w:rsidP="2F2F1BCE">
      <w:pPr>
        <w:spacing w:line="360" w:lineRule="auto"/>
        <w:rPr>
          <w:rFonts w:ascii="Arial" w:eastAsia="Arial" w:hAnsi="Arial" w:cs="Arial"/>
          <w:sz w:val="24"/>
          <w:szCs w:val="24"/>
        </w:rPr>
      </w:pPr>
      <w:commentRangeStart w:id="28"/>
      <w:r w:rsidRPr="2F2F1BCE">
        <w:rPr>
          <w:rFonts w:ascii="Arial" w:eastAsia="Arial" w:hAnsi="Arial" w:cs="Arial"/>
          <w:i/>
          <w:iCs/>
          <w:color w:val="000000" w:themeColor="text1"/>
          <w:sz w:val="24"/>
          <w:szCs w:val="24"/>
        </w:rPr>
        <w:t xml:space="preserve">Realms </w:t>
      </w:r>
      <w:r w:rsidRPr="2F2F1BCE">
        <w:rPr>
          <w:rFonts w:ascii="Arial" w:eastAsia="Arial" w:hAnsi="Arial" w:cs="Arial"/>
          <w:color w:val="000000" w:themeColor="text1"/>
          <w:sz w:val="24"/>
          <w:szCs w:val="24"/>
        </w:rPr>
        <w:t>verwalten</w:t>
      </w:r>
      <w:r w:rsidRPr="2F2F1BCE">
        <w:rPr>
          <w:rFonts w:ascii="Arial" w:eastAsia="Arial" w:hAnsi="Arial" w:cs="Arial"/>
          <w:i/>
          <w:iCs/>
          <w:color w:val="000000" w:themeColor="text1"/>
          <w:sz w:val="24"/>
          <w:szCs w:val="24"/>
        </w:rPr>
        <w:t xml:space="preserve"> Benutzer, Berechtigungsnachweise</w:t>
      </w:r>
      <w:r w:rsidRPr="2F2F1BCE">
        <w:rPr>
          <w:rFonts w:ascii="Arial" w:eastAsia="Arial" w:hAnsi="Arial" w:cs="Arial"/>
          <w:color w:val="000000" w:themeColor="text1"/>
          <w:sz w:val="24"/>
          <w:szCs w:val="24"/>
        </w:rPr>
        <w:t>, Rollen und Gruppen</w:t>
      </w:r>
      <w:r w:rsidR="447184FD" w:rsidRPr="2F2F1BCE">
        <w:rPr>
          <w:rFonts w:ascii="Arial" w:eastAsia="Arial" w:hAnsi="Arial" w:cs="Arial"/>
          <w:color w:val="000000" w:themeColor="text1"/>
          <w:sz w:val="24"/>
          <w:szCs w:val="24"/>
        </w:rPr>
        <w:t>.</w:t>
      </w:r>
      <w:commentRangeEnd w:id="28"/>
      <w:r w:rsidR="141A6A40">
        <w:rPr>
          <w:rStyle w:val="Kommentarzeichen"/>
        </w:rPr>
        <w:commentReference w:id="28"/>
      </w:r>
      <w:commentRangeStart w:id="29"/>
      <w:r w:rsidR="4E710335" w:rsidRPr="2F2F1BCE">
        <w:rPr>
          <w:rFonts w:ascii="Arial" w:eastAsia="Arial" w:hAnsi="Arial" w:cs="Arial"/>
          <w:sz w:val="24"/>
          <w:szCs w:val="24"/>
        </w:rPr>
        <w:t xml:space="preserve"> </w:t>
      </w:r>
      <w:commentRangeEnd w:id="29"/>
      <w:r w:rsidR="141A6A40">
        <w:rPr>
          <w:rStyle w:val="Kommentarzeichen"/>
        </w:rPr>
        <w:commentReference w:id="29"/>
      </w:r>
      <w:r w:rsidRPr="2F2F1BCE">
        <w:rPr>
          <w:rFonts w:ascii="Arial" w:eastAsia="Arial" w:hAnsi="Arial" w:cs="Arial"/>
          <w:sz w:val="24"/>
          <w:szCs w:val="24"/>
        </w:rPr>
        <w:t xml:space="preserve">Die </w:t>
      </w:r>
      <w:commentRangeStart w:id="30"/>
      <w:commentRangeStart w:id="31"/>
      <w:r w:rsidRPr="2F2F1BCE">
        <w:rPr>
          <w:rFonts w:ascii="Arial" w:eastAsia="Arial" w:hAnsi="Arial" w:cs="Arial"/>
          <w:i/>
          <w:iCs/>
          <w:sz w:val="24"/>
          <w:szCs w:val="24"/>
        </w:rPr>
        <w:t xml:space="preserve">Realms </w:t>
      </w:r>
      <w:r w:rsidRPr="2F2F1BCE">
        <w:rPr>
          <w:rFonts w:ascii="Arial" w:eastAsia="Arial" w:hAnsi="Arial" w:cs="Arial"/>
          <w:sz w:val="24"/>
          <w:szCs w:val="24"/>
        </w:rPr>
        <w:t>sind voneinander getrennt und unabhängig</w:t>
      </w:r>
      <w:r w:rsidR="5519A9F1" w:rsidRPr="2F2F1BCE">
        <w:rPr>
          <w:rFonts w:ascii="Arial" w:eastAsia="Arial" w:hAnsi="Arial" w:cs="Arial"/>
          <w:sz w:val="24"/>
          <w:szCs w:val="24"/>
        </w:rPr>
        <w:t xml:space="preserve">, wodurch </w:t>
      </w:r>
      <w:r w:rsidR="4BB4D8FC" w:rsidRPr="2F2F1BCE">
        <w:rPr>
          <w:rFonts w:ascii="Arial" w:eastAsia="Arial" w:hAnsi="Arial" w:cs="Arial"/>
          <w:sz w:val="24"/>
          <w:szCs w:val="24"/>
        </w:rPr>
        <w:t xml:space="preserve">User aus verschiedenen Realms aufeinander keinen </w:t>
      </w:r>
      <w:r w:rsidR="607805F5" w:rsidRPr="2F2F1BCE">
        <w:rPr>
          <w:rFonts w:ascii="Arial" w:eastAsia="Arial" w:hAnsi="Arial" w:cs="Arial"/>
          <w:sz w:val="24"/>
          <w:szCs w:val="24"/>
        </w:rPr>
        <w:t>Z</w:t>
      </w:r>
      <w:r w:rsidR="4BB4D8FC" w:rsidRPr="2F2F1BCE">
        <w:rPr>
          <w:rFonts w:ascii="Arial" w:eastAsia="Arial" w:hAnsi="Arial" w:cs="Arial"/>
          <w:sz w:val="24"/>
          <w:szCs w:val="24"/>
        </w:rPr>
        <w:t>ugriff</w:t>
      </w:r>
      <w:r w:rsidR="15F3DC4E" w:rsidRPr="2F2F1BCE">
        <w:rPr>
          <w:rFonts w:ascii="Arial" w:eastAsia="Arial" w:hAnsi="Arial" w:cs="Arial"/>
          <w:sz w:val="24"/>
          <w:szCs w:val="24"/>
        </w:rPr>
        <w:t xml:space="preserve"> auf andere User</w:t>
      </w:r>
      <w:r w:rsidR="4BB4D8FC" w:rsidRPr="2F2F1BCE">
        <w:rPr>
          <w:rFonts w:ascii="Arial" w:eastAsia="Arial" w:hAnsi="Arial" w:cs="Arial"/>
          <w:sz w:val="24"/>
          <w:szCs w:val="24"/>
        </w:rPr>
        <w:t xml:space="preserve"> haben</w:t>
      </w:r>
      <w:r w:rsidR="44CF8E82" w:rsidRPr="2F2F1BCE">
        <w:rPr>
          <w:rFonts w:ascii="Arial" w:eastAsia="Arial" w:hAnsi="Arial" w:cs="Arial"/>
          <w:sz w:val="24"/>
          <w:szCs w:val="24"/>
        </w:rPr>
        <w:t>.</w:t>
      </w:r>
      <w:r w:rsidR="227129C4" w:rsidRPr="2F2F1BCE">
        <w:rPr>
          <w:rFonts w:ascii="Arial" w:eastAsia="Arial" w:hAnsi="Arial" w:cs="Arial"/>
          <w:sz w:val="24"/>
          <w:szCs w:val="24"/>
        </w:rPr>
        <w:t xml:space="preserve"> Eine Ausnahme bildet der master-</w:t>
      </w:r>
      <w:proofErr w:type="spellStart"/>
      <w:r w:rsidR="227129C4" w:rsidRPr="2F2F1BCE">
        <w:rPr>
          <w:rFonts w:ascii="Arial" w:eastAsia="Arial" w:hAnsi="Arial" w:cs="Arial"/>
          <w:sz w:val="24"/>
          <w:szCs w:val="24"/>
        </w:rPr>
        <w:t>realm</w:t>
      </w:r>
      <w:proofErr w:type="spellEnd"/>
      <w:r w:rsidR="227129C4" w:rsidRPr="2F2F1BCE">
        <w:rPr>
          <w:rFonts w:ascii="Arial" w:eastAsia="Arial" w:hAnsi="Arial" w:cs="Arial"/>
          <w:sz w:val="24"/>
          <w:szCs w:val="24"/>
        </w:rPr>
        <w:t xml:space="preserve"> in dem auch Zugriffe auf andere Realms möglich sind.</w:t>
      </w:r>
      <w:commentRangeEnd w:id="30"/>
      <w:r w:rsidR="141A6A40">
        <w:rPr>
          <w:rStyle w:val="Kommentarzeichen"/>
        </w:rPr>
        <w:commentReference w:id="30"/>
      </w:r>
      <w:commentRangeEnd w:id="31"/>
      <w:r w:rsidR="141A6A40">
        <w:rPr>
          <w:rStyle w:val="Kommentarzeichen"/>
        </w:rPr>
        <w:commentReference w:id="31"/>
      </w:r>
    </w:p>
    <w:p w14:paraId="193928C3" w14:textId="72144C6F" w:rsidR="141A6A40" w:rsidRDefault="4DB09DE5" w:rsidP="14E92987">
      <w:pPr>
        <w:spacing w:line="360" w:lineRule="auto"/>
        <w:rPr>
          <w:rFonts w:ascii="Arial" w:eastAsia="Arial" w:hAnsi="Arial" w:cs="Arial"/>
          <w:sz w:val="24"/>
          <w:szCs w:val="24"/>
        </w:rPr>
      </w:pPr>
      <w:r w:rsidRPr="2F2F1BCE">
        <w:rPr>
          <w:rFonts w:ascii="Arial" w:eastAsia="Arial" w:hAnsi="Arial" w:cs="Arial"/>
          <w:sz w:val="24"/>
          <w:szCs w:val="24"/>
        </w:rPr>
        <w:t xml:space="preserve">Laut Thorgersen </w:t>
      </w:r>
      <w:commentRangeStart w:id="32"/>
      <w:r w:rsidR="007F4E3D">
        <w:fldChar w:fldCharType="begin"/>
      </w:r>
      <w:r w:rsidR="007F4E3D">
        <w:instrText>HYPERLINK "https://www.google.de/books/edition/Keycloak_Identity_and_Access_Management/WBsvEAAAQBAJ?hl=de&amp;gbpv=0" \h</w:instrText>
      </w:r>
      <w:r w:rsidR="007F4E3D">
        <w:fldChar w:fldCharType="separate"/>
      </w:r>
      <w:r w:rsidRPr="2F2F1BCE">
        <w:rPr>
          <w:rStyle w:val="Hyperlink"/>
          <w:rFonts w:ascii="Arial" w:eastAsia="Arial" w:hAnsi="Arial" w:cs="Arial"/>
          <w:sz w:val="24"/>
          <w:szCs w:val="24"/>
        </w:rPr>
        <w:t>[6]</w:t>
      </w:r>
      <w:r w:rsidR="007F4E3D">
        <w:rPr>
          <w:rStyle w:val="Hyperlink"/>
          <w:rFonts w:ascii="Arial" w:eastAsia="Arial" w:hAnsi="Arial" w:cs="Arial"/>
          <w:sz w:val="24"/>
          <w:szCs w:val="24"/>
        </w:rPr>
        <w:fldChar w:fldCharType="end"/>
      </w:r>
      <w:commentRangeEnd w:id="32"/>
      <w:r w:rsidR="141A6A40">
        <w:rPr>
          <w:rStyle w:val="Kommentarzeichen"/>
        </w:rPr>
        <w:commentReference w:id="32"/>
      </w:r>
      <w:r w:rsidRPr="2F2F1BCE">
        <w:rPr>
          <w:rFonts w:ascii="Arial" w:eastAsia="Arial" w:hAnsi="Arial" w:cs="Arial"/>
          <w:sz w:val="24"/>
          <w:szCs w:val="24"/>
        </w:rPr>
        <w:t xml:space="preserve"> </w:t>
      </w:r>
      <w:r w:rsidR="44CF8E82" w:rsidRPr="2F2F1BCE">
        <w:rPr>
          <w:rFonts w:ascii="Arial" w:eastAsia="Arial" w:hAnsi="Arial" w:cs="Arial"/>
          <w:sz w:val="24"/>
          <w:szCs w:val="24"/>
        </w:rPr>
        <w:t>ist</w:t>
      </w:r>
      <w:r w:rsidR="728D8999" w:rsidRPr="2F2F1BCE">
        <w:rPr>
          <w:rFonts w:ascii="Arial" w:eastAsia="Arial" w:hAnsi="Arial" w:cs="Arial"/>
          <w:sz w:val="24"/>
          <w:szCs w:val="24"/>
        </w:rPr>
        <w:t xml:space="preserve"> dies</w:t>
      </w:r>
      <w:r w:rsidR="44CF8E82" w:rsidRPr="2F2F1BCE">
        <w:rPr>
          <w:rFonts w:ascii="Arial" w:eastAsia="Arial" w:hAnsi="Arial" w:cs="Arial"/>
          <w:sz w:val="24"/>
          <w:szCs w:val="24"/>
        </w:rPr>
        <w:t xml:space="preserve"> nützlich, wenn man zwei Anwendungen voneinander trennen will</w:t>
      </w:r>
      <w:r w:rsidR="103C03CA" w:rsidRPr="2F2F1BCE">
        <w:rPr>
          <w:rFonts w:ascii="Arial" w:eastAsia="Arial" w:hAnsi="Arial" w:cs="Arial"/>
          <w:sz w:val="24"/>
          <w:szCs w:val="24"/>
        </w:rPr>
        <w:t xml:space="preserve">, um bspw. </w:t>
      </w:r>
      <w:r w:rsidR="1D4B7205" w:rsidRPr="2F2F1BCE">
        <w:rPr>
          <w:rFonts w:ascii="Arial" w:eastAsia="Arial" w:hAnsi="Arial" w:cs="Arial"/>
          <w:sz w:val="24"/>
          <w:szCs w:val="24"/>
        </w:rPr>
        <w:t>e</w:t>
      </w:r>
      <w:r w:rsidR="2EF5C744" w:rsidRPr="2F2F1BCE">
        <w:rPr>
          <w:rFonts w:ascii="Arial" w:eastAsia="Arial" w:hAnsi="Arial" w:cs="Arial"/>
          <w:sz w:val="24"/>
          <w:szCs w:val="24"/>
        </w:rPr>
        <w:t xml:space="preserve">xterne Anwendungen und interne Anwendungen eines Unternehmens. </w:t>
      </w:r>
    </w:p>
    <w:p w14:paraId="38FE09AE" w14:textId="61F66246" w:rsidR="141A6A40" w:rsidRDefault="041DD8CE" w:rsidP="14E92987">
      <w:pPr>
        <w:spacing w:line="360" w:lineRule="auto"/>
        <w:rPr>
          <w:rFonts w:ascii="Arial" w:eastAsia="Arial" w:hAnsi="Arial" w:cs="Arial"/>
          <w:sz w:val="24"/>
          <w:szCs w:val="24"/>
        </w:rPr>
      </w:pPr>
      <w:r w:rsidRPr="2F2F1BCE">
        <w:rPr>
          <w:rFonts w:ascii="Arial" w:eastAsia="Arial" w:hAnsi="Arial" w:cs="Arial"/>
          <w:sz w:val="24"/>
          <w:szCs w:val="24"/>
        </w:rPr>
        <w:t xml:space="preserve">Wenn man Keycloak installiert und startet, ist ein </w:t>
      </w:r>
      <w:r w:rsidRPr="2F2F1BCE">
        <w:rPr>
          <w:rFonts w:ascii="Arial" w:eastAsia="Arial" w:hAnsi="Arial" w:cs="Arial"/>
          <w:i/>
          <w:iCs/>
          <w:sz w:val="24"/>
          <w:szCs w:val="24"/>
        </w:rPr>
        <w:t xml:space="preserve">Realm </w:t>
      </w:r>
      <w:r w:rsidRPr="2F2F1BCE">
        <w:rPr>
          <w:rFonts w:ascii="Arial" w:eastAsia="Arial" w:hAnsi="Arial" w:cs="Arial"/>
          <w:sz w:val="24"/>
          <w:szCs w:val="24"/>
        </w:rPr>
        <w:t xml:space="preserve">namens </w:t>
      </w:r>
      <w:r w:rsidRPr="2F2F1BCE">
        <w:rPr>
          <w:rFonts w:ascii="Arial" w:eastAsia="Arial" w:hAnsi="Arial" w:cs="Arial"/>
          <w:i/>
          <w:iCs/>
          <w:sz w:val="24"/>
          <w:szCs w:val="24"/>
        </w:rPr>
        <w:t>“master-</w:t>
      </w:r>
      <w:proofErr w:type="spellStart"/>
      <w:r w:rsidRPr="2F2F1BCE">
        <w:rPr>
          <w:rFonts w:ascii="Arial" w:eastAsia="Arial" w:hAnsi="Arial" w:cs="Arial"/>
          <w:i/>
          <w:iCs/>
          <w:sz w:val="24"/>
          <w:szCs w:val="24"/>
        </w:rPr>
        <w:t>realm</w:t>
      </w:r>
      <w:proofErr w:type="spellEnd"/>
      <w:r w:rsidRPr="2F2F1BCE">
        <w:rPr>
          <w:rFonts w:ascii="Arial" w:eastAsia="Arial" w:hAnsi="Arial" w:cs="Arial"/>
          <w:i/>
          <w:iCs/>
          <w:sz w:val="24"/>
          <w:szCs w:val="24"/>
        </w:rPr>
        <w:t>”</w:t>
      </w:r>
      <w:r w:rsidRPr="2F2F1BCE">
        <w:rPr>
          <w:rFonts w:ascii="Arial" w:eastAsia="Arial" w:hAnsi="Arial" w:cs="Arial"/>
          <w:sz w:val="24"/>
          <w:szCs w:val="24"/>
        </w:rPr>
        <w:t xml:space="preserve"> schon angelegt, welchen man nicht löschen kann. Im</w:t>
      </w:r>
      <w:r w:rsidRPr="2F2F1BCE">
        <w:rPr>
          <w:rFonts w:ascii="Arial" w:eastAsia="Arial" w:hAnsi="Arial" w:cs="Arial"/>
          <w:i/>
          <w:iCs/>
          <w:sz w:val="24"/>
          <w:szCs w:val="24"/>
        </w:rPr>
        <w:t xml:space="preserve"> master-</w:t>
      </w:r>
      <w:proofErr w:type="spellStart"/>
      <w:r w:rsidRPr="2F2F1BCE">
        <w:rPr>
          <w:rFonts w:ascii="Arial" w:eastAsia="Arial" w:hAnsi="Arial" w:cs="Arial"/>
          <w:i/>
          <w:iCs/>
          <w:sz w:val="24"/>
          <w:szCs w:val="24"/>
        </w:rPr>
        <w:t>realm</w:t>
      </w:r>
      <w:proofErr w:type="spellEnd"/>
      <w:r w:rsidRPr="2F2F1BCE">
        <w:rPr>
          <w:rFonts w:ascii="Arial" w:eastAsia="Arial" w:hAnsi="Arial" w:cs="Arial"/>
          <w:i/>
          <w:iCs/>
          <w:sz w:val="24"/>
          <w:szCs w:val="24"/>
        </w:rPr>
        <w:t xml:space="preserve"> </w:t>
      </w:r>
      <w:r w:rsidRPr="2F2F1BCE">
        <w:rPr>
          <w:rFonts w:ascii="Arial" w:eastAsia="Arial" w:hAnsi="Arial" w:cs="Arial"/>
          <w:sz w:val="24"/>
          <w:szCs w:val="24"/>
        </w:rPr>
        <w:t xml:space="preserve">ist der </w:t>
      </w:r>
      <w:r w:rsidRPr="2F2F1BCE">
        <w:rPr>
          <w:rFonts w:ascii="Arial" w:eastAsia="Arial" w:hAnsi="Arial" w:cs="Arial"/>
          <w:i/>
          <w:iCs/>
          <w:sz w:val="24"/>
          <w:szCs w:val="24"/>
        </w:rPr>
        <w:t xml:space="preserve">Admin </w:t>
      </w:r>
      <w:r w:rsidRPr="2F2F1BCE">
        <w:rPr>
          <w:rFonts w:ascii="Arial" w:eastAsia="Arial" w:hAnsi="Arial" w:cs="Arial"/>
          <w:sz w:val="24"/>
          <w:szCs w:val="24"/>
        </w:rPr>
        <w:t xml:space="preserve">angelegt. Der </w:t>
      </w:r>
      <w:r w:rsidRPr="2F2F1BCE">
        <w:rPr>
          <w:rFonts w:ascii="Arial" w:eastAsia="Arial" w:hAnsi="Arial" w:cs="Arial"/>
          <w:i/>
          <w:iCs/>
          <w:sz w:val="24"/>
          <w:szCs w:val="24"/>
        </w:rPr>
        <w:t xml:space="preserve">Admin </w:t>
      </w:r>
      <w:r w:rsidRPr="2F2F1BCE">
        <w:rPr>
          <w:rFonts w:ascii="Arial" w:eastAsia="Arial" w:hAnsi="Arial" w:cs="Arial"/>
          <w:sz w:val="24"/>
          <w:szCs w:val="24"/>
        </w:rPr>
        <w:t xml:space="preserve">ist der Benutzer, welcher andere </w:t>
      </w:r>
      <w:r w:rsidRPr="2F2F1BCE">
        <w:rPr>
          <w:rFonts w:ascii="Arial" w:eastAsia="Arial" w:hAnsi="Arial" w:cs="Arial"/>
          <w:i/>
          <w:iCs/>
          <w:sz w:val="24"/>
          <w:szCs w:val="24"/>
        </w:rPr>
        <w:t xml:space="preserve">Realms </w:t>
      </w:r>
      <w:r w:rsidRPr="2F2F1BCE">
        <w:rPr>
          <w:rFonts w:ascii="Arial" w:eastAsia="Arial" w:hAnsi="Arial" w:cs="Arial"/>
          <w:sz w:val="24"/>
          <w:szCs w:val="24"/>
        </w:rPr>
        <w:t xml:space="preserve">verwalten kann und somit Benutzer </w:t>
      </w:r>
      <w:r w:rsidR="1B47B3A5" w:rsidRPr="2F2F1BCE">
        <w:rPr>
          <w:rFonts w:ascii="Arial" w:eastAsia="Arial" w:hAnsi="Arial" w:cs="Arial"/>
          <w:sz w:val="24"/>
          <w:szCs w:val="24"/>
        </w:rPr>
        <w:t xml:space="preserve">und Clients </w:t>
      </w:r>
      <w:r w:rsidRPr="2F2F1BCE">
        <w:rPr>
          <w:rFonts w:ascii="Arial" w:eastAsia="Arial" w:hAnsi="Arial" w:cs="Arial"/>
          <w:sz w:val="24"/>
          <w:szCs w:val="24"/>
        </w:rPr>
        <w:t>verwaltet.</w:t>
      </w:r>
      <w:r w:rsidR="74C76EE8" w:rsidRPr="2F2F1BCE">
        <w:rPr>
          <w:rFonts w:ascii="Arial" w:eastAsia="Arial" w:hAnsi="Arial" w:cs="Arial"/>
          <w:sz w:val="24"/>
          <w:szCs w:val="24"/>
        </w:rPr>
        <w:t xml:space="preserve"> </w:t>
      </w:r>
    </w:p>
    <w:p w14:paraId="2D2E51DD" w14:textId="51E75747" w:rsidR="5009833A" w:rsidRDefault="5009833A" w:rsidP="5009833A">
      <w:pPr>
        <w:spacing w:line="360" w:lineRule="auto"/>
        <w:rPr>
          <w:rFonts w:ascii="Arial" w:eastAsia="Arial" w:hAnsi="Arial" w:cs="Arial"/>
          <w:sz w:val="24"/>
          <w:szCs w:val="24"/>
        </w:rPr>
      </w:pPr>
    </w:p>
    <w:p w14:paraId="3CE0D442" w14:textId="77777777" w:rsidR="00943718" w:rsidRDefault="141A6A40" w:rsidP="00943718">
      <w:pPr>
        <w:keepNext/>
        <w:spacing w:line="360" w:lineRule="auto"/>
      </w:pPr>
      <w:r>
        <w:rPr>
          <w:noProof/>
        </w:rPr>
        <w:drawing>
          <wp:inline distT="0" distB="0" distL="0" distR="0" wp14:anchorId="64BC6F20" wp14:editId="484549B0">
            <wp:extent cx="4234478" cy="2346224"/>
            <wp:effectExtent l="0" t="0" r="0" b="0"/>
            <wp:docPr id="2129822306" name="Picture 212982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82230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4478" cy="2346224"/>
                    </a:xfrm>
                    <a:prstGeom prst="rect">
                      <a:avLst/>
                    </a:prstGeom>
                  </pic:spPr>
                </pic:pic>
              </a:graphicData>
            </a:graphic>
          </wp:inline>
        </w:drawing>
      </w:r>
    </w:p>
    <w:p w14:paraId="251101F3" w14:textId="16E851C5" w:rsidR="141A6A40" w:rsidRPr="00D22105" w:rsidRDefault="001D363A" w:rsidP="001D363A">
      <w:pPr>
        <w:pStyle w:val="Beschriftung"/>
      </w:pPr>
      <w:bookmarkStart w:id="33" w:name="_Ref170485786"/>
      <w:bookmarkStart w:id="34" w:name="_Ref170485796"/>
      <w:bookmarkStart w:id="35" w:name="_Toc170488529"/>
      <w:r>
        <w:t xml:space="preserve">Abbildung </w:t>
      </w:r>
      <w:fldSimple w:instr=" SEQ Abbildung \* ARABIC ">
        <w:r w:rsidR="00667C61">
          <w:rPr>
            <w:noProof/>
          </w:rPr>
          <w:t>1</w:t>
        </w:r>
      </w:fldSimple>
      <w:r>
        <w:t xml:space="preserve"> </w:t>
      </w:r>
      <w:r w:rsidRPr="00504B5C">
        <w:t>veranschaulicht, was der Admin im Master Realm für eine Funktion hat</w:t>
      </w:r>
      <w:bookmarkEnd w:id="33"/>
      <w:bookmarkEnd w:id="34"/>
      <w:r w:rsidR="005A468A">
        <w:t xml:space="preserve"> </w:t>
      </w:r>
      <w:r w:rsidR="005A468A">
        <w:t>(Quelle:</w:t>
      </w:r>
      <w:r w:rsidR="005C3677">
        <w:t xml:space="preserve"> „</w:t>
      </w:r>
      <w:r w:rsidR="00F273B6">
        <w:t>Server Administration</w:t>
      </w:r>
      <w:r w:rsidR="005C3677">
        <w:t>“,</w:t>
      </w:r>
      <w:r w:rsidR="00F273B6" w:rsidRPr="00F273B6">
        <w:t xml:space="preserve"> </w:t>
      </w:r>
      <w:hyperlink r:id="rId26" w:history="1">
        <w:r w:rsidR="00F273B6">
          <w:rPr>
            <w:rStyle w:val="Hyperlink"/>
          </w:rPr>
          <w:t>Server Administration Guide (keycloak.org)</w:t>
        </w:r>
      </w:hyperlink>
      <w:r w:rsidR="005C3677">
        <w:t xml:space="preserve">, </w:t>
      </w:r>
      <w:r w:rsidR="007B017A">
        <w:t>Zugriffsdatum</w:t>
      </w:r>
      <w:r w:rsidR="005C3677">
        <w:t>: Juni 2024</w:t>
      </w:r>
      <w:r w:rsidR="005A468A">
        <w:t>)</w:t>
      </w:r>
      <w:bookmarkEnd w:id="35"/>
    </w:p>
    <w:p w14:paraId="0CB6954A" w14:textId="278715E9" w:rsidR="5009833A" w:rsidRDefault="5009833A" w:rsidP="5009833A">
      <w:pPr>
        <w:spacing w:line="360" w:lineRule="auto"/>
        <w:rPr>
          <w:rFonts w:ascii="Arial" w:eastAsia="Arial" w:hAnsi="Arial" w:cs="Arial"/>
          <w:sz w:val="20"/>
          <w:szCs w:val="20"/>
        </w:rPr>
      </w:pPr>
    </w:p>
    <w:p w14:paraId="0AD8BDA5" w14:textId="2918FF1F" w:rsidR="141A6A40" w:rsidRDefault="141A6A40" w:rsidP="5009833A">
      <w:pPr>
        <w:spacing w:line="360" w:lineRule="auto"/>
        <w:rPr>
          <w:rFonts w:ascii="Arial" w:eastAsia="Arial" w:hAnsi="Arial" w:cs="Arial"/>
          <w:sz w:val="24"/>
          <w:szCs w:val="24"/>
        </w:rPr>
      </w:pPr>
      <w:commentRangeStart w:id="36"/>
      <w:r w:rsidRPr="5009833A">
        <w:rPr>
          <w:rFonts w:ascii="Arial" w:eastAsia="Arial" w:hAnsi="Arial" w:cs="Arial"/>
          <w:sz w:val="24"/>
          <w:szCs w:val="24"/>
        </w:rPr>
        <w:t xml:space="preserve">Ein </w:t>
      </w:r>
      <w:r w:rsidRPr="5009833A">
        <w:rPr>
          <w:rFonts w:ascii="Arial" w:eastAsia="Arial" w:hAnsi="Arial" w:cs="Arial"/>
          <w:i/>
          <w:iCs/>
          <w:sz w:val="24"/>
          <w:szCs w:val="24"/>
        </w:rPr>
        <w:t xml:space="preserve">Client </w:t>
      </w:r>
      <w:r w:rsidR="3886C5E4" w:rsidRPr="14E92987">
        <w:rPr>
          <w:rFonts w:ascii="Arial" w:eastAsia="Arial" w:hAnsi="Arial" w:cs="Arial"/>
          <w:sz w:val="24"/>
          <w:szCs w:val="24"/>
        </w:rPr>
        <w:t>stellt</w:t>
      </w:r>
      <w:r w:rsidRPr="5009833A">
        <w:rPr>
          <w:rFonts w:ascii="Arial" w:eastAsia="Arial" w:hAnsi="Arial" w:cs="Arial"/>
          <w:sz w:val="24"/>
          <w:szCs w:val="24"/>
        </w:rPr>
        <w:t xml:space="preserve"> eine </w:t>
      </w:r>
      <w:r w:rsidR="3886C5E4" w:rsidRPr="14E92987">
        <w:rPr>
          <w:rFonts w:ascii="Arial" w:eastAsia="Arial" w:hAnsi="Arial" w:cs="Arial"/>
          <w:sz w:val="24"/>
          <w:szCs w:val="24"/>
        </w:rPr>
        <w:t xml:space="preserve">Anwendung dar, </w:t>
      </w:r>
      <w:r w:rsidR="6386F1B4" w:rsidRPr="14E92987">
        <w:rPr>
          <w:rFonts w:ascii="Arial" w:eastAsia="Arial" w:hAnsi="Arial" w:cs="Arial"/>
          <w:sz w:val="24"/>
          <w:szCs w:val="24"/>
        </w:rPr>
        <w:t>die</w:t>
      </w:r>
      <w:r w:rsidRPr="5009833A">
        <w:rPr>
          <w:rFonts w:ascii="Arial" w:eastAsia="Arial" w:hAnsi="Arial" w:cs="Arial"/>
          <w:sz w:val="24"/>
          <w:szCs w:val="24"/>
        </w:rPr>
        <w:t xml:space="preserve"> von Keycloak </w:t>
      </w:r>
      <w:r w:rsidR="3886C5E4" w:rsidRPr="14E92987">
        <w:rPr>
          <w:rFonts w:ascii="Arial" w:eastAsia="Arial" w:hAnsi="Arial" w:cs="Arial"/>
          <w:sz w:val="24"/>
          <w:szCs w:val="24"/>
        </w:rPr>
        <w:t>Anmeldeinformationen</w:t>
      </w:r>
      <w:r w:rsidR="2F93B7DB" w:rsidRPr="14E92987">
        <w:rPr>
          <w:rFonts w:ascii="Arial" w:eastAsia="Arial" w:hAnsi="Arial" w:cs="Arial"/>
          <w:sz w:val="24"/>
          <w:szCs w:val="24"/>
        </w:rPr>
        <w:t xml:space="preserve"> für Benutzer</w:t>
      </w:r>
      <w:r w:rsidR="3886C5E4" w:rsidRPr="14E92987">
        <w:rPr>
          <w:rFonts w:ascii="Arial" w:eastAsia="Arial" w:hAnsi="Arial" w:cs="Arial"/>
          <w:sz w:val="24"/>
          <w:szCs w:val="24"/>
        </w:rPr>
        <w:t xml:space="preserve"> </w:t>
      </w:r>
      <w:r w:rsidR="71E83050" w:rsidRPr="14E92987">
        <w:rPr>
          <w:rFonts w:ascii="Arial" w:eastAsia="Arial" w:hAnsi="Arial" w:cs="Arial"/>
          <w:sz w:val="24"/>
          <w:szCs w:val="24"/>
        </w:rPr>
        <w:t xml:space="preserve">des jeweiligen Clients </w:t>
      </w:r>
      <w:r w:rsidRPr="5009833A">
        <w:rPr>
          <w:rFonts w:ascii="Arial" w:eastAsia="Arial" w:hAnsi="Arial" w:cs="Arial"/>
          <w:sz w:val="24"/>
          <w:szCs w:val="24"/>
        </w:rPr>
        <w:t>anfordern kann</w:t>
      </w:r>
      <w:commentRangeEnd w:id="36"/>
      <w:r>
        <w:rPr>
          <w:rStyle w:val="Kommentarzeichen"/>
        </w:rPr>
        <w:commentReference w:id="36"/>
      </w:r>
      <w:r w:rsidRPr="14E92987">
        <w:rPr>
          <w:rStyle w:val="Funotenzeichen"/>
          <w:rFonts w:ascii="Arial" w:eastAsia="Arial" w:hAnsi="Arial" w:cs="Arial"/>
          <w:i/>
          <w:iCs/>
          <w:color w:val="05103E"/>
          <w:sz w:val="24"/>
          <w:szCs w:val="24"/>
        </w:rPr>
        <w:footnoteReference w:id="3"/>
      </w:r>
      <w:r w:rsidR="08B35099" w:rsidRPr="14E92987">
        <w:rPr>
          <w:rFonts w:ascii="Arial" w:eastAsia="Arial" w:hAnsi="Arial" w:cs="Arial"/>
          <w:i/>
          <w:iCs/>
          <w:color w:val="05103E"/>
          <w:sz w:val="24"/>
          <w:szCs w:val="24"/>
        </w:rPr>
        <w:t>.</w:t>
      </w:r>
      <w:r w:rsidR="5021B984" w:rsidRPr="5009833A">
        <w:rPr>
          <w:rFonts w:ascii="Arial" w:eastAsia="Arial" w:hAnsi="Arial" w:cs="Arial"/>
          <w:sz w:val="24"/>
          <w:szCs w:val="24"/>
        </w:rPr>
        <w:t xml:space="preserve"> </w:t>
      </w:r>
      <w:r w:rsidR="6B605455" w:rsidRPr="5009833A">
        <w:rPr>
          <w:rFonts w:ascii="Arial" w:eastAsia="Arial" w:hAnsi="Arial" w:cs="Arial"/>
          <w:sz w:val="24"/>
          <w:szCs w:val="24"/>
        </w:rPr>
        <w:t xml:space="preserve">Ein Client ist bspw. </w:t>
      </w:r>
      <w:r w:rsidR="0112BBE0" w:rsidRPr="14E92987">
        <w:rPr>
          <w:rFonts w:ascii="Arial" w:eastAsia="Arial" w:hAnsi="Arial" w:cs="Arial"/>
          <w:sz w:val="24"/>
          <w:szCs w:val="24"/>
        </w:rPr>
        <w:t>e</w:t>
      </w:r>
      <w:commentRangeStart w:id="37"/>
      <w:r w:rsidR="6B605455" w:rsidRPr="14E92987">
        <w:rPr>
          <w:rFonts w:ascii="Arial" w:eastAsia="Arial" w:hAnsi="Arial" w:cs="Arial"/>
          <w:sz w:val="24"/>
          <w:szCs w:val="24"/>
        </w:rPr>
        <w:t xml:space="preserve">ine </w:t>
      </w:r>
      <w:commentRangeEnd w:id="37"/>
      <w:r>
        <w:rPr>
          <w:rStyle w:val="Kommentarzeichen"/>
        </w:rPr>
        <w:commentReference w:id="37"/>
      </w:r>
      <w:commentRangeStart w:id="38"/>
      <w:r w:rsidR="6B605455" w:rsidRPr="14E92987">
        <w:rPr>
          <w:rFonts w:ascii="Arial" w:eastAsia="Arial" w:hAnsi="Arial" w:cs="Arial"/>
          <w:sz w:val="24"/>
          <w:szCs w:val="24"/>
        </w:rPr>
        <w:t>Webseite</w:t>
      </w:r>
      <w:r w:rsidR="5C3C186D" w:rsidRPr="14E92987">
        <w:rPr>
          <w:rFonts w:ascii="Arial" w:eastAsia="Arial" w:hAnsi="Arial" w:cs="Arial"/>
          <w:sz w:val="24"/>
          <w:szCs w:val="24"/>
        </w:rPr>
        <w:t>, ein Software-Managementtool oder Verwaltungssysteme</w:t>
      </w:r>
      <w:commentRangeEnd w:id="38"/>
      <w:r>
        <w:rPr>
          <w:rStyle w:val="Kommentarzeichen"/>
        </w:rPr>
        <w:commentReference w:id="38"/>
      </w:r>
      <w:r w:rsidR="5021B984" w:rsidRPr="14E92987">
        <w:rPr>
          <w:rFonts w:ascii="Arial" w:eastAsia="Arial" w:hAnsi="Arial" w:cs="Arial"/>
          <w:sz w:val="24"/>
          <w:szCs w:val="24"/>
        </w:rPr>
        <w:t>.</w:t>
      </w:r>
    </w:p>
    <w:p w14:paraId="6A6C2524" w14:textId="491CFD07" w:rsidR="4A3A8A8B" w:rsidRDefault="60CE3B72" w:rsidP="5009833A">
      <w:pPr>
        <w:spacing w:line="360" w:lineRule="auto"/>
        <w:rPr>
          <w:rFonts w:ascii="Arial" w:eastAsia="Arial" w:hAnsi="Arial" w:cs="Arial"/>
          <w:sz w:val="24"/>
          <w:szCs w:val="24"/>
        </w:rPr>
      </w:pPr>
      <w:commentRangeStart w:id="39"/>
      <w:commentRangeStart w:id="40"/>
      <w:r w:rsidRPr="5009833A">
        <w:rPr>
          <w:rFonts w:ascii="Arial" w:eastAsia="Arial" w:hAnsi="Arial" w:cs="Arial"/>
          <w:sz w:val="24"/>
          <w:szCs w:val="24"/>
        </w:rPr>
        <w:t xml:space="preserve">Ein </w:t>
      </w:r>
      <w:r w:rsidRPr="5009833A">
        <w:rPr>
          <w:rFonts w:ascii="Arial" w:eastAsia="Arial" w:hAnsi="Arial" w:cs="Arial"/>
          <w:i/>
          <w:iCs/>
          <w:sz w:val="24"/>
          <w:szCs w:val="24"/>
        </w:rPr>
        <w:t xml:space="preserve">User </w:t>
      </w:r>
      <w:r w:rsidRPr="5009833A">
        <w:rPr>
          <w:rFonts w:ascii="Arial" w:eastAsia="Arial" w:hAnsi="Arial" w:cs="Arial"/>
          <w:sz w:val="24"/>
          <w:szCs w:val="24"/>
        </w:rPr>
        <w:t>stellt einen Benutzer dar</w:t>
      </w:r>
      <w:r w:rsidR="60D02178" w:rsidRPr="14E92987">
        <w:rPr>
          <w:rFonts w:ascii="Arial" w:eastAsia="Arial" w:hAnsi="Arial" w:cs="Arial"/>
          <w:sz w:val="24"/>
          <w:szCs w:val="24"/>
        </w:rPr>
        <w:t>, welcher sich in Keycloak bei einer Anwendung, wie bspw. GitLab, anmelden kann</w:t>
      </w:r>
      <w:r w:rsidRPr="14E92987">
        <w:rPr>
          <w:rFonts w:ascii="Arial" w:eastAsia="Arial" w:hAnsi="Arial" w:cs="Arial"/>
          <w:sz w:val="24"/>
          <w:szCs w:val="24"/>
        </w:rPr>
        <w:t>.</w:t>
      </w:r>
      <w:commentRangeEnd w:id="39"/>
      <w:r>
        <w:rPr>
          <w:rStyle w:val="Kommentarzeichen"/>
        </w:rPr>
        <w:commentReference w:id="39"/>
      </w:r>
      <w:commentRangeEnd w:id="40"/>
      <w:r>
        <w:rPr>
          <w:rStyle w:val="Kommentarzeichen"/>
        </w:rPr>
        <w:commentReference w:id="40"/>
      </w:r>
      <w:r w:rsidR="342C62FA" w:rsidRPr="5009833A">
        <w:rPr>
          <w:rFonts w:ascii="Arial" w:eastAsia="Arial" w:hAnsi="Arial" w:cs="Arial"/>
          <w:sz w:val="24"/>
          <w:szCs w:val="24"/>
        </w:rPr>
        <w:t xml:space="preserve"> Ein </w:t>
      </w:r>
      <w:r w:rsidR="342C62FA" w:rsidRPr="5009833A">
        <w:rPr>
          <w:rFonts w:ascii="Arial" w:eastAsia="Arial" w:hAnsi="Arial" w:cs="Arial"/>
          <w:i/>
          <w:iCs/>
          <w:sz w:val="24"/>
          <w:szCs w:val="24"/>
        </w:rPr>
        <w:t xml:space="preserve">User </w:t>
      </w:r>
      <w:r w:rsidR="342C62FA" w:rsidRPr="5009833A">
        <w:rPr>
          <w:rFonts w:ascii="Arial" w:eastAsia="Arial" w:hAnsi="Arial" w:cs="Arial"/>
          <w:sz w:val="24"/>
          <w:szCs w:val="24"/>
        </w:rPr>
        <w:t xml:space="preserve">hat </w:t>
      </w:r>
      <w:r w:rsidR="268456B5" w:rsidRPr="5009833A">
        <w:rPr>
          <w:rFonts w:ascii="Arial" w:eastAsia="Arial" w:hAnsi="Arial" w:cs="Arial"/>
          <w:sz w:val="24"/>
          <w:szCs w:val="24"/>
        </w:rPr>
        <w:t>Attribute, die ihn kennzeichnen, welche man verändern kann</w:t>
      </w:r>
      <w:r w:rsidR="01A4F013" w:rsidRPr="14E92987">
        <w:rPr>
          <w:rFonts w:ascii="Arial" w:eastAsia="Arial" w:hAnsi="Arial" w:cs="Arial"/>
          <w:sz w:val="24"/>
          <w:szCs w:val="24"/>
        </w:rPr>
        <w:t xml:space="preserve">, wie z.B. der Name oder </w:t>
      </w:r>
      <w:r w:rsidR="34295B95" w:rsidRPr="14E92987">
        <w:rPr>
          <w:rFonts w:ascii="Arial" w:eastAsia="Arial" w:hAnsi="Arial" w:cs="Arial"/>
          <w:sz w:val="24"/>
          <w:szCs w:val="24"/>
        </w:rPr>
        <w:t>die E-Mail des Benutzers</w:t>
      </w:r>
      <w:r w:rsidR="268456B5" w:rsidRPr="14E92987">
        <w:rPr>
          <w:rFonts w:ascii="Arial" w:eastAsia="Arial" w:hAnsi="Arial" w:cs="Arial"/>
          <w:sz w:val="24"/>
          <w:szCs w:val="24"/>
        </w:rPr>
        <w:t xml:space="preserve">. </w:t>
      </w:r>
    </w:p>
    <w:p w14:paraId="2DFFC945" w14:textId="0F531BA9" w:rsidR="4A3A8A8B" w:rsidRDefault="4A3A8A8B" w:rsidP="5009833A">
      <w:pPr>
        <w:spacing w:line="360" w:lineRule="auto"/>
        <w:rPr>
          <w:rFonts w:ascii="Arial" w:eastAsia="Arial" w:hAnsi="Arial" w:cs="Arial"/>
          <w:sz w:val="24"/>
          <w:szCs w:val="24"/>
        </w:rPr>
      </w:pPr>
    </w:p>
    <w:p w14:paraId="2304F928" w14:textId="17B953A1" w:rsidR="4A3A8A8B" w:rsidRDefault="761E3B38" w:rsidP="5F13D769">
      <w:pPr>
        <w:spacing w:line="360" w:lineRule="auto"/>
      </w:pPr>
      <w:r>
        <w:rPr>
          <w:noProof/>
        </w:rPr>
        <w:drawing>
          <wp:inline distT="0" distB="0" distL="0" distR="0" wp14:anchorId="56A0E6D8" wp14:editId="6322C751">
            <wp:extent cx="3993648" cy="2531748"/>
            <wp:effectExtent l="0" t="0" r="0" b="0"/>
            <wp:docPr id="1997199722" name="Picture 1997199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71997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93648" cy="2531748"/>
                    </a:xfrm>
                    <a:prstGeom prst="rect">
                      <a:avLst/>
                    </a:prstGeom>
                  </pic:spPr>
                </pic:pic>
              </a:graphicData>
            </a:graphic>
          </wp:inline>
        </w:drawing>
      </w:r>
    </w:p>
    <w:p w14:paraId="3DC9C443" w14:textId="6AF56F3E" w:rsidR="4A3A8A8B" w:rsidRDefault="00887F96" w:rsidP="00887F96">
      <w:pPr>
        <w:pStyle w:val="Beschriftung"/>
        <w:rPr>
          <w:rFonts w:ascii="Arial" w:eastAsia="Arial" w:hAnsi="Arial" w:cs="Arial"/>
        </w:rPr>
      </w:pPr>
      <w:bookmarkStart w:id="41" w:name="_Toc170488530"/>
      <w:r>
        <w:t xml:space="preserve">Abbildung </w:t>
      </w:r>
      <w:fldSimple w:instr=" SEQ Abbildung \* ARABIC ">
        <w:r w:rsidR="00667C61">
          <w:rPr>
            <w:noProof/>
          </w:rPr>
          <w:t>2</w:t>
        </w:r>
      </w:fldSimple>
      <w:r>
        <w:t xml:space="preserve">: </w:t>
      </w:r>
      <w:r w:rsidRPr="00020080">
        <w:t>Neuen User in Keycloak erstellen</w:t>
      </w:r>
      <w:r w:rsidR="00D8549A">
        <w:t xml:space="preserve"> </w:t>
      </w:r>
      <w:r w:rsidR="003B3CB2">
        <w:t xml:space="preserve">(Quelle: „Keycloak“, </w:t>
      </w:r>
      <w:hyperlink r:id="rId28" w:history="1">
        <w:proofErr w:type="spellStart"/>
        <w:r w:rsidR="003B3CB2">
          <w:rPr>
            <w:rStyle w:val="Hyperlink"/>
          </w:rPr>
          <w:t>OpenJDK</w:t>
        </w:r>
        <w:proofErr w:type="spellEnd"/>
        <w:r w:rsidR="003B3CB2">
          <w:rPr>
            <w:rStyle w:val="Hyperlink"/>
          </w:rPr>
          <w:t xml:space="preserve"> - Keycloak</w:t>
        </w:r>
      </w:hyperlink>
      <w:r w:rsidR="003B3CB2">
        <w:t xml:space="preserve">, </w:t>
      </w:r>
      <w:r w:rsidR="00CD5FC3">
        <w:t>Zugriffsdatum</w:t>
      </w:r>
      <w:r w:rsidR="003B3CB2">
        <w:t>: Juni 2024)</w:t>
      </w:r>
      <w:bookmarkEnd w:id="41"/>
    </w:p>
    <w:p w14:paraId="31012E1D" w14:textId="397764B7" w:rsidR="4A3A8A8B" w:rsidRDefault="4A3A8A8B" w:rsidP="5009833A">
      <w:pPr>
        <w:spacing w:line="360" w:lineRule="auto"/>
        <w:rPr>
          <w:rFonts w:ascii="Arial" w:eastAsia="Arial" w:hAnsi="Arial" w:cs="Arial"/>
        </w:rPr>
      </w:pPr>
    </w:p>
    <w:p w14:paraId="5B10595A" w14:textId="5DB60200" w:rsidR="4A3A8A8B" w:rsidRDefault="60CE3B72" w:rsidP="5009833A">
      <w:pPr>
        <w:spacing w:line="360" w:lineRule="auto"/>
        <w:rPr>
          <w:rFonts w:ascii="Arial" w:eastAsia="Arial" w:hAnsi="Arial" w:cs="Arial"/>
          <w:color w:val="05103E"/>
          <w:sz w:val="24"/>
          <w:szCs w:val="24"/>
        </w:rPr>
      </w:pPr>
      <w:commentRangeStart w:id="42"/>
      <w:commentRangeStart w:id="43"/>
      <w:r w:rsidRPr="5009833A">
        <w:rPr>
          <w:rFonts w:ascii="Arial" w:eastAsia="Arial" w:hAnsi="Arial" w:cs="Arial"/>
          <w:sz w:val="24"/>
          <w:szCs w:val="24"/>
        </w:rPr>
        <w:t>Eine Rolle</w:t>
      </w:r>
      <w:r w:rsidRPr="5009833A">
        <w:rPr>
          <w:rFonts w:ascii="Arial" w:eastAsia="Arial" w:hAnsi="Arial" w:cs="Arial"/>
          <w:i/>
          <w:iCs/>
          <w:sz w:val="24"/>
          <w:szCs w:val="24"/>
        </w:rPr>
        <w:t xml:space="preserve"> (Role)</w:t>
      </w:r>
      <w:r w:rsidRPr="5009833A">
        <w:rPr>
          <w:rFonts w:ascii="Arial" w:eastAsia="Arial" w:hAnsi="Arial" w:cs="Arial"/>
          <w:sz w:val="24"/>
          <w:szCs w:val="24"/>
        </w:rPr>
        <w:t xml:space="preserve"> Identifiziert einen Typ oder eine Kategorie eines Users oder einer Gruppe</w:t>
      </w:r>
      <w:r w:rsidR="5C616903" w:rsidRPr="14E92987">
        <w:rPr>
          <w:rFonts w:ascii="Arial" w:eastAsia="Arial" w:hAnsi="Arial" w:cs="Arial"/>
          <w:color w:val="05103E"/>
          <w:sz w:val="24"/>
          <w:szCs w:val="24"/>
        </w:rPr>
        <w:t>.</w:t>
      </w:r>
      <w:r w:rsidR="71878535" w:rsidRPr="14E92987">
        <w:rPr>
          <w:rFonts w:ascii="Arial" w:eastAsia="Arial" w:hAnsi="Arial" w:cs="Arial"/>
          <w:color w:val="05103E"/>
          <w:sz w:val="24"/>
          <w:szCs w:val="24"/>
        </w:rPr>
        <w:t xml:space="preserve"> </w:t>
      </w:r>
      <w:r w:rsidR="582B486D" w:rsidRPr="14E92987">
        <w:rPr>
          <w:rFonts w:ascii="Arial" w:eastAsia="Arial" w:hAnsi="Arial" w:cs="Arial"/>
          <w:color w:val="05103E"/>
          <w:sz w:val="24"/>
          <w:szCs w:val="24"/>
        </w:rPr>
        <w:t xml:space="preserve">Rollen sind wichtig in der Autorisierung, weil </w:t>
      </w:r>
      <w:r w:rsidR="737E3CFE" w:rsidRPr="14E92987">
        <w:rPr>
          <w:rFonts w:ascii="Arial" w:eastAsia="Arial" w:hAnsi="Arial" w:cs="Arial"/>
          <w:color w:val="05103E"/>
          <w:sz w:val="24"/>
          <w:szCs w:val="24"/>
        </w:rPr>
        <w:t>nicht jeder Benutzer auf jeden Zugriff auf eine Ressour</w:t>
      </w:r>
      <w:r w:rsidR="68A5420F" w:rsidRPr="14E92987">
        <w:rPr>
          <w:rFonts w:ascii="Arial" w:eastAsia="Arial" w:hAnsi="Arial" w:cs="Arial"/>
          <w:color w:val="05103E"/>
          <w:sz w:val="24"/>
          <w:szCs w:val="24"/>
        </w:rPr>
        <w:t>ce berechtigt ist.</w:t>
      </w:r>
      <w:r w:rsidR="10FBBCAA" w:rsidRPr="14E92987">
        <w:rPr>
          <w:rFonts w:ascii="Arial" w:eastAsia="Arial" w:hAnsi="Arial" w:cs="Arial"/>
          <w:color w:val="05103E"/>
          <w:sz w:val="24"/>
          <w:szCs w:val="24"/>
        </w:rPr>
        <w:t xml:space="preserve"> Wenn bspw. </w:t>
      </w:r>
      <w:r w:rsidR="2735A70F" w:rsidRPr="14E92987">
        <w:rPr>
          <w:rFonts w:ascii="Arial" w:eastAsia="Arial" w:hAnsi="Arial" w:cs="Arial"/>
          <w:color w:val="05103E"/>
          <w:sz w:val="24"/>
          <w:szCs w:val="24"/>
        </w:rPr>
        <w:t>d</w:t>
      </w:r>
      <w:r w:rsidR="10FBBCAA" w:rsidRPr="14E92987">
        <w:rPr>
          <w:rFonts w:ascii="Arial" w:eastAsia="Arial" w:hAnsi="Arial" w:cs="Arial"/>
          <w:color w:val="05103E"/>
          <w:sz w:val="24"/>
          <w:szCs w:val="24"/>
        </w:rPr>
        <w:t>e</w:t>
      </w:r>
      <w:r w:rsidR="79FC3DE8" w:rsidRPr="14E92987">
        <w:rPr>
          <w:rFonts w:ascii="Arial" w:eastAsia="Arial" w:hAnsi="Arial" w:cs="Arial"/>
          <w:color w:val="05103E"/>
          <w:sz w:val="24"/>
          <w:szCs w:val="24"/>
        </w:rPr>
        <w:t>r fiktive</w:t>
      </w:r>
      <w:r w:rsidR="10FBBCAA" w:rsidRPr="14E92987">
        <w:rPr>
          <w:rFonts w:ascii="Arial" w:eastAsia="Arial" w:hAnsi="Arial" w:cs="Arial"/>
          <w:color w:val="05103E"/>
          <w:sz w:val="24"/>
          <w:szCs w:val="24"/>
        </w:rPr>
        <w:t xml:space="preserve"> Benutzer “Wheatley”</w:t>
      </w:r>
      <w:r w:rsidR="102BA0CA" w:rsidRPr="14E92987">
        <w:rPr>
          <w:rFonts w:ascii="Arial" w:eastAsia="Arial" w:hAnsi="Arial" w:cs="Arial"/>
          <w:color w:val="05103E"/>
          <w:sz w:val="24"/>
          <w:szCs w:val="24"/>
        </w:rPr>
        <w:t xml:space="preserve"> nicht die Rolle des </w:t>
      </w:r>
      <w:r w:rsidR="69B8A57B" w:rsidRPr="14E92987">
        <w:rPr>
          <w:rFonts w:ascii="Arial" w:eastAsia="Arial" w:hAnsi="Arial" w:cs="Arial"/>
          <w:color w:val="05103E"/>
          <w:sz w:val="24"/>
          <w:szCs w:val="24"/>
        </w:rPr>
        <w:t>Entwickl</w:t>
      </w:r>
      <w:r w:rsidR="6171ACF7" w:rsidRPr="14E92987">
        <w:rPr>
          <w:rFonts w:ascii="Arial" w:eastAsia="Arial" w:hAnsi="Arial" w:cs="Arial"/>
          <w:color w:val="05103E"/>
          <w:sz w:val="24"/>
          <w:szCs w:val="24"/>
        </w:rPr>
        <w:t>ungsleiters</w:t>
      </w:r>
      <w:r w:rsidR="69B8A57B" w:rsidRPr="14E92987">
        <w:rPr>
          <w:rFonts w:ascii="Arial" w:eastAsia="Arial" w:hAnsi="Arial" w:cs="Arial"/>
          <w:color w:val="05103E"/>
          <w:sz w:val="24"/>
          <w:szCs w:val="24"/>
        </w:rPr>
        <w:t xml:space="preserve"> </w:t>
      </w:r>
      <w:r w:rsidR="102BA0CA" w:rsidRPr="14E92987">
        <w:rPr>
          <w:rFonts w:ascii="Arial" w:eastAsia="Arial" w:hAnsi="Arial" w:cs="Arial"/>
          <w:color w:val="05103E"/>
          <w:sz w:val="24"/>
          <w:szCs w:val="24"/>
        </w:rPr>
        <w:t xml:space="preserve">hat, aber dennoch Zugriffe </w:t>
      </w:r>
      <w:r w:rsidR="74263E38" w:rsidRPr="14E92987">
        <w:rPr>
          <w:rFonts w:ascii="Arial" w:eastAsia="Arial" w:hAnsi="Arial" w:cs="Arial"/>
          <w:color w:val="05103E"/>
          <w:sz w:val="24"/>
          <w:szCs w:val="24"/>
        </w:rPr>
        <w:t>a</w:t>
      </w:r>
      <w:r w:rsidR="064A06B6" w:rsidRPr="14E92987">
        <w:rPr>
          <w:rFonts w:ascii="Arial" w:eastAsia="Arial" w:hAnsi="Arial" w:cs="Arial"/>
          <w:color w:val="05103E"/>
          <w:sz w:val="24"/>
          <w:szCs w:val="24"/>
        </w:rPr>
        <w:t xml:space="preserve">uf alle Entwicklerdaten hat, wäre er auch in der Lage alle diese Entwickler aus Keycloak zu löschen, obwohl er nicht das Recht dazu haben dürfte. </w:t>
      </w:r>
      <w:commentRangeEnd w:id="42"/>
      <w:r>
        <w:rPr>
          <w:rStyle w:val="Kommentarzeichen"/>
        </w:rPr>
        <w:commentReference w:id="42"/>
      </w:r>
      <w:commentRangeEnd w:id="43"/>
      <w:r>
        <w:rPr>
          <w:rStyle w:val="Kommentarzeichen"/>
        </w:rPr>
        <w:commentReference w:id="43"/>
      </w:r>
    </w:p>
    <w:p w14:paraId="4CD6DE30" w14:textId="722B859C" w:rsidR="03EFCBE1" w:rsidRPr="00B02355" w:rsidRDefault="03EFCBE1" w:rsidP="14E92987">
      <w:pPr>
        <w:spacing w:line="360" w:lineRule="auto"/>
        <w:rPr>
          <w:rFonts w:ascii="Arial" w:eastAsia="Arial" w:hAnsi="Arial" w:cs="Arial"/>
          <w:i/>
          <w:iCs/>
          <w:color w:val="05103E"/>
          <w:sz w:val="24"/>
          <w:szCs w:val="24"/>
        </w:rPr>
      </w:pPr>
      <w:r w:rsidRPr="00B02355">
        <w:rPr>
          <w:rFonts w:ascii="Arial" w:eastAsia="Arial" w:hAnsi="Arial" w:cs="Arial"/>
          <w:color w:val="05103E"/>
          <w:sz w:val="24"/>
          <w:szCs w:val="24"/>
        </w:rPr>
        <w:t>Es werden dabei</w:t>
      </w:r>
      <w:r w:rsidRPr="00B02355">
        <w:rPr>
          <w:rFonts w:ascii="Arial" w:eastAsia="Arial" w:hAnsi="Arial" w:cs="Arial"/>
          <w:i/>
          <w:iCs/>
          <w:color w:val="05103E"/>
          <w:sz w:val="24"/>
          <w:szCs w:val="24"/>
        </w:rPr>
        <w:t xml:space="preserve"> </w:t>
      </w:r>
      <w:r w:rsidR="057D9219" w:rsidRPr="00B02355">
        <w:rPr>
          <w:rFonts w:ascii="Arial" w:eastAsia="Arial" w:hAnsi="Arial" w:cs="Arial"/>
          <w:i/>
          <w:iCs/>
          <w:color w:val="05103E"/>
          <w:sz w:val="24"/>
          <w:szCs w:val="24"/>
        </w:rPr>
        <w:t xml:space="preserve">Realm Roles, Client Roles </w:t>
      </w:r>
      <w:r w:rsidR="057D9219" w:rsidRPr="00B02355">
        <w:rPr>
          <w:rFonts w:ascii="Arial" w:eastAsia="Arial" w:hAnsi="Arial" w:cs="Arial"/>
          <w:color w:val="05103E"/>
          <w:sz w:val="24"/>
          <w:szCs w:val="24"/>
        </w:rPr>
        <w:t xml:space="preserve">und </w:t>
      </w:r>
      <w:r w:rsidR="057D9219" w:rsidRPr="00B02355">
        <w:rPr>
          <w:rFonts w:ascii="Arial" w:eastAsia="Arial" w:hAnsi="Arial" w:cs="Arial"/>
          <w:i/>
          <w:iCs/>
          <w:color w:val="05103E"/>
          <w:sz w:val="24"/>
          <w:szCs w:val="24"/>
        </w:rPr>
        <w:t>Composite Roles</w:t>
      </w:r>
      <w:r w:rsidR="3EC8A33D" w:rsidRPr="00B02355">
        <w:rPr>
          <w:rFonts w:ascii="Arial" w:eastAsia="Arial" w:hAnsi="Arial" w:cs="Arial"/>
          <w:i/>
          <w:iCs/>
          <w:color w:val="05103E"/>
          <w:sz w:val="24"/>
          <w:szCs w:val="24"/>
        </w:rPr>
        <w:t xml:space="preserve"> </w:t>
      </w:r>
      <w:r w:rsidR="3EC8A33D" w:rsidRPr="00B02355">
        <w:rPr>
          <w:rFonts w:ascii="Arial" w:eastAsia="Arial" w:hAnsi="Arial" w:cs="Arial"/>
          <w:color w:val="05103E"/>
          <w:sz w:val="24"/>
          <w:szCs w:val="24"/>
        </w:rPr>
        <w:t>unterschieden:</w:t>
      </w:r>
    </w:p>
    <w:p w14:paraId="38A84325" w14:textId="455B701E" w:rsidR="71878535" w:rsidRDefault="24076857" w:rsidP="14E92987">
      <w:pPr>
        <w:spacing w:line="360" w:lineRule="auto"/>
        <w:rPr>
          <w:rFonts w:ascii="Arial" w:eastAsia="Arial" w:hAnsi="Arial" w:cs="Arial"/>
          <w:color w:val="05103E"/>
          <w:sz w:val="24"/>
          <w:szCs w:val="24"/>
        </w:rPr>
      </w:pPr>
      <w:r w:rsidRPr="2F2F1BCE">
        <w:rPr>
          <w:rFonts w:ascii="Arial" w:eastAsia="Arial" w:hAnsi="Arial" w:cs="Arial"/>
          <w:color w:val="05103E"/>
          <w:sz w:val="24"/>
          <w:szCs w:val="24"/>
        </w:rPr>
        <w:t xml:space="preserve">Realm Roles sind Rollen, welche an einen </w:t>
      </w:r>
      <w:proofErr w:type="spellStart"/>
      <w:r w:rsidRPr="2F2F1BCE">
        <w:rPr>
          <w:rFonts w:ascii="Arial" w:eastAsia="Arial" w:hAnsi="Arial" w:cs="Arial"/>
          <w:color w:val="05103E"/>
          <w:sz w:val="24"/>
          <w:szCs w:val="24"/>
        </w:rPr>
        <w:t>realm</w:t>
      </w:r>
      <w:proofErr w:type="spellEnd"/>
      <w:r w:rsidRPr="2F2F1BCE">
        <w:rPr>
          <w:rFonts w:ascii="Arial" w:eastAsia="Arial" w:hAnsi="Arial" w:cs="Arial"/>
          <w:color w:val="05103E"/>
          <w:sz w:val="24"/>
          <w:szCs w:val="24"/>
        </w:rPr>
        <w:t xml:space="preserve"> zugeordnet sind</w:t>
      </w:r>
      <w:r w:rsidR="30F4EE6B" w:rsidRPr="2F2F1BCE">
        <w:rPr>
          <w:rFonts w:ascii="Arial" w:eastAsia="Arial" w:hAnsi="Arial" w:cs="Arial"/>
          <w:color w:val="05103E"/>
          <w:sz w:val="24"/>
          <w:szCs w:val="24"/>
        </w:rPr>
        <w:t>.</w:t>
      </w:r>
      <w:r w:rsidR="198E0A6F" w:rsidRPr="2F2F1BCE">
        <w:rPr>
          <w:rFonts w:ascii="Arial" w:eastAsia="Arial" w:hAnsi="Arial" w:cs="Arial"/>
          <w:color w:val="05103E"/>
          <w:sz w:val="24"/>
          <w:szCs w:val="24"/>
        </w:rPr>
        <w:t xml:space="preserve"> Diese </w:t>
      </w:r>
      <w:r w:rsidR="30F4EE6B" w:rsidRPr="2F2F1BCE">
        <w:rPr>
          <w:rFonts w:ascii="Arial" w:eastAsia="Arial" w:hAnsi="Arial" w:cs="Arial"/>
          <w:color w:val="05103E"/>
          <w:sz w:val="24"/>
          <w:szCs w:val="24"/>
        </w:rPr>
        <w:t xml:space="preserve">Rollen </w:t>
      </w:r>
      <w:r w:rsidR="50607147" w:rsidRPr="2F2F1BCE">
        <w:rPr>
          <w:rFonts w:ascii="Arial" w:eastAsia="Arial" w:hAnsi="Arial" w:cs="Arial"/>
          <w:color w:val="05103E"/>
          <w:sz w:val="24"/>
          <w:szCs w:val="24"/>
        </w:rPr>
        <w:t xml:space="preserve">sind </w:t>
      </w:r>
      <w:r w:rsidR="30F4EE6B" w:rsidRPr="2F2F1BCE">
        <w:rPr>
          <w:rFonts w:ascii="Arial" w:eastAsia="Arial" w:hAnsi="Arial" w:cs="Arial"/>
          <w:color w:val="05103E"/>
          <w:sz w:val="24"/>
          <w:szCs w:val="24"/>
        </w:rPr>
        <w:t xml:space="preserve">im ganzen </w:t>
      </w:r>
      <w:r w:rsidR="1123D1EF" w:rsidRPr="2F2F1BCE">
        <w:rPr>
          <w:rFonts w:ascii="Arial" w:eastAsia="Arial" w:hAnsi="Arial" w:cs="Arial"/>
          <w:color w:val="05103E"/>
          <w:sz w:val="24"/>
          <w:szCs w:val="24"/>
        </w:rPr>
        <w:t>R</w:t>
      </w:r>
      <w:r w:rsidR="30F4EE6B" w:rsidRPr="2F2F1BCE">
        <w:rPr>
          <w:rFonts w:ascii="Arial" w:eastAsia="Arial" w:hAnsi="Arial" w:cs="Arial"/>
          <w:color w:val="05103E"/>
          <w:sz w:val="24"/>
          <w:szCs w:val="24"/>
        </w:rPr>
        <w:t>ealm für alle Clients verfügbar.</w:t>
      </w:r>
      <w:r w:rsidR="21078246" w:rsidRPr="2F2F1BCE">
        <w:rPr>
          <w:rFonts w:ascii="Arial" w:eastAsia="Arial" w:hAnsi="Arial" w:cs="Arial"/>
          <w:color w:val="05103E"/>
          <w:sz w:val="24"/>
          <w:szCs w:val="24"/>
        </w:rPr>
        <w:t xml:space="preserve"> </w:t>
      </w:r>
      <w:r w:rsidR="027D04C3" w:rsidRPr="2F2F1BCE">
        <w:rPr>
          <w:rFonts w:ascii="Arial" w:eastAsia="Arial" w:hAnsi="Arial" w:cs="Arial"/>
          <w:color w:val="05103E"/>
          <w:sz w:val="24"/>
          <w:szCs w:val="24"/>
        </w:rPr>
        <w:t>Wenn also der Benutzer “Ezio” i</w:t>
      </w:r>
      <w:r w:rsidR="37152BDE" w:rsidRPr="2F2F1BCE">
        <w:rPr>
          <w:rFonts w:ascii="Arial" w:eastAsia="Arial" w:hAnsi="Arial" w:cs="Arial"/>
          <w:color w:val="05103E"/>
          <w:sz w:val="24"/>
          <w:szCs w:val="24"/>
        </w:rPr>
        <w:t>m Realm</w:t>
      </w:r>
      <w:r w:rsidR="027D04C3" w:rsidRPr="2F2F1BCE">
        <w:rPr>
          <w:rFonts w:ascii="Arial" w:eastAsia="Arial" w:hAnsi="Arial" w:cs="Arial"/>
          <w:color w:val="05103E"/>
          <w:sz w:val="24"/>
          <w:szCs w:val="24"/>
        </w:rPr>
        <w:t xml:space="preserve"> “</w:t>
      </w:r>
      <w:r w:rsidR="38EAA7DA" w:rsidRPr="2F2F1BCE">
        <w:rPr>
          <w:rFonts w:ascii="Arial" w:eastAsia="Arial" w:hAnsi="Arial" w:cs="Arial"/>
          <w:color w:val="05103E"/>
          <w:sz w:val="24"/>
          <w:szCs w:val="24"/>
        </w:rPr>
        <w:t>Welt</w:t>
      </w:r>
      <w:r w:rsidR="027D04C3" w:rsidRPr="2F2F1BCE">
        <w:rPr>
          <w:rFonts w:ascii="Arial" w:eastAsia="Arial" w:hAnsi="Arial" w:cs="Arial"/>
          <w:color w:val="05103E"/>
          <w:sz w:val="24"/>
          <w:szCs w:val="24"/>
        </w:rPr>
        <w:t xml:space="preserve">” für alle Clients </w:t>
      </w:r>
      <w:r w:rsidR="070AD6B7" w:rsidRPr="2F2F1BCE">
        <w:rPr>
          <w:rFonts w:ascii="Arial" w:eastAsia="Arial" w:hAnsi="Arial" w:cs="Arial"/>
          <w:color w:val="05103E"/>
          <w:sz w:val="24"/>
          <w:szCs w:val="24"/>
        </w:rPr>
        <w:t>dieselbe Rolle hat, handelt es sich um eine Realm Role.</w:t>
      </w:r>
    </w:p>
    <w:p w14:paraId="2DDDB380" w14:textId="4355BC85" w:rsidR="4A3A8A8B" w:rsidRDefault="3EC2FE95" w:rsidP="2F2F1BCE">
      <w:pPr>
        <w:spacing w:line="360" w:lineRule="auto"/>
        <w:rPr>
          <w:rFonts w:ascii="Arial" w:eastAsia="Arial" w:hAnsi="Arial" w:cs="Arial"/>
          <w:color w:val="05103E"/>
          <w:sz w:val="24"/>
          <w:szCs w:val="24"/>
        </w:rPr>
      </w:pPr>
      <w:r w:rsidRPr="2F2F1BCE">
        <w:rPr>
          <w:rFonts w:ascii="Arial" w:eastAsia="Arial" w:hAnsi="Arial" w:cs="Arial"/>
          <w:color w:val="05103E"/>
          <w:sz w:val="24"/>
          <w:szCs w:val="24"/>
        </w:rPr>
        <w:t xml:space="preserve">Client Roles sind Rollen, die einem Client zugeordnet sind. Wenn bspw. </w:t>
      </w:r>
      <w:r w:rsidR="1A3974A9" w:rsidRPr="2F2F1BCE">
        <w:rPr>
          <w:rFonts w:ascii="Arial" w:eastAsia="Arial" w:hAnsi="Arial" w:cs="Arial"/>
          <w:color w:val="05103E"/>
          <w:sz w:val="24"/>
          <w:szCs w:val="24"/>
        </w:rPr>
        <w:t>d</w:t>
      </w:r>
      <w:r w:rsidRPr="2F2F1BCE">
        <w:rPr>
          <w:rFonts w:ascii="Arial" w:eastAsia="Arial" w:hAnsi="Arial" w:cs="Arial"/>
          <w:color w:val="05103E"/>
          <w:sz w:val="24"/>
          <w:szCs w:val="24"/>
        </w:rPr>
        <w:t xml:space="preserve">er Benutzer “L” Benutzer aus einem Client namens “Lidl” aktualisieren will, braucht er dafür die Client Role “manage-users”. Die Client </w:t>
      </w:r>
      <w:proofErr w:type="spellStart"/>
      <w:r w:rsidRPr="2F2F1BCE">
        <w:rPr>
          <w:rFonts w:ascii="Arial" w:eastAsia="Arial" w:hAnsi="Arial" w:cs="Arial"/>
          <w:color w:val="05103E"/>
          <w:sz w:val="24"/>
          <w:szCs w:val="24"/>
        </w:rPr>
        <w:t>roles</w:t>
      </w:r>
      <w:proofErr w:type="spellEnd"/>
      <w:r w:rsidRPr="2F2F1BCE">
        <w:rPr>
          <w:rFonts w:ascii="Arial" w:eastAsia="Arial" w:hAnsi="Arial" w:cs="Arial"/>
          <w:color w:val="05103E"/>
          <w:sz w:val="24"/>
          <w:szCs w:val="24"/>
        </w:rPr>
        <w:t xml:space="preserve"> beziehen sich darauf, welche Berechtigungen ein Benutzer in einem Client hat. </w:t>
      </w:r>
    </w:p>
    <w:p w14:paraId="5C9AB3C7" w14:textId="29FA23A9" w:rsidR="4A3A8A8B" w:rsidRDefault="3EC2FE95" w:rsidP="2F2F1BCE">
      <w:pPr>
        <w:spacing w:line="360" w:lineRule="auto"/>
        <w:rPr>
          <w:rFonts w:ascii="Arial" w:eastAsia="Arial" w:hAnsi="Arial" w:cs="Arial"/>
          <w:color w:val="05103E"/>
          <w:sz w:val="24"/>
          <w:szCs w:val="24"/>
        </w:rPr>
      </w:pPr>
      <w:r w:rsidRPr="2F2F1BCE">
        <w:rPr>
          <w:rFonts w:ascii="Arial" w:eastAsia="Arial" w:hAnsi="Arial" w:cs="Arial"/>
          <w:color w:val="05103E"/>
          <w:sz w:val="24"/>
          <w:szCs w:val="24"/>
        </w:rPr>
        <w:t xml:space="preserve">Jede Client-Role ist einem Realm zugeordnet. Dies bedeutet, dass bspw. der Benutzer “L” die Benutzer aus dem Client “Lidl” aktualisieren </w:t>
      </w:r>
      <w:proofErr w:type="gramStart"/>
      <w:r w:rsidRPr="2F2F1BCE">
        <w:rPr>
          <w:rFonts w:ascii="Arial" w:eastAsia="Arial" w:hAnsi="Arial" w:cs="Arial"/>
          <w:color w:val="05103E"/>
          <w:sz w:val="24"/>
          <w:szCs w:val="24"/>
        </w:rPr>
        <w:t>kann</w:t>
      </w:r>
      <w:commentRangeStart w:id="44"/>
      <w:commentRangeStart w:id="45"/>
      <w:commentRangeEnd w:id="44"/>
      <w:proofErr w:type="gramEnd"/>
      <w:r w:rsidR="60CE3B72">
        <w:rPr>
          <w:rStyle w:val="Kommentarzeichen"/>
        </w:rPr>
        <w:commentReference w:id="44"/>
      </w:r>
      <w:commentRangeEnd w:id="45"/>
      <w:r w:rsidR="60CE3B72">
        <w:rPr>
          <w:rStyle w:val="Kommentarzeichen"/>
        </w:rPr>
        <w:commentReference w:id="45"/>
      </w:r>
      <w:r w:rsidRPr="2F2F1BCE">
        <w:rPr>
          <w:rFonts w:ascii="Arial" w:eastAsia="Arial" w:hAnsi="Arial" w:cs="Arial"/>
          <w:color w:val="05103E"/>
          <w:sz w:val="24"/>
          <w:szCs w:val="24"/>
        </w:rPr>
        <w:t>, wobei sich “Lidl” und die Benutzer im Realm “Deutschland” befinden.</w:t>
      </w:r>
    </w:p>
    <w:p w14:paraId="2A383A83" w14:textId="0E88ABA2" w:rsidR="4A3A8A8B" w:rsidRDefault="0BE13B75" w:rsidP="2F2F1BCE">
      <w:pPr>
        <w:spacing w:line="360" w:lineRule="auto"/>
        <w:rPr>
          <w:rFonts w:ascii="Arial" w:eastAsia="Arial" w:hAnsi="Arial" w:cs="Arial"/>
          <w:color w:val="05103E"/>
          <w:sz w:val="24"/>
          <w:szCs w:val="24"/>
        </w:rPr>
      </w:pPr>
      <w:r w:rsidRPr="2F2F1BCE">
        <w:rPr>
          <w:rFonts w:ascii="Arial" w:eastAsia="Arial" w:hAnsi="Arial" w:cs="Arial"/>
          <w:color w:val="05103E"/>
          <w:sz w:val="24"/>
          <w:szCs w:val="24"/>
        </w:rPr>
        <w:t>Im master-</w:t>
      </w:r>
      <w:proofErr w:type="spellStart"/>
      <w:r w:rsidRPr="2F2F1BCE">
        <w:rPr>
          <w:rFonts w:ascii="Arial" w:eastAsia="Arial" w:hAnsi="Arial" w:cs="Arial"/>
          <w:color w:val="05103E"/>
          <w:sz w:val="24"/>
          <w:szCs w:val="24"/>
        </w:rPr>
        <w:t>realm</w:t>
      </w:r>
      <w:proofErr w:type="spellEnd"/>
      <w:r w:rsidRPr="2F2F1BCE">
        <w:rPr>
          <w:rFonts w:ascii="Arial" w:eastAsia="Arial" w:hAnsi="Arial" w:cs="Arial"/>
          <w:color w:val="05103E"/>
          <w:sz w:val="24"/>
          <w:szCs w:val="24"/>
        </w:rPr>
        <w:t xml:space="preserve"> sind in diesem Fall mehrere Client Roles verfügbar, welche zu unterschiedlichen Realms angehören. Bspw. </w:t>
      </w:r>
      <w:r w:rsidR="4DBE3E49" w:rsidRPr="2F2F1BCE">
        <w:rPr>
          <w:rFonts w:ascii="Arial" w:eastAsia="Arial" w:hAnsi="Arial" w:cs="Arial"/>
          <w:color w:val="05103E"/>
          <w:sz w:val="24"/>
          <w:szCs w:val="24"/>
        </w:rPr>
        <w:t>e</w:t>
      </w:r>
      <w:r w:rsidR="2E4219C4" w:rsidRPr="2F2F1BCE">
        <w:rPr>
          <w:rFonts w:ascii="Arial" w:eastAsia="Arial" w:hAnsi="Arial" w:cs="Arial"/>
          <w:color w:val="05103E"/>
          <w:sz w:val="24"/>
          <w:szCs w:val="24"/>
        </w:rPr>
        <w:t>xistiert im master-</w:t>
      </w:r>
      <w:proofErr w:type="spellStart"/>
      <w:r w:rsidR="2E4219C4" w:rsidRPr="2F2F1BCE">
        <w:rPr>
          <w:rFonts w:ascii="Arial" w:eastAsia="Arial" w:hAnsi="Arial" w:cs="Arial"/>
          <w:color w:val="05103E"/>
          <w:sz w:val="24"/>
          <w:szCs w:val="24"/>
        </w:rPr>
        <w:t>realm</w:t>
      </w:r>
      <w:proofErr w:type="spellEnd"/>
      <w:r w:rsidR="2E4219C4" w:rsidRPr="2F2F1BCE">
        <w:rPr>
          <w:rFonts w:ascii="Arial" w:eastAsia="Arial" w:hAnsi="Arial" w:cs="Arial"/>
          <w:color w:val="05103E"/>
          <w:sz w:val="24"/>
          <w:szCs w:val="24"/>
        </w:rPr>
        <w:t xml:space="preserve"> die Client Role “manage-users” einmal für den Realm “Sega” und einmal für den Realm “</w:t>
      </w:r>
      <w:proofErr w:type="spellStart"/>
      <w:r w:rsidR="2E4219C4" w:rsidRPr="2F2F1BCE">
        <w:rPr>
          <w:rFonts w:ascii="Arial" w:eastAsia="Arial" w:hAnsi="Arial" w:cs="Arial"/>
          <w:color w:val="05103E"/>
          <w:sz w:val="24"/>
          <w:szCs w:val="24"/>
        </w:rPr>
        <w:t>nintendo</w:t>
      </w:r>
      <w:proofErr w:type="spellEnd"/>
      <w:r w:rsidR="2E4219C4" w:rsidRPr="2F2F1BCE">
        <w:rPr>
          <w:rFonts w:ascii="Arial" w:eastAsia="Arial" w:hAnsi="Arial" w:cs="Arial"/>
          <w:color w:val="05103E"/>
          <w:sz w:val="24"/>
          <w:szCs w:val="24"/>
        </w:rPr>
        <w:t>”, wenn diese beiden Realms angelegt sind.</w:t>
      </w:r>
      <w:r w:rsidR="4C4D530B" w:rsidRPr="2F2F1BCE">
        <w:rPr>
          <w:rFonts w:ascii="Arial" w:eastAsia="Arial" w:hAnsi="Arial" w:cs="Arial"/>
          <w:color w:val="05103E"/>
          <w:sz w:val="24"/>
          <w:szCs w:val="24"/>
        </w:rPr>
        <w:t xml:space="preserve"> </w:t>
      </w:r>
    </w:p>
    <w:p w14:paraId="1412A6EC" w14:textId="75BAAB59" w:rsidR="4A3A8A8B" w:rsidRDefault="4C4D530B" w:rsidP="2F2F1BCE">
      <w:pPr>
        <w:spacing w:line="360" w:lineRule="auto"/>
        <w:rPr>
          <w:rFonts w:ascii="Arial" w:eastAsia="Arial" w:hAnsi="Arial" w:cs="Arial"/>
          <w:color w:val="05103E"/>
          <w:sz w:val="24"/>
          <w:szCs w:val="24"/>
        </w:rPr>
      </w:pPr>
      <w:r w:rsidRPr="2F2F1BCE">
        <w:rPr>
          <w:rFonts w:ascii="Arial" w:eastAsia="Arial" w:hAnsi="Arial" w:cs="Arial"/>
          <w:color w:val="05103E"/>
          <w:sz w:val="24"/>
          <w:szCs w:val="24"/>
        </w:rPr>
        <w:t xml:space="preserve">Es ist </w:t>
      </w:r>
      <w:r w:rsidR="6562B5CC" w:rsidRPr="2F2F1BCE">
        <w:rPr>
          <w:rFonts w:ascii="Arial" w:eastAsia="Arial" w:hAnsi="Arial" w:cs="Arial"/>
          <w:color w:val="05103E"/>
          <w:sz w:val="24"/>
          <w:szCs w:val="24"/>
        </w:rPr>
        <w:t>vorteilhaft, w</w:t>
      </w:r>
      <w:r w:rsidRPr="2F2F1BCE">
        <w:rPr>
          <w:rFonts w:ascii="Arial" w:eastAsia="Arial" w:hAnsi="Arial" w:cs="Arial"/>
          <w:color w:val="05103E"/>
          <w:sz w:val="24"/>
          <w:szCs w:val="24"/>
        </w:rPr>
        <w:t xml:space="preserve">enn die </w:t>
      </w:r>
      <w:r w:rsidRPr="2F2F1BCE">
        <w:rPr>
          <w:rFonts w:ascii="Arial" w:eastAsia="Arial" w:hAnsi="Arial" w:cs="Arial"/>
          <w:i/>
          <w:iCs/>
          <w:color w:val="05103E"/>
          <w:sz w:val="24"/>
          <w:szCs w:val="24"/>
        </w:rPr>
        <w:t xml:space="preserve">Client Roles </w:t>
      </w:r>
      <w:r w:rsidRPr="2F2F1BCE">
        <w:rPr>
          <w:rFonts w:ascii="Arial" w:eastAsia="Arial" w:hAnsi="Arial" w:cs="Arial"/>
          <w:color w:val="05103E"/>
          <w:sz w:val="24"/>
          <w:szCs w:val="24"/>
        </w:rPr>
        <w:t>einem Realm zugeordnet sind,</w:t>
      </w:r>
      <w:r w:rsidR="3BF0C115" w:rsidRPr="2F2F1BCE">
        <w:rPr>
          <w:rFonts w:ascii="Arial" w:eastAsia="Arial" w:hAnsi="Arial" w:cs="Arial"/>
          <w:color w:val="05103E"/>
          <w:sz w:val="24"/>
          <w:szCs w:val="24"/>
        </w:rPr>
        <w:t xml:space="preserve"> </w:t>
      </w:r>
      <w:r w:rsidRPr="2F2F1BCE">
        <w:rPr>
          <w:rFonts w:ascii="Arial" w:eastAsia="Arial" w:hAnsi="Arial" w:cs="Arial"/>
          <w:color w:val="05103E"/>
          <w:sz w:val="24"/>
          <w:szCs w:val="24"/>
        </w:rPr>
        <w:t xml:space="preserve">weil dadurch </w:t>
      </w:r>
      <w:r w:rsidR="104E9329" w:rsidRPr="2F2F1BCE">
        <w:rPr>
          <w:rFonts w:ascii="Arial" w:eastAsia="Arial" w:hAnsi="Arial" w:cs="Arial"/>
          <w:color w:val="05103E"/>
          <w:sz w:val="24"/>
          <w:szCs w:val="24"/>
        </w:rPr>
        <w:t>eine</w:t>
      </w:r>
      <w:r w:rsidRPr="2F2F1BCE">
        <w:rPr>
          <w:rFonts w:ascii="Arial" w:eastAsia="Arial" w:hAnsi="Arial" w:cs="Arial"/>
          <w:color w:val="05103E"/>
          <w:sz w:val="24"/>
          <w:szCs w:val="24"/>
        </w:rPr>
        <w:t xml:space="preserve"> </w:t>
      </w:r>
      <w:r w:rsidR="6417F866" w:rsidRPr="2F2F1BCE">
        <w:rPr>
          <w:rFonts w:ascii="Arial" w:eastAsia="Arial" w:hAnsi="Arial" w:cs="Arial"/>
          <w:color w:val="05103E"/>
          <w:sz w:val="24"/>
          <w:szCs w:val="24"/>
        </w:rPr>
        <w:t>Trennung</w:t>
      </w:r>
      <w:r w:rsidRPr="2F2F1BCE">
        <w:rPr>
          <w:rFonts w:ascii="Arial" w:eastAsia="Arial" w:hAnsi="Arial" w:cs="Arial"/>
          <w:color w:val="05103E"/>
          <w:sz w:val="24"/>
          <w:szCs w:val="24"/>
        </w:rPr>
        <w:t xml:space="preserve"> zwischen den Realms erst entsteht</w:t>
      </w:r>
      <w:r w:rsidR="096F9B8C" w:rsidRPr="2F2F1BCE">
        <w:rPr>
          <w:rFonts w:ascii="Arial" w:eastAsia="Arial" w:hAnsi="Arial" w:cs="Arial"/>
          <w:color w:val="05103E"/>
          <w:sz w:val="24"/>
          <w:szCs w:val="24"/>
        </w:rPr>
        <w:t>.</w:t>
      </w:r>
      <w:r w:rsidR="33A20AEA" w:rsidRPr="2F2F1BCE">
        <w:rPr>
          <w:rFonts w:ascii="Arial" w:eastAsia="Arial" w:hAnsi="Arial" w:cs="Arial"/>
          <w:color w:val="05103E"/>
          <w:sz w:val="24"/>
          <w:szCs w:val="24"/>
        </w:rPr>
        <w:t xml:space="preserve"> Die Wichtigkeit dieser Trennung wird in Kapitel 5 klarer.</w:t>
      </w:r>
      <w:commentRangeStart w:id="46"/>
      <w:commentRangeStart w:id="47"/>
      <w:commentRangeEnd w:id="46"/>
      <w:r w:rsidR="60CE3B72">
        <w:rPr>
          <w:rStyle w:val="Kommentarzeichen"/>
        </w:rPr>
        <w:commentReference w:id="46"/>
      </w:r>
      <w:commentRangeEnd w:id="47"/>
      <w:r w:rsidR="60CE3B72">
        <w:rPr>
          <w:rStyle w:val="Kommentarzeichen"/>
        </w:rPr>
        <w:commentReference w:id="47"/>
      </w:r>
    </w:p>
    <w:p w14:paraId="747F9CC7" w14:textId="3BFD7B63" w:rsidR="4A3A8A8B" w:rsidRDefault="3EC2FE95" w:rsidP="2F2F1BCE">
      <w:pPr>
        <w:spacing w:line="360" w:lineRule="auto"/>
        <w:rPr>
          <w:rFonts w:ascii="Arial" w:eastAsia="Arial" w:hAnsi="Arial" w:cs="Arial"/>
          <w:sz w:val="24"/>
          <w:szCs w:val="24"/>
        </w:rPr>
      </w:pPr>
      <w:r w:rsidRPr="2F2F1BCE">
        <w:rPr>
          <w:rFonts w:ascii="Arial" w:eastAsia="Arial" w:hAnsi="Arial" w:cs="Arial"/>
          <w:i/>
          <w:iCs/>
          <w:sz w:val="24"/>
          <w:szCs w:val="24"/>
        </w:rPr>
        <w:t xml:space="preserve">Composite </w:t>
      </w:r>
      <w:proofErr w:type="spellStart"/>
      <w:r w:rsidRPr="2F2F1BCE">
        <w:rPr>
          <w:rFonts w:ascii="Arial" w:eastAsia="Arial" w:hAnsi="Arial" w:cs="Arial"/>
          <w:i/>
          <w:iCs/>
          <w:sz w:val="24"/>
          <w:szCs w:val="24"/>
        </w:rPr>
        <w:t>roles</w:t>
      </w:r>
      <w:proofErr w:type="spellEnd"/>
      <w:r w:rsidRPr="2F2F1BCE">
        <w:rPr>
          <w:rFonts w:ascii="Arial" w:eastAsia="Arial" w:hAnsi="Arial" w:cs="Arial"/>
          <w:i/>
          <w:iCs/>
          <w:sz w:val="24"/>
          <w:szCs w:val="24"/>
        </w:rPr>
        <w:t xml:space="preserve"> </w:t>
      </w:r>
      <w:r w:rsidRPr="2F2F1BCE">
        <w:rPr>
          <w:rFonts w:ascii="Arial" w:eastAsia="Arial" w:hAnsi="Arial" w:cs="Arial"/>
          <w:sz w:val="24"/>
          <w:szCs w:val="24"/>
        </w:rPr>
        <w:t>sind Rollen, die mit anderen Rollen assoziiert sind. Eine Composite Role beinhaltet damit mehrere Rollen, die Keycloak bereitstellt. Die Composite Role “</w:t>
      </w:r>
      <w:proofErr w:type="spellStart"/>
      <w:r w:rsidRPr="2F2F1BCE">
        <w:rPr>
          <w:rFonts w:ascii="Arial" w:eastAsia="Arial" w:hAnsi="Arial" w:cs="Arial"/>
          <w:sz w:val="24"/>
          <w:szCs w:val="24"/>
        </w:rPr>
        <w:t>chef</w:t>
      </w:r>
      <w:proofErr w:type="spellEnd"/>
      <w:r w:rsidRPr="2F2F1BCE">
        <w:rPr>
          <w:rFonts w:ascii="Arial" w:eastAsia="Arial" w:hAnsi="Arial" w:cs="Arial"/>
          <w:sz w:val="24"/>
          <w:szCs w:val="24"/>
        </w:rPr>
        <w:t xml:space="preserve">” bspw. kann die Rollen “manage-users” und “view-users” beinhalten. </w:t>
      </w:r>
      <w:r w:rsidR="246A4E38" w:rsidRPr="2F2F1BCE">
        <w:rPr>
          <w:rFonts w:ascii="Arial" w:eastAsia="Arial" w:hAnsi="Arial" w:cs="Arial"/>
          <w:sz w:val="24"/>
          <w:szCs w:val="24"/>
        </w:rPr>
        <w:t xml:space="preserve">So durch kann ein Benutzer nur eine Rolle haben, die multiple </w:t>
      </w:r>
      <w:r w:rsidR="4321781C" w:rsidRPr="2F2F1BCE">
        <w:rPr>
          <w:rFonts w:ascii="Arial" w:eastAsia="Arial" w:hAnsi="Arial" w:cs="Arial"/>
          <w:sz w:val="24"/>
          <w:szCs w:val="24"/>
        </w:rPr>
        <w:t xml:space="preserve">Rollen </w:t>
      </w:r>
      <w:r w:rsidR="246A4E38" w:rsidRPr="2F2F1BCE">
        <w:rPr>
          <w:rFonts w:ascii="Arial" w:eastAsia="Arial" w:hAnsi="Arial" w:cs="Arial"/>
          <w:sz w:val="24"/>
          <w:szCs w:val="24"/>
        </w:rPr>
        <w:t>hat.</w:t>
      </w:r>
      <w:r w:rsidR="4343A537" w:rsidRPr="2F2F1BCE">
        <w:rPr>
          <w:rFonts w:ascii="Arial" w:eastAsia="Arial" w:hAnsi="Arial" w:cs="Arial"/>
          <w:sz w:val="24"/>
          <w:szCs w:val="24"/>
        </w:rPr>
        <w:t xml:space="preserve"> Dies spart Zeit, weil Zuordnungen mehrerer Rollen in Keycloak Zeit </w:t>
      </w:r>
      <w:r w:rsidR="08C1605B" w:rsidRPr="2F2F1BCE">
        <w:rPr>
          <w:rFonts w:ascii="Arial" w:eastAsia="Arial" w:hAnsi="Arial" w:cs="Arial"/>
          <w:sz w:val="24"/>
          <w:szCs w:val="24"/>
        </w:rPr>
        <w:t>bedarf</w:t>
      </w:r>
      <w:r w:rsidR="4343A537" w:rsidRPr="2F2F1BCE">
        <w:rPr>
          <w:rFonts w:ascii="Arial" w:eastAsia="Arial" w:hAnsi="Arial" w:cs="Arial"/>
          <w:sz w:val="24"/>
          <w:szCs w:val="24"/>
        </w:rPr>
        <w:t>.</w:t>
      </w:r>
    </w:p>
    <w:p w14:paraId="211DB582" w14:textId="0B3C8697" w:rsidR="4A3A8A8B" w:rsidRDefault="18EE7772" w:rsidP="5009833A">
      <w:pPr>
        <w:spacing w:line="360" w:lineRule="auto"/>
        <w:rPr>
          <w:rFonts w:ascii="Arial#" w:eastAsia="Arial#" w:hAnsi="Arial#" w:cs="Arial#"/>
          <w:color w:val="000000" w:themeColor="text1"/>
          <w:sz w:val="24"/>
          <w:szCs w:val="24"/>
        </w:rPr>
      </w:pPr>
      <w:r w:rsidRPr="2F2F1BCE">
        <w:rPr>
          <w:rFonts w:ascii="Arial" w:eastAsia="Arial" w:hAnsi="Arial" w:cs="Arial"/>
          <w:sz w:val="24"/>
          <w:szCs w:val="24"/>
        </w:rPr>
        <w:t xml:space="preserve">Der Term </w:t>
      </w:r>
      <w:proofErr w:type="spellStart"/>
      <w:r w:rsidRPr="2F2F1BCE">
        <w:rPr>
          <w:rFonts w:ascii="Arial#" w:eastAsia="Arial#" w:hAnsi="Arial#" w:cs="Arial#"/>
          <w:i/>
          <w:iCs/>
          <w:color w:val="000000" w:themeColor="text1"/>
          <w:sz w:val="24"/>
          <w:szCs w:val="24"/>
        </w:rPr>
        <w:t>client</w:t>
      </w:r>
      <w:proofErr w:type="spellEnd"/>
      <w:r w:rsidRPr="2F2F1BCE">
        <w:rPr>
          <w:rFonts w:ascii="Arial#" w:eastAsia="Arial#" w:hAnsi="Arial#" w:cs="Arial#"/>
          <w:i/>
          <w:iCs/>
          <w:color w:val="000000" w:themeColor="text1"/>
          <w:sz w:val="24"/>
          <w:szCs w:val="24"/>
        </w:rPr>
        <w:t xml:space="preserve"> </w:t>
      </w:r>
      <w:proofErr w:type="spellStart"/>
      <w:r w:rsidRPr="2F2F1BCE">
        <w:rPr>
          <w:rFonts w:ascii="Arial#" w:eastAsia="Arial#" w:hAnsi="Arial#" w:cs="Arial#"/>
          <w:i/>
          <w:iCs/>
          <w:color w:val="000000" w:themeColor="text1"/>
          <w:sz w:val="24"/>
          <w:szCs w:val="24"/>
        </w:rPr>
        <w:t>scopes</w:t>
      </w:r>
      <w:proofErr w:type="spellEnd"/>
      <w:r w:rsidRPr="2F2F1BCE">
        <w:rPr>
          <w:rFonts w:ascii="Arial#" w:eastAsia="Arial#" w:hAnsi="Arial#" w:cs="Arial#"/>
          <w:i/>
          <w:iCs/>
          <w:color w:val="000000" w:themeColor="text1"/>
          <w:sz w:val="24"/>
          <w:szCs w:val="24"/>
        </w:rPr>
        <w:t xml:space="preserve"> </w:t>
      </w:r>
      <w:r w:rsidRPr="2F2F1BCE">
        <w:rPr>
          <w:rFonts w:ascii="Arial#" w:eastAsia="Arial#" w:hAnsi="Arial#" w:cs="Arial#"/>
          <w:color w:val="000000" w:themeColor="text1"/>
          <w:sz w:val="24"/>
          <w:szCs w:val="24"/>
        </w:rPr>
        <w:t>steht für das</w:t>
      </w:r>
      <w:r w:rsidRPr="2F2F1BCE">
        <w:rPr>
          <w:rFonts w:ascii="Arial#" w:eastAsia="Arial#" w:hAnsi="Arial#" w:cs="Arial#"/>
          <w:i/>
          <w:iCs/>
          <w:color w:val="000000" w:themeColor="text1"/>
          <w:sz w:val="24"/>
          <w:szCs w:val="24"/>
        </w:rPr>
        <w:t xml:space="preserve"> </w:t>
      </w:r>
      <w:r w:rsidRPr="2F2F1BCE">
        <w:rPr>
          <w:rFonts w:ascii="Arial#" w:eastAsia="Arial#" w:hAnsi="Arial#" w:cs="Arial#"/>
          <w:color w:val="000000" w:themeColor="text1"/>
          <w:sz w:val="24"/>
          <w:szCs w:val="24"/>
        </w:rPr>
        <w:t>Konzept</w:t>
      </w:r>
      <w:r w:rsidR="7DBFA89D" w:rsidRPr="2F2F1BCE">
        <w:rPr>
          <w:rFonts w:ascii="Arial#" w:eastAsia="Arial#" w:hAnsi="Arial#" w:cs="Arial#"/>
          <w:color w:val="000000" w:themeColor="text1"/>
          <w:sz w:val="24"/>
          <w:szCs w:val="24"/>
        </w:rPr>
        <w:t>, in einen Token noch zusätzliche Attribute hinzuzufügen. Der genaue Begriff für Tokens wird on 2.2.4 erläutert. Wenn bspw. Ein Client noch ein z</w:t>
      </w:r>
      <w:r w:rsidR="7FDAE725" w:rsidRPr="2F2F1BCE">
        <w:rPr>
          <w:rFonts w:ascii="Arial#" w:eastAsia="Arial#" w:hAnsi="Arial#" w:cs="Arial#"/>
          <w:color w:val="000000" w:themeColor="text1"/>
          <w:sz w:val="24"/>
          <w:szCs w:val="24"/>
        </w:rPr>
        <w:t xml:space="preserve">usätzliches Attribut haben soll, wie z.B. eine Benutzeranzahl, wird in </w:t>
      </w:r>
      <w:proofErr w:type="spellStart"/>
      <w:r w:rsidR="7FDAE725" w:rsidRPr="2F2F1BCE">
        <w:rPr>
          <w:rFonts w:ascii="Arial#" w:eastAsia="Arial#" w:hAnsi="Arial#" w:cs="Arial#"/>
          <w:i/>
          <w:iCs/>
          <w:color w:val="000000" w:themeColor="text1"/>
          <w:sz w:val="24"/>
          <w:szCs w:val="24"/>
        </w:rPr>
        <w:t>client_scope</w:t>
      </w:r>
      <w:proofErr w:type="spellEnd"/>
      <w:r w:rsidR="7FDAE725" w:rsidRPr="2F2F1BCE">
        <w:rPr>
          <w:rFonts w:ascii="Arial#" w:eastAsia="Arial#" w:hAnsi="Arial#" w:cs="Arial#"/>
          <w:i/>
          <w:iCs/>
          <w:color w:val="000000" w:themeColor="text1"/>
          <w:sz w:val="24"/>
          <w:szCs w:val="24"/>
        </w:rPr>
        <w:t xml:space="preserve"> </w:t>
      </w:r>
      <w:r w:rsidR="7FDAE725" w:rsidRPr="2F2F1BCE">
        <w:rPr>
          <w:rFonts w:ascii="Arial#" w:eastAsia="Arial#" w:hAnsi="Arial#" w:cs="Arial#"/>
          <w:color w:val="000000" w:themeColor="text1"/>
          <w:sz w:val="24"/>
          <w:szCs w:val="24"/>
        </w:rPr>
        <w:t>dieses Attribut mit seinem Wert, angelegt im Token.</w:t>
      </w:r>
    </w:p>
    <w:p w14:paraId="169756B0" w14:textId="33D155D8" w:rsidR="2657D260" w:rsidRDefault="2657D260" w:rsidP="14E92987">
      <w:pPr>
        <w:spacing w:line="360" w:lineRule="auto"/>
        <w:rPr>
          <w:rFonts w:ascii="Arial#" w:eastAsia="Arial#" w:hAnsi="Arial#" w:cs="Arial#"/>
          <w:color w:val="000000" w:themeColor="text1"/>
          <w:sz w:val="24"/>
          <w:szCs w:val="24"/>
        </w:rPr>
      </w:pPr>
      <w:r w:rsidRPr="14E92987">
        <w:rPr>
          <w:rFonts w:ascii="Arial#" w:eastAsia="Arial#" w:hAnsi="Arial#" w:cs="Arial#"/>
          <w:color w:val="000000" w:themeColor="text1"/>
          <w:sz w:val="24"/>
          <w:szCs w:val="24"/>
        </w:rPr>
        <w:t xml:space="preserve">Eine ähnliche Funktion erfüllt das </w:t>
      </w:r>
      <w:proofErr w:type="spellStart"/>
      <w:r w:rsidRPr="14E92987">
        <w:rPr>
          <w:rFonts w:ascii="Arial#" w:eastAsia="Arial#" w:hAnsi="Arial#" w:cs="Arial#"/>
          <w:i/>
          <w:iCs/>
          <w:color w:val="000000" w:themeColor="text1"/>
          <w:sz w:val="24"/>
          <w:szCs w:val="24"/>
        </w:rPr>
        <w:t>user_mapping</w:t>
      </w:r>
      <w:proofErr w:type="spellEnd"/>
      <w:r w:rsidRPr="14E92987">
        <w:rPr>
          <w:rFonts w:ascii="Arial#" w:eastAsia="Arial#" w:hAnsi="Arial#" w:cs="Arial#"/>
          <w:color w:val="000000" w:themeColor="text1"/>
          <w:sz w:val="24"/>
          <w:szCs w:val="24"/>
        </w:rPr>
        <w:t>, bei de</w:t>
      </w:r>
      <w:r w:rsidR="427DFBD0" w:rsidRPr="14E92987">
        <w:rPr>
          <w:rFonts w:ascii="Arial#" w:eastAsia="Arial#" w:hAnsi="Arial#" w:cs="Arial#"/>
          <w:color w:val="000000" w:themeColor="text1"/>
          <w:sz w:val="24"/>
          <w:szCs w:val="24"/>
        </w:rPr>
        <w:t>r es</w:t>
      </w:r>
      <w:r w:rsidRPr="14E92987">
        <w:rPr>
          <w:rFonts w:ascii="Arial#" w:eastAsia="Arial#" w:hAnsi="Arial#" w:cs="Arial#"/>
          <w:color w:val="000000" w:themeColor="text1"/>
          <w:sz w:val="24"/>
          <w:szCs w:val="24"/>
        </w:rPr>
        <w:t xml:space="preserve"> ebenso </w:t>
      </w:r>
      <w:r w:rsidR="119459D3" w:rsidRPr="14E92987">
        <w:rPr>
          <w:rFonts w:ascii="Arial#" w:eastAsia="Arial#" w:hAnsi="Arial#" w:cs="Arial#"/>
          <w:color w:val="000000" w:themeColor="text1"/>
          <w:sz w:val="24"/>
          <w:szCs w:val="24"/>
        </w:rPr>
        <w:t xml:space="preserve">möglich ist </w:t>
      </w:r>
      <w:r w:rsidRPr="14E92987">
        <w:rPr>
          <w:rFonts w:ascii="Arial#" w:eastAsia="Arial#" w:hAnsi="Arial#" w:cs="Arial#"/>
          <w:color w:val="000000" w:themeColor="text1"/>
          <w:sz w:val="24"/>
          <w:szCs w:val="24"/>
        </w:rPr>
        <w:t>im Token ne</w:t>
      </w:r>
      <w:r w:rsidR="11A9D0DB" w:rsidRPr="14E92987">
        <w:rPr>
          <w:rFonts w:ascii="Arial#" w:eastAsia="Arial#" w:hAnsi="Arial#" w:cs="Arial#"/>
          <w:color w:val="000000" w:themeColor="text1"/>
          <w:sz w:val="24"/>
          <w:szCs w:val="24"/>
        </w:rPr>
        <w:t xml:space="preserve">ue Bereiche, bzw. Attribute </w:t>
      </w:r>
      <w:r w:rsidR="6F4F2ACF" w:rsidRPr="14E92987">
        <w:rPr>
          <w:rFonts w:ascii="Arial#" w:eastAsia="Arial#" w:hAnsi="Arial#" w:cs="Arial#"/>
          <w:color w:val="000000" w:themeColor="text1"/>
          <w:sz w:val="24"/>
          <w:szCs w:val="24"/>
        </w:rPr>
        <w:t xml:space="preserve">anzulegen. Der Unterschied ist, dass diese Attribute dem Benutzer zugeordnet sind und nicht dem Client. </w:t>
      </w:r>
      <w:r w:rsidR="1350E7E7" w:rsidRPr="14E92987">
        <w:rPr>
          <w:rFonts w:ascii="Arial#" w:eastAsia="Arial#" w:hAnsi="Arial#" w:cs="Arial#"/>
          <w:color w:val="000000" w:themeColor="text1"/>
          <w:sz w:val="24"/>
          <w:szCs w:val="24"/>
        </w:rPr>
        <w:t xml:space="preserve">Wenn bspw. </w:t>
      </w:r>
      <w:r w:rsidR="0746BA3A" w:rsidRPr="14E92987">
        <w:rPr>
          <w:rFonts w:ascii="Arial#" w:eastAsia="Arial#" w:hAnsi="Arial#" w:cs="Arial#"/>
          <w:color w:val="000000" w:themeColor="text1"/>
          <w:sz w:val="24"/>
          <w:szCs w:val="24"/>
        </w:rPr>
        <w:t>e</w:t>
      </w:r>
      <w:r w:rsidR="1350E7E7" w:rsidRPr="14E92987">
        <w:rPr>
          <w:rFonts w:ascii="Arial#" w:eastAsia="Arial#" w:hAnsi="Arial#" w:cs="Arial#"/>
          <w:color w:val="000000" w:themeColor="text1"/>
          <w:sz w:val="24"/>
          <w:szCs w:val="24"/>
        </w:rPr>
        <w:t xml:space="preserve">in Benutzer namens “Rick” noch das zusätzliche Attribut “Rolle” haben soll mit dem Wert “Roll”, </w:t>
      </w:r>
      <w:r w:rsidR="795D8953" w:rsidRPr="14E92987">
        <w:rPr>
          <w:rFonts w:ascii="Arial#" w:eastAsia="Arial#" w:hAnsi="Arial#" w:cs="Arial#"/>
          <w:color w:val="000000" w:themeColor="text1"/>
          <w:sz w:val="24"/>
          <w:szCs w:val="24"/>
        </w:rPr>
        <w:t xml:space="preserve">wird dies durchs </w:t>
      </w:r>
      <w:proofErr w:type="spellStart"/>
      <w:r w:rsidR="795D8953" w:rsidRPr="14E92987">
        <w:rPr>
          <w:rFonts w:ascii="Arial#" w:eastAsia="Arial#" w:hAnsi="Arial#" w:cs="Arial#"/>
          <w:i/>
          <w:iCs/>
          <w:color w:val="000000" w:themeColor="text1"/>
          <w:sz w:val="24"/>
          <w:szCs w:val="24"/>
        </w:rPr>
        <w:t>user</w:t>
      </w:r>
      <w:proofErr w:type="spellEnd"/>
      <w:r w:rsidR="795D8953" w:rsidRPr="14E92987">
        <w:rPr>
          <w:rFonts w:ascii="Arial#" w:eastAsia="Arial#" w:hAnsi="Arial#" w:cs="Arial#"/>
          <w:i/>
          <w:iCs/>
          <w:color w:val="000000" w:themeColor="text1"/>
          <w:sz w:val="24"/>
          <w:szCs w:val="24"/>
        </w:rPr>
        <w:t xml:space="preserve"> </w:t>
      </w:r>
      <w:proofErr w:type="spellStart"/>
      <w:r w:rsidR="795D8953" w:rsidRPr="14E92987">
        <w:rPr>
          <w:rFonts w:ascii="Arial#" w:eastAsia="Arial#" w:hAnsi="Arial#" w:cs="Arial#"/>
          <w:i/>
          <w:iCs/>
          <w:color w:val="000000" w:themeColor="text1"/>
          <w:sz w:val="24"/>
          <w:szCs w:val="24"/>
        </w:rPr>
        <w:t>mapping</w:t>
      </w:r>
      <w:proofErr w:type="spellEnd"/>
      <w:r w:rsidR="795D8953" w:rsidRPr="14E92987">
        <w:rPr>
          <w:rFonts w:ascii="Arial#" w:eastAsia="Arial#" w:hAnsi="Arial#" w:cs="Arial#"/>
          <w:i/>
          <w:iCs/>
          <w:color w:val="000000" w:themeColor="text1"/>
          <w:sz w:val="24"/>
          <w:szCs w:val="24"/>
        </w:rPr>
        <w:t xml:space="preserve"> </w:t>
      </w:r>
      <w:r w:rsidR="795D8953" w:rsidRPr="14E92987">
        <w:rPr>
          <w:rFonts w:ascii="Arial#" w:eastAsia="Arial#" w:hAnsi="Arial#" w:cs="Arial#"/>
          <w:color w:val="000000" w:themeColor="text1"/>
          <w:sz w:val="24"/>
          <w:szCs w:val="24"/>
        </w:rPr>
        <w:t>konfiguriert.</w:t>
      </w:r>
    </w:p>
    <w:p w14:paraId="5D5FE6B1" w14:textId="086C9199" w:rsidR="0A9CD195" w:rsidRDefault="0A9CD195" w:rsidP="5009833A">
      <w:pPr>
        <w:spacing w:line="360" w:lineRule="auto"/>
        <w:rPr>
          <w:rFonts w:ascii="Arial" w:eastAsia="Arial" w:hAnsi="Arial" w:cs="Arial"/>
          <w:color w:val="000000" w:themeColor="text1"/>
          <w:sz w:val="24"/>
          <w:szCs w:val="24"/>
        </w:rPr>
      </w:pPr>
      <w:r w:rsidRPr="14E92987">
        <w:rPr>
          <w:rFonts w:ascii="Arial" w:eastAsia="Arial" w:hAnsi="Arial" w:cs="Arial"/>
          <w:color w:val="000000" w:themeColor="text1"/>
          <w:sz w:val="24"/>
          <w:szCs w:val="24"/>
        </w:rPr>
        <w:t xml:space="preserve">Beim </w:t>
      </w:r>
      <w:proofErr w:type="spellStart"/>
      <w:r w:rsidRPr="14E92987">
        <w:rPr>
          <w:rFonts w:ascii="Arial" w:eastAsia="Arial" w:hAnsi="Arial" w:cs="Arial"/>
          <w:i/>
          <w:color w:val="000000" w:themeColor="text1"/>
          <w:sz w:val="24"/>
          <w:szCs w:val="24"/>
        </w:rPr>
        <w:t>service</w:t>
      </w:r>
      <w:proofErr w:type="spellEnd"/>
      <w:r w:rsidRPr="14E92987">
        <w:rPr>
          <w:rFonts w:ascii="Arial" w:eastAsia="Arial" w:hAnsi="Arial" w:cs="Arial"/>
          <w:i/>
          <w:color w:val="000000" w:themeColor="text1"/>
          <w:sz w:val="24"/>
          <w:szCs w:val="24"/>
        </w:rPr>
        <w:t xml:space="preserve"> </w:t>
      </w:r>
      <w:proofErr w:type="spellStart"/>
      <w:r w:rsidRPr="14E92987">
        <w:rPr>
          <w:rFonts w:ascii="Arial" w:eastAsia="Arial" w:hAnsi="Arial" w:cs="Arial"/>
          <w:i/>
          <w:color w:val="000000" w:themeColor="text1"/>
          <w:sz w:val="24"/>
          <w:szCs w:val="24"/>
        </w:rPr>
        <w:t>account</w:t>
      </w:r>
      <w:proofErr w:type="spellEnd"/>
      <w:r w:rsidRPr="14E92987">
        <w:rPr>
          <w:rFonts w:ascii="Arial" w:eastAsia="Arial" w:hAnsi="Arial" w:cs="Arial"/>
          <w:i/>
          <w:color w:val="000000" w:themeColor="text1"/>
          <w:sz w:val="24"/>
          <w:szCs w:val="24"/>
        </w:rPr>
        <w:t xml:space="preserve"> </w:t>
      </w:r>
      <w:r w:rsidRPr="14E92987">
        <w:rPr>
          <w:rFonts w:ascii="Arial" w:eastAsia="Arial" w:hAnsi="Arial" w:cs="Arial"/>
          <w:color w:val="000000" w:themeColor="text1"/>
          <w:sz w:val="24"/>
          <w:szCs w:val="24"/>
        </w:rPr>
        <w:t xml:space="preserve">hat jeder </w:t>
      </w:r>
      <w:r w:rsidRPr="14E92987">
        <w:rPr>
          <w:rFonts w:ascii="Arial" w:eastAsia="Arial" w:hAnsi="Arial" w:cs="Arial"/>
          <w:i/>
          <w:color w:val="000000" w:themeColor="text1"/>
          <w:sz w:val="24"/>
          <w:szCs w:val="24"/>
        </w:rPr>
        <w:t xml:space="preserve">Client </w:t>
      </w:r>
      <w:r w:rsidRPr="14E92987">
        <w:rPr>
          <w:rFonts w:ascii="Arial" w:eastAsia="Arial" w:hAnsi="Arial" w:cs="Arial"/>
          <w:color w:val="000000" w:themeColor="text1"/>
          <w:sz w:val="24"/>
          <w:szCs w:val="24"/>
        </w:rPr>
        <w:t xml:space="preserve">ein eingebautes Dienstkonto, über das er </w:t>
      </w:r>
      <w:r w:rsidR="3DACA620" w:rsidRPr="14E92987">
        <w:rPr>
          <w:rFonts w:ascii="Arial" w:eastAsia="Arial" w:hAnsi="Arial" w:cs="Arial"/>
          <w:color w:val="000000" w:themeColor="text1"/>
          <w:sz w:val="24"/>
          <w:szCs w:val="24"/>
        </w:rPr>
        <w:t xml:space="preserve">automatisch </w:t>
      </w:r>
      <w:r w:rsidRPr="14E92987">
        <w:rPr>
          <w:rFonts w:ascii="Arial" w:eastAsia="Arial" w:hAnsi="Arial" w:cs="Arial"/>
          <w:color w:val="000000" w:themeColor="text1"/>
          <w:sz w:val="24"/>
          <w:szCs w:val="24"/>
        </w:rPr>
        <w:t>ein Zugangstoken erhalten kann.</w:t>
      </w:r>
      <w:r w:rsidR="5D406B67" w:rsidRPr="14E92987">
        <w:rPr>
          <w:rFonts w:ascii="Arial" w:eastAsia="Arial" w:hAnsi="Arial" w:cs="Arial"/>
          <w:color w:val="000000" w:themeColor="text1"/>
          <w:sz w:val="24"/>
          <w:szCs w:val="24"/>
        </w:rPr>
        <w:t xml:space="preserve"> Der Client muss sich also nicht anmelden, sondern wird durch den </w:t>
      </w:r>
      <w:proofErr w:type="spellStart"/>
      <w:r w:rsidR="5D406B67" w:rsidRPr="14E92987">
        <w:rPr>
          <w:rFonts w:ascii="Arial" w:eastAsia="Arial" w:hAnsi="Arial" w:cs="Arial"/>
          <w:i/>
          <w:iCs/>
          <w:color w:val="000000" w:themeColor="text1"/>
          <w:sz w:val="24"/>
          <w:szCs w:val="24"/>
        </w:rPr>
        <w:t>service</w:t>
      </w:r>
      <w:proofErr w:type="spellEnd"/>
      <w:r w:rsidR="5D406B67" w:rsidRPr="14E92987">
        <w:rPr>
          <w:rFonts w:ascii="Arial" w:eastAsia="Arial" w:hAnsi="Arial" w:cs="Arial"/>
          <w:i/>
          <w:iCs/>
          <w:color w:val="000000" w:themeColor="text1"/>
          <w:sz w:val="24"/>
          <w:szCs w:val="24"/>
        </w:rPr>
        <w:t xml:space="preserve"> </w:t>
      </w:r>
      <w:proofErr w:type="spellStart"/>
      <w:r w:rsidR="5D406B67" w:rsidRPr="14E92987">
        <w:rPr>
          <w:rFonts w:ascii="Arial" w:eastAsia="Arial" w:hAnsi="Arial" w:cs="Arial"/>
          <w:i/>
          <w:iCs/>
          <w:color w:val="000000" w:themeColor="text1"/>
          <w:sz w:val="24"/>
          <w:szCs w:val="24"/>
        </w:rPr>
        <w:t>account</w:t>
      </w:r>
      <w:proofErr w:type="spellEnd"/>
      <w:r w:rsidR="5D406B67" w:rsidRPr="14E92987">
        <w:rPr>
          <w:rFonts w:ascii="Arial" w:eastAsia="Arial" w:hAnsi="Arial" w:cs="Arial"/>
          <w:i/>
          <w:iCs/>
          <w:color w:val="000000" w:themeColor="text1"/>
          <w:sz w:val="24"/>
          <w:szCs w:val="24"/>
        </w:rPr>
        <w:t xml:space="preserve"> </w:t>
      </w:r>
      <w:r w:rsidR="5D406B67" w:rsidRPr="14E92987">
        <w:rPr>
          <w:rFonts w:ascii="Arial" w:eastAsia="Arial" w:hAnsi="Arial" w:cs="Arial"/>
          <w:color w:val="000000" w:themeColor="text1"/>
          <w:sz w:val="24"/>
          <w:szCs w:val="24"/>
        </w:rPr>
        <w:t>automatisch authentifiziert und autorisiert.</w:t>
      </w:r>
    </w:p>
    <w:p w14:paraId="5BC2187D" w14:textId="015B9A13" w:rsidR="0A9CD195" w:rsidRDefault="0A9CD195" w:rsidP="5009833A">
      <w:pPr>
        <w:spacing w:line="360" w:lineRule="auto"/>
        <w:rPr>
          <w:rFonts w:ascii="Arial#" w:eastAsia="Arial#" w:hAnsi="Arial#" w:cs="Arial#"/>
          <w:color w:val="000000" w:themeColor="text1"/>
          <w:sz w:val="24"/>
          <w:szCs w:val="24"/>
        </w:rPr>
      </w:pPr>
      <w:r w:rsidRPr="5009833A">
        <w:rPr>
          <w:rFonts w:ascii="Arial#" w:eastAsia="Arial#" w:hAnsi="Arial#" w:cs="Arial#"/>
          <w:color w:val="000000" w:themeColor="text1"/>
          <w:sz w:val="24"/>
          <w:szCs w:val="24"/>
        </w:rPr>
        <w:t xml:space="preserve">Beim </w:t>
      </w:r>
      <w:proofErr w:type="spellStart"/>
      <w:r w:rsidRPr="5009833A">
        <w:rPr>
          <w:rFonts w:ascii="Arial#" w:eastAsia="Arial#" w:hAnsi="Arial#" w:cs="Arial#"/>
          <w:i/>
          <w:iCs/>
          <w:color w:val="000000" w:themeColor="text1"/>
          <w:sz w:val="24"/>
          <w:szCs w:val="24"/>
        </w:rPr>
        <w:t>direct</w:t>
      </w:r>
      <w:proofErr w:type="spellEnd"/>
      <w:r w:rsidRPr="5009833A">
        <w:rPr>
          <w:rFonts w:ascii="Arial#" w:eastAsia="Arial#" w:hAnsi="Arial#" w:cs="Arial#"/>
          <w:i/>
          <w:iCs/>
          <w:color w:val="000000" w:themeColor="text1"/>
          <w:sz w:val="24"/>
          <w:szCs w:val="24"/>
        </w:rPr>
        <w:t xml:space="preserve"> </w:t>
      </w:r>
      <w:proofErr w:type="spellStart"/>
      <w:r w:rsidRPr="5009833A">
        <w:rPr>
          <w:rFonts w:ascii="Arial#" w:eastAsia="Arial#" w:hAnsi="Arial#" w:cs="Arial#"/>
          <w:i/>
          <w:iCs/>
          <w:color w:val="000000" w:themeColor="text1"/>
          <w:sz w:val="24"/>
          <w:szCs w:val="24"/>
        </w:rPr>
        <w:t>grant</w:t>
      </w:r>
      <w:proofErr w:type="spellEnd"/>
      <w:r w:rsidRPr="5009833A">
        <w:rPr>
          <w:rFonts w:ascii="Arial#" w:eastAsia="Arial#" w:hAnsi="Arial#" w:cs="Arial#"/>
          <w:i/>
          <w:iCs/>
          <w:color w:val="000000" w:themeColor="text1"/>
          <w:sz w:val="24"/>
          <w:szCs w:val="24"/>
        </w:rPr>
        <w:t xml:space="preserve"> </w:t>
      </w:r>
      <w:r w:rsidRPr="5009833A">
        <w:rPr>
          <w:rFonts w:ascii="Arial#" w:eastAsia="Arial#" w:hAnsi="Arial#" w:cs="Arial#"/>
          <w:color w:val="000000" w:themeColor="text1"/>
          <w:sz w:val="24"/>
          <w:szCs w:val="24"/>
        </w:rPr>
        <w:t xml:space="preserve">ist es möglich für einen </w:t>
      </w:r>
      <w:r w:rsidR="73C7F3BB" w:rsidRPr="14E92987">
        <w:rPr>
          <w:rFonts w:ascii="Arial#" w:eastAsia="Arial#" w:hAnsi="Arial#" w:cs="Arial#"/>
          <w:i/>
          <w:iCs/>
          <w:color w:val="000000" w:themeColor="text1"/>
          <w:sz w:val="24"/>
          <w:szCs w:val="24"/>
        </w:rPr>
        <w:t>User</w:t>
      </w:r>
      <w:r w:rsidRPr="5009833A">
        <w:rPr>
          <w:rFonts w:ascii="Arial#" w:eastAsia="Arial#" w:hAnsi="Arial#" w:cs="Arial#"/>
          <w:color w:val="000000" w:themeColor="text1"/>
          <w:sz w:val="24"/>
          <w:szCs w:val="24"/>
        </w:rPr>
        <w:t>, ein Zugriffstoken im Namen eines Benutzers über einen REST-Aufruf zu erhalten.</w:t>
      </w:r>
      <w:r w:rsidR="6E88059B" w:rsidRPr="14E92987">
        <w:rPr>
          <w:rFonts w:ascii="Arial#" w:eastAsia="Arial#" w:hAnsi="Arial#" w:cs="Arial#"/>
          <w:color w:val="000000" w:themeColor="text1"/>
          <w:sz w:val="24"/>
          <w:szCs w:val="24"/>
        </w:rPr>
        <w:t xml:space="preserve"> </w:t>
      </w:r>
      <w:proofErr w:type="spellStart"/>
      <w:r w:rsidR="6E88059B" w:rsidRPr="14E92987">
        <w:rPr>
          <w:rFonts w:ascii="Arial#" w:eastAsia="Arial#" w:hAnsi="Arial#" w:cs="Arial#"/>
          <w:i/>
          <w:iCs/>
          <w:color w:val="000000" w:themeColor="text1"/>
          <w:sz w:val="24"/>
          <w:szCs w:val="24"/>
        </w:rPr>
        <w:t>Direct</w:t>
      </w:r>
      <w:proofErr w:type="spellEnd"/>
      <w:r w:rsidR="6E88059B" w:rsidRPr="14E92987">
        <w:rPr>
          <w:rFonts w:ascii="Arial#" w:eastAsia="Arial#" w:hAnsi="Arial#" w:cs="Arial#"/>
          <w:i/>
          <w:iCs/>
          <w:color w:val="000000" w:themeColor="text1"/>
          <w:sz w:val="24"/>
          <w:szCs w:val="24"/>
        </w:rPr>
        <w:t xml:space="preserve"> Grant</w:t>
      </w:r>
      <w:r w:rsidR="6E88059B" w:rsidRPr="14E92987">
        <w:rPr>
          <w:rFonts w:ascii="Arial#" w:eastAsia="Arial#" w:hAnsi="Arial#" w:cs="Arial#"/>
          <w:color w:val="000000" w:themeColor="text1"/>
          <w:sz w:val="24"/>
          <w:szCs w:val="24"/>
        </w:rPr>
        <w:t xml:space="preserve"> wird in Kapitel 2.2.4 genauer erläutert.</w:t>
      </w:r>
    </w:p>
    <w:p w14:paraId="0BE261D1" w14:textId="2E916F7B" w:rsidR="66B1D8D8" w:rsidRDefault="66B1D8D8" w:rsidP="14E92987">
      <w:pPr>
        <w:spacing w:line="360" w:lineRule="auto"/>
        <w:rPr>
          <w:rFonts w:ascii="Arial#" w:eastAsia="Arial#" w:hAnsi="Arial#" w:cs="Arial#"/>
          <w:color w:val="000000" w:themeColor="text1"/>
          <w:sz w:val="24"/>
          <w:szCs w:val="24"/>
        </w:rPr>
      </w:pPr>
      <w:r w:rsidRPr="14E92987">
        <w:rPr>
          <w:rFonts w:ascii="Arial#" w:eastAsia="Arial#" w:hAnsi="Arial#" w:cs="Arial#"/>
          <w:color w:val="000000" w:themeColor="text1"/>
          <w:sz w:val="24"/>
          <w:szCs w:val="24"/>
        </w:rPr>
        <w:t xml:space="preserve">Eine </w:t>
      </w:r>
      <w:proofErr w:type="spellStart"/>
      <w:r w:rsidRPr="14E92987">
        <w:rPr>
          <w:rFonts w:ascii="Arial#" w:eastAsia="Arial#" w:hAnsi="Arial#" w:cs="Arial#"/>
          <w:i/>
          <w:iCs/>
          <w:color w:val="000000" w:themeColor="text1"/>
          <w:sz w:val="24"/>
          <w:szCs w:val="24"/>
        </w:rPr>
        <w:t>session</w:t>
      </w:r>
      <w:proofErr w:type="spellEnd"/>
      <w:r w:rsidRPr="14E92987">
        <w:rPr>
          <w:rFonts w:ascii="Arial#" w:eastAsia="Arial#" w:hAnsi="Arial#" w:cs="Arial#"/>
          <w:i/>
          <w:iCs/>
          <w:color w:val="000000" w:themeColor="text1"/>
          <w:sz w:val="24"/>
          <w:szCs w:val="24"/>
        </w:rPr>
        <w:t xml:space="preserve"> </w:t>
      </w:r>
      <w:r w:rsidRPr="14E92987">
        <w:rPr>
          <w:rFonts w:ascii="Arial#" w:eastAsia="Arial#" w:hAnsi="Arial#" w:cs="Arial#"/>
          <w:color w:val="000000" w:themeColor="text1"/>
          <w:sz w:val="24"/>
          <w:szCs w:val="24"/>
        </w:rPr>
        <w:t>ist eine Sitzung, die en</w:t>
      </w:r>
      <w:r w:rsidR="70F49D80" w:rsidRPr="14E92987">
        <w:rPr>
          <w:rFonts w:ascii="Arial#" w:eastAsia="Arial#" w:hAnsi="Arial#" w:cs="Arial#"/>
          <w:color w:val="000000" w:themeColor="text1"/>
          <w:sz w:val="24"/>
          <w:szCs w:val="24"/>
        </w:rPr>
        <w:t>t</w:t>
      </w:r>
      <w:r w:rsidRPr="14E92987">
        <w:rPr>
          <w:rFonts w:ascii="Arial#" w:eastAsia="Arial#" w:hAnsi="Arial#" w:cs="Arial#"/>
          <w:color w:val="000000" w:themeColor="text1"/>
          <w:sz w:val="24"/>
          <w:szCs w:val="24"/>
        </w:rPr>
        <w:t>steht, wenn man sich</w:t>
      </w:r>
      <w:r w:rsidR="20A928C3" w:rsidRPr="14E92987">
        <w:rPr>
          <w:rFonts w:ascii="Arial#" w:eastAsia="Arial#" w:hAnsi="Arial#" w:cs="Arial#"/>
          <w:color w:val="000000" w:themeColor="text1"/>
          <w:sz w:val="24"/>
          <w:szCs w:val="24"/>
        </w:rPr>
        <w:t xml:space="preserve"> als ein User in Keycloak</w:t>
      </w:r>
      <w:r w:rsidRPr="14E92987">
        <w:rPr>
          <w:rFonts w:ascii="Arial#" w:eastAsia="Arial#" w:hAnsi="Arial#" w:cs="Arial#"/>
          <w:color w:val="000000" w:themeColor="text1"/>
          <w:sz w:val="24"/>
          <w:szCs w:val="24"/>
        </w:rPr>
        <w:t xml:space="preserve"> anmeldet. </w:t>
      </w:r>
      <w:r w:rsidR="3A763744" w:rsidRPr="14E92987">
        <w:rPr>
          <w:rFonts w:ascii="Arial#" w:eastAsia="Arial#" w:hAnsi="Arial#" w:cs="Arial#"/>
          <w:color w:val="000000" w:themeColor="text1"/>
          <w:sz w:val="24"/>
          <w:szCs w:val="24"/>
        </w:rPr>
        <w:t>Eine Sitzung enthält Informationen, z. B.</w:t>
      </w:r>
      <w:r w:rsidR="5FAE6B34" w:rsidRPr="14E92987">
        <w:rPr>
          <w:rFonts w:ascii="Arial#" w:eastAsia="Arial#" w:hAnsi="Arial#" w:cs="Arial#"/>
          <w:color w:val="000000" w:themeColor="text1"/>
          <w:sz w:val="24"/>
          <w:szCs w:val="24"/>
        </w:rPr>
        <w:t xml:space="preserve"> darüber</w:t>
      </w:r>
      <w:r w:rsidR="3A763744" w:rsidRPr="14E92987">
        <w:rPr>
          <w:rFonts w:ascii="Arial#" w:eastAsia="Arial#" w:hAnsi="Arial#" w:cs="Arial#"/>
          <w:color w:val="000000" w:themeColor="text1"/>
          <w:sz w:val="24"/>
          <w:szCs w:val="24"/>
        </w:rPr>
        <w:t xml:space="preserve"> wann sich der Benutzer angemeldet hat und welche Anwendungen während dieser Sitzung am Single-</w:t>
      </w:r>
      <w:proofErr w:type="spellStart"/>
      <w:r w:rsidR="3A763744" w:rsidRPr="14E92987">
        <w:rPr>
          <w:rFonts w:ascii="Arial#" w:eastAsia="Arial#" w:hAnsi="Arial#" w:cs="Arial#"/>
          <w:color w:val="000000" w:themeColor="text1"/>
          <w:sz w:val="24"/>
          <w:szCs w:val="24"/>
        </w:rPr>
        <w:t>Sign</w:t>
      </w:r>
      <w:proofErr w:type="spellEnd"/>
      <w:r w:rsidR="3A763744" w:rsidRPr="14E92987">
        <w:rPr>
          <w:rFonts w:ascii="Arial#" w:eastAsia="Arial#" w:hAnsi="Arial#" w:cs="Arial#"/>
          <w:color w:val="000000" w:themeColor="text1"/>
          <w:sz w:val="24"/>
          <w:szCs w:val="24"/>
        </w:rPr>
        <w:t>-On teilgenommen haben.</w:t>
      </w:r>
      <w:r w:rsidR="65DB8FDD" w:rsidRPr="14E92987">
        <w:rPr>
          <w:rFonts w:ascii="Arial#" w:eastAsia="Arial#" w:hAnsi="Arial#" w:cs="Arial#"/>
          <w:color w:val="000000" w:themeColor="text1"/>
          <w:sz w:val="24"/>
          <w:szCs w:val="24"/>
        </w:rPr>
        <w:t xml:space="preserve"> </w:t>
      </w:r>
      <w:r w:rsidR="6397C13B" w:rsidRPr="14E92987">
        <w:rPr>
          <w:rFonts w:ascii="Arial#" w:eastAsia="Arial#" w:hAnsi="Arial#" w:cs="Arial#"/>
          <w:color w:val="000000" w:themeColor="text1"/>
          <w:sz w:val="24"/>
          <w:szCs w:val="24"/>
        </w:rPr>
        <w:t>Gespeicherte Sitzungsinformationen sind z.B. der Zeitpunkt, an de</w:t>
      </w:r>
      <w:r w:rsidR="180C7787" w:rsidRPr="14E92987">
        <w:rPr>
          <w:rFonts w:ascii="Arial#" w:eastAsia="Arial#" w:hAnsi="Arial#" w:cs="Arial#"/>
          <w:color w:val="000000" w:themeColor="text1"/>
          <w:sz w:val="24"/>
          <w:szCs w:val="24"/>
        </w:rPr>
        <w:t xml:space="preserve">m </w:t>
      </w:r>
      <w:r w:rsidR="6397C13B" w:rsidRPr="14E92987">
        <w:rPr>
          <w:rFonts w:ascii="Arial#" w:eastAsia="Arial#" w:hAnsi="Arial#" w:cs="Arial#"/>
          <w:color w:val="000000" w:themeColor="text1"/>
          <w:sz w:val="24"/>
          <w:szCs w:val="24"/>
        </w:rPr>
        <w:t>die Sitzung begann</w:t>
      </w:r>
      <w:r w:rsidR="075D359A" w:rsidRPr="14E92987">
        <w:rPr>
          <w:rFonts w:ascii="Arial#" w:eastAsia="Arial#" w:hAnsi="Arial#" w:cs="Arial#"/>
          <w:color w:val="000000" w:themeColor="text1"/>
          <w:sz w:val="24"/>
          <w:szCs w:val="24"/>
        </w:rPr>
        <w:t xml:space="preserve"> und endete</w:t>
      </w:r>
      <w:r w:rsidR="6397C13B" w:rsidRPr="14E92987">
        <w:rPr>
          <w:rFonts w:ascii="Arial#" w:eastAsia="Arial#" w:hAnsi="Arial#" w:cs="Arial#"/>
          <w:color w:val="000000" w:themeColor="text1"/>
          <w:sz w:val="24"/>
          <w:szCs w:val="24"/>
        </w:rPr>
        <w:t>.</w:t>
      </w:r>
      <w:r w:rsidR="6D78E0FA" w:rsidRPr="14E92987">
        <w:rPr>
          <w:rFonts w:ascii="Arial#" w:eastAsia="Arial#" w:hAnsi="Arial#" w:cs="Arial#"/>
          <w:color w:val="000000" w:themeColor="text1"/>
          <w:sz w:val="24"/>
          <w:szCs w:val="24"/>
        </w:rPr>
        <w:t xml:space="preserve"> </w:t>
      </w:r>
    </w:p>
    <w:p w14:paraId="6769FB9E" w14:textId="40128363" w:rsidR="410013B3" w:rsidRDefault="410013B3" w:rsidP="5009833A">
      <w:pPr>
        <w:spacing w:line="360" w:lineRule="auto"/>
        <w:rPr>
          <w:rFonts w:ascii="Arial#" w:eastAsia="Arial#" w:hAnsi="Arial#" w:cs="Arial#"/>
          <w:color w:val="000000" w:themeColor="text1"/>
          <w:sz w:val="24"/>
          <w:szCs w:val="24"/>
        </w:rPr>
      </w:pPr>
      <w:r w:rsidRPr="5009833A">
        <w:rPr>
          <w:rFonts w:ascii="Arial#" w:eastAsia="Arial#" w:hAnsi="Arial#" w:cs="Arial#"/>
          <w:color w:val="000000" w:themeColor="text1"/>
          <w:sz w:val="24"/>
          <w:szCs w:val="24"/>
        </w:rPr>
        <w:t xml:space="preserve">Berechtigungsnachweise, bzw. </w:t>
      </w:r>
      <w:proofErr w:type="spellStart"/>
      <w:r w:rsidR="5434919E" w:rsidRPr="14E92987">
        <w:rPr>
          <w:rFonts w:ascii="Arial#" w:eastAsia="Arial#" w:hAnsi="Arial#" w:cs="Arial#"/>
          <w:i/>
          <w:iCs/>
          <w:color w:val="000000" w:themeColor="text1"/>
          <w:sz w:val="24"/>
          <w:szCs w:val="24"/>
        </w:rPr>
        <w:t>C</w:t>
      </w:r>
      <w:r w:rsidRPr="14E92987">
        <w:rPr>
          <w:rFonts w:ascii="Arial#" w:eastAsia="Arial#" w:hAnsi="Arial#" w:cs="Arial#"/>
          <w:i/>
          <w:iCs/>
          <w:color w:val="000000" w:themeColor="text1"/>
          <w:sz w:val="24"/>
          <w:szCs w:val="24"/>
        </w:rPr>
        <w:t>redentials</w:t>
      </w:r>
      <w:proofErr w:type="spellEnd"/>
      <w:r w:rsidRPr="5009833A">
        <w:rPr>
          <w:rFonts w:ascii="Arial#" w:eastAsia="Arial#" w:hAnsi="Arial#" w:cs="Arial#"/>
          <w:i/>
          <w:iCs/>
          <w:color w:val="000000" w:themeColor="text1"/>
          <w:sz w:val="24"/>
          <w:szCs w:val="24"/>
        </w:rPr>
        <w:t xml:space="preserve"> </w:t>
      </w:r>
      <w:r w:rsidRPr="5009833A">
        <w:rPr>
          <w:rFonts w:ascii="Arial#" w:eastAsia="Arial#" w:hAnsi="Arial#" w:cs="Arial#"/>
          <w:color w:val="000000" w:themeColor="text1"/>
          <w:sz w:val="24"/>
          <w:szCs w:val="24"/>
        </w:rPr>
        <w:t>sind Daten, die Keycloak verwendet, um die Identität eines Benutzers zu überprüfen, wie z.B. Passwörter oder digitale Zertifikate.</w:t>
      </w:r>
      <w:r w:rsidR="255B596C" w:rsidRPr="14E92987">
        <w:rPr>
          <w:rFonts w:ascii="Arial#" w:eastAsia="Arial#" w:hAnsi="Arial#" w:cs="Arial#"/>
          <w:color w:val="000000" w:themeColor="text1"/>
          <w:sz w:val="24"/>
          <w:szCs w:val="24"/>
        </w:rPr>
        <w:t xml:space="preserve"> </w:t>
      </w:r>
      <w:proofErr w:type="spellStart"/>
      <w:r w:rsidR="255B596C" w:rsidRPr="14E92987">
        <w:rPr>
          <w:rFonts w:ascii="Arial#" w:eastAsia="Arial#" w:hAnsi="Arial#" w:cs="Arial#"/>
          <w:color w:val="000000" w:themeColor="text1"/>
          <w:sz w:val="24"/>
          <w:szCs w:val="24"/>
        </w:rPr>
        <w:t>Credentials</w:t>
      </w:r>
      <w:proofErr w:type="spellEnd"/>
      <w:r w:rsidR="255B596C" w:rsidRPr="14E92987">
        <w:rPr>
          <w:rFonts w:ascii="Arial#" w:eastAsia="Arial#" w:hAnsi="Arial#" w:cs="Arial#"/>
          <w:color w:val="000000" w:themeColor="text1"/>
          <w:sz w:val="24"/>
          <w:szCs w:val="24"/>
        </w:rPr>
        <w:t xml:space="preserve"> sind wichtig für Autorisierungsprozesse, welche in 2.2.4 erklärt werden.</w:t>
      </w:r>
    </w:p>
    <w:p w14:paraId="4516E9B5" w14:textId="39D074E4" w:rsidR="5767E66B" w:rsidRDefault="1D664D14" w:rsidP="5009833A">
      <w:pPr>
        <w:spacing w:line="360" w:lineRule="auto"/>
        <w:rPr>
          <w:rFonts w:ascii="Arial#" w:eastAsia="Arial#" w:hAnsi="Arial#" w:cs="Arial#"/>
          <w:color w:val="000000" w:themeColor="text1"/>
          <w:sz w:val="24"/>
          <w:szCs w:val="24"/>
        </w:rPr>
      </w:pPr>
      <w:r w:rsidRPr="5009833A">
        <w:rPr>
          <w:rFonts w:ascii="Arial#" w:eastAsia="Arial#" w:hAnsi="Arial#" w:cs="Arial#"/>
          <w:color w:val="000000" w:themeColor="text1"/>
          <w:sz w:val="24"/>
          <w:szCs w:val="24"/>
        </w:rPr>
        <w:t xml:space="preserve">Ein </w:t>
      </w:r>
      <w:proofErr w:type="spellStart"/>
      <w:r w:rsidRPr="5009833A">
        <w:rPr>
          <w:rFonts w:ascii="Arial#" w:eastAsia="Arial#" w:hAnsi="Arial#" w:cs="Arial#"/>
          <w:i/>
          <w:iCs/>
          <w:color w:val="000000" w:themeColor="text1"/>
          <w:sz w:val="24"/>
          <w:szCs w:val="24"/>
        </w:rPr>
        <w:t>identity</w:t>
      </w:r>
      <w:proofErr w:type="spellEnd"/>
      <w:r w:rsidRPr="5009833A">
        <w:rPr>
          <w:rFonts w:ascii="Arial#" w:eastAsia="Arial#" w:hAnsi="Arial#" w:cs="Arial#"/>
          <w:i/>
          <w:iCs/>
          <w:color w:val="000000" w:themeColor="text1"/>
          <w:sz w:val="24"/>
          <w:szCs w:val="24"/>
        </w:rPr>
        <w:t xml:space="preserve"> </w:t>
      </w:r>
      <w:proofErr w:type="spellStart"/>
      <w:r w:rsidRPr="5009833A">
        <w:rPr>
          <w:rFonts w:ascii="Arial#" w:eastAsia="Arial#" w:hAnsi="Arial#" w:cs="Arial#"/>
          <w:i/>
          <w:iCs/>
          <w:color w:val="000000" w:themeColor="text1"/>
          <w:sz w:val="24"/>
          <w:szCs w:val="24"/>
        </w:rPr>
        <w:t>token</w:t>
      </w:r>
      <w:proofErr w:type="spellEnd"/>
      <w:r w:rsidRPr="5009833A">
        <w:rPr>
          <w:rFonts w:ascii="Arial#" w:eastAsia="Arial#" w:hAnsi="Arial#" w:cs="Arial#"/>
          <w:i/>
          <w:iCs/>
          <w:color w:val="000000" w:themeColor="text1"/>
          <w:sz w:val="24"/>
          <w:szCs w:val="24"/>
        </w:rPr>
        <w:t xml:space="preserve"> </w:t>
      </w:r>
      <w:r w:rsidRPr="5009833A">
        <w:rPr>
          <w:rFonts w:ascii="Arial#" w:eastAsia="Arial#" w:hAnsi="Arial#" w:cs="Arial#"/>
          <w:color w:val="000000" w:themeColor="text1"/>
          <w:sz w:val="24"/>
          <w:szCs w:val="24"/>
        </w:rPr>
        <w:t xml:space="preserve">ist ein Token, </w:t>
      </w:r>
      <w:r w:rsidR="5767E66B" w:rsidRPr="5009833A">
        <w:rPr>
          <w:rFonts w:ascii="Arial#" w:eastAsia="Arial#" w:hAnsi="Arial#" w:cs="Arial#"/>
          <w:color w:val="000000" w:themeColor="text1"/>
          <w:sz w:val="24"/>
          <w:szCs w:val="24"/>
        </w:rPr>
        <w:t>das als Teil einer HTTP-Anfrage bereitgestellt werden kann und den Zugriff auf den aufgerufenen Dienst ermöglicht. Dies ist Teil der OpenID Connect- und OAuth 2.0-Spezifikation</w:t>
      </w:r>
      <w:r w:rsidR="35C48A88" w:rsidRPr="5009833A">
        <w:rPr>
          <w:rFonts w:ascii="Arial#" w:eastAsia="Arial#" w:hAnsi="Arial#" w:cs="Arial#"/>
          <w:color w:val="000000" w:themeColor="text1"/>
          <w:sz w:val="24"/>
          <w:szCs w:val="24"/>
        </w:rPr>
        <w:t xml:space="preserve"> (wird </w:t>
      </w:r>
      <w:r w:rsidR="6D008CB4" w:rsidRPr="14E92987">
        <w:rPr>
          <w:rFonts w:ascii="Arial#" w:eastAsia="Arial#" w:hAnsi="Arial#" w:cs="Arial#"/>
          <w:color w:val="000000" w:themeColor="text1"/>
          <w:sz w:val="24"/>
          <w:szCs w:val="24"/>
        </w:rPr>
        <w:t xml:space="preserve">ebenso </w:t>
      </w:r>
      <w:r w:rsidR="35C48A88" w:rsidRPr="5009833A">
        <w:rPr>
          <w:rFonts w:ascii="Arial#" w:eastAsia="Arial#" w:hAnsi="Arial#" w:cs="Arial#"/>
          <w:color w:val="000000" w:themeColor="text1"/>
          <w:sz w:val="24"/>
          <w:szCs w:val="24"/>
        </w:rPr>
        <w:t>in 2.2.4 genauer erläutert)</w:t>
      </w:r>
      <w:r w:rsidR="5767E66B" w:rsidRPr="5009833A">
        <w:rPr>
          <w:rFonts w:ascii="Arial#" w:eastAsia="Arial#" w:hAnsi="Arial#" w:cs="Arial#"/>
          <w:color w:val="000000" w:themeColor="text1"/>
          <w:sz w:val="24"/>
          <w:szCs w:val="24"/>
        </w:rPr>
        <w:t>.</w:t>
      </w:r>
    </w:p>
    <w:p w14:paraId="7ACD782E" w14:textId="5CBF71D5" w:rsidR="5009833A" w:rsidRPr="00FB2F41" w:rsidRDefault="5009833A" w:rsidP="5009833A">
      <w:pPr>
        <w:spacing w:line="360" w:lineRule="auto"/>
        <w:rPr>
          <w:rFonts w:ascii="Arial" w:eastAsia="Arial" w:hAnsi="Arial" w:cs="Arial"/>
          <w:color w:val="000000" w:themeColor="text1"/>
          <w:sz w:val="24"/>
          <w:szCs w:val="24"/>
        </w:rPr>
      </w:pPr>
    </w:p>
    <w:p w14:paraId="56155E42" w14:textId="3086AA0B" w:rsidR="3F710090" w:rsidRPr="00B02355" w:rsidRDefault="103B3AC7" w:rsidP="2F2F1BCE">
      <w:pPr>
        <w:pStyle w:val="berschrift2"/>
        <w:rPr>
          <w:rFonts w:ascii="Arial" w:eastAsia="Arial" w:hAnsi="Arial" w:cs="Arial"/>
          <w:i/>
          <w:iCs/>
        </w:rPr>
      </w:pPr>
      <w:bookmarkStart w:id="48" w:name="_Toc1090663086"/>
      <w:bookmarkStart w:id="49" w:name="_Toc1104255696"/>
      <w:bookmarkStart w:id="50" w:name="_Toc170488860"/>
      <w:r w:rsidRPr="00B02355">
        <w:t>3</w:t>
      </w:r>
      <w:r w:rsidR="3B218CE2" w:rsidRPr="00B02355">
        <w:t xml:space="preserve">.2 </w:t>
      </w:r>
      <w:proofErr w:type="spellStart"/>
      <w:r w:rsidR="3B218CE2" w:rsidRPr="00B02355">
        <w:t>Representational</w:t>
      </w:r>
      <w:proofErr w:type="spellEnd"/>
      <w:r w:rsidR="3B218CE2" w:rsidRPr="00B02355">
        <w:t xml:space="preserve"> State Transfer (kurz: REST)</w:t>
      </w:r>
      <w:bookmarkEnd w:id="48"/>
      <w:bookmarkEnd w:id="49"/>
      <w:bookmarkEnd w:id="50"/>
    </w:p>
    <w:p w14:paraId="4898B4C1" w14:textId="5BC4484B" w:rsidR="5009833A" w:rsidRPr="00FB2F41" w:rsidRDefault="5009833A" w:rsidP="5009833A">
      <w:pPr>
        <w:spacing w:line="360" w:lineRule="auto"/>
        <w:rPr>
          <w:rFonts w:ascii="Arial" w:eastAsia="Arial" w:hAnsi="Arial" w:cs="Arial"/>
          <w:color w:val="000000" w:themeColor="text1"/>
          <w:sz w:val="24"/>
          <w:szCs w:val="24"/>
        </w:rPr>
      </w:pPr>
    </w:p>
    <w:p w14:paraId="3D14DDE8" w14:textId="4631C004" w:rsidR="7EFD2714" w:rsidRPr="00FB2F41" w:rsidRDefault="7EFD2714" w:rsidP="5009833A">
      <w:pPr>
        <w:spacing w:line="360" w:lineRule="auto"/>
        <w:rPr>
          <w:rFonts w:ascii="Arial" w:eastAsia="Arial" w:hAnsi="Arial" w:cs="Arial"/>
          <w:color w:val="000000" w:themeColor="text1"/>
          <w:sz w:val="24"/>
          <w:szCs w:val="24"/>
        </w:rPr>
      </w:pPr>
      <w:r w:rsidRPr="5009833A">
        <w:rPr>
          <w:rFonts w:ascii="Arial" w:eastAsia="Arial" w:hAnsi="Arial" w:cs="Arial"/>
          <w:color w:val="000000" w:themeColor="text1"/>
          <w:sz w:val="24"/>
          <w:szCs w:val="24"/>
        </w:rPr>
        <w:t xml:space="preserve">Eine REST-API (auch </w:t>
      </w:r>
      <w:proofErr w:type="spellStart"/>
      <w:r w:rsidRPr="5009833A">
        <w:rPr>
          <w:rFonts w:ascii="Arial" w:eastAsia="Arial" w:hAnsi="Arial" w:cs="Arial"/>
          <w:color w:val="000000" w:themeColor="text1"/>
          <w:sz w:val="24"/>
          <w:szCs w:val="24"/>
        </w:rPr>
        <w:t>RESTful</w:t>
      </w:r>
      <w:proofErr w:type="spellEnd"/>
      <w:r w:rsidRPr="5009833A">
        <w:rPr>
          <w:rFonts w:ascii="Arial" w:eastAsia="Arial" w:hAnsi="Arial" w:cs="Arial"/>
          <w:color w:val="000000" w:themeColor="text1"/>
          <w:sz w:val="24"/>
          <w:szCs w:val="24"/>
        </w:rPr>
        <w:t xml:space="preserve">-API oder </w:t>
      </w:r>
      <w:proofErr w:type="spellStart"/>
      <w:r w:rsidRPr="5009833A">
        <w:rPr>
          <w:rFonts w:ascii="Arial" w:eastAsia="Arial" w:hAnsi="Arial" w:cs="Arial"/>
          <w:color w:val="000000" w:themeColor="text1"/>
          <w:sz w:val="24"/>
          <w:szCs w:val="24"/>
        </w:rPr>
        <w:t>RESTful</w:t>
      </w:r>
      <w:proofErr w:type="spellEnd"/>
      <w:r w:rsidRPr="5009833A">
        <w:rPr>
          <w:rFonts w:ascii="Arial" w:eastAsia="Arial" w:hAnsi="Arial" w:cs="Arial"/>
          <w:color w:val="000000" w:themeColor="text1"/>
          <w:sz w:val="24"/>
          <w:szCs w:val="24"/>
        </w:rPr>
        <w:t>-Web-API genannt) ist eine Anwendungsprogrammierschnittstelle</w:t>
      </w:r>
      <w:r w:rsidRPr="14E92987">
        <w:rPr>
          <w:rFonts w:ascii="Arial" w:eastAsia="Arial" w:hAnsi="Arial" w:cs="Arial"/>
          <w:i/>
          <w:color w:val="000000" w:themeColor="text1"/>
          <w:sz w:val="24"/>
          <w:szCs w:val="24"/>
        </w:rPr>
        <w:t xml:space="preserve"> (</w:t>
      </w:r>
      <w:r w:rsidR="1C5AFC23" w:rsidRPr="14E92987">
        <w:rPr>
          <w:rFonts w:ascii="Arial" w:eastAsia="Arial" w:hAnsi="Arial" w:cs="Arial"/>
          <w:i/>
          <w:iCs/>
          <w:color w:val="000000" w:themeColor="text1"/>
          <w:sz w:val="24"/>
          <w:szCs w:val="24"/>
        </w:rPr>
        <w:t xml:space="preserve">kurz: </w:t>
      </w:r>
      <w:r w:rsidRPr="14E92987">
        <w:rPr>
          <w:rFonts w:ascii="Arial" w:eastAsia="Arial" w:hAnsi="Arial" w:cs="Arial"/>
          <w:i/>
          <w:color w:val="000000" w:themeColor="text1"/>
          <w:sz w:val="24"/>
          <w:szCs w:val="24"/>
        </w:rPr>
        <w:t>API),</w:t>
      </w:r>
      <w:r w:rsidRPr="5009833A">
        <w:rPr>
          <w:rFonts w:ascii="Arial" w:eastAsia="Arial" w:hAnsi="Arial" w:cs="Arial"/>
          <w:color w:val="000000" w:themeColor="text1"/>
          <w:sz w:val="24"/>
          <w:szCs w:val="24"/>
        </w:rPr>
        <w:t xml:space="preserve"> </w:t>
      </w:r>
      <w:r w:rsidR="72F64C0E" w:rsidRPr="14E92987">
        <w:rPr>
          <w:rFonts w:ascii="Arial" w:eastAsia="Arial" w:hAnsi="Arial" w:cs="Arial"/>
          <w:color w:val="000000" w:themeColor="text1"/>
          <w:sz w:val="24"/>
          <w:szCs w:val="24"/>
        </w:rPr>
        <w:t>mit der es möglich ist Ressourcen</w:t>
      </w:r>
      <w:r w:rsidR="3158BDD9" w:rsidRPr="14E92987">
        <w:rPr>
          <w:rFonts w:ascii="Arial" w:eastAsia="Arial" w:hAnsi="Arial" w:cs="Arial"/>
          <w:color w:val="000000" w:themeColor="text1"/>
          <w:sz w:val="24"/>
          <w:szCs w:val="24"/>
        </w:rPr>
        <w:t xml:space="preserve"> in einer Anwendung zu beeinflussen</w:t>
      </w:r>
      <w:r w:rsidR="2F1702FB" w:rsidRPr="14E92987">
        <w:rPr>
          <w:rFonts w:ascii="Arial" w:eastAsia="Arial" w:hAnsi="Arial" w:cs="Arial"/>
          <w:color w:val="000000" w:themeColor="text1"/>
          <w:sz w:val="24"/>
          <w:szCs w:val="24"/>
        </w:rPr>
        <w:t>.</w:t>
      </w:r>
    </w:p>
    <w:p w14:paraId="6BD15406" w14:textId="4867F6DC" w:rsidR="7AB65396" w:rsidRDefault="7AB65396" w:rsidP="14E92987">
      <w:pPr>
        <w:spacing w:line="360" w:lineRule="auto"/>
        <w:rPr>
          <w:rFonts w:ascii="Arial" w:eastAsia="Arial" w:hAnsi="Arial" w:cs="Arial"/>
          <w:color w:val="000000" w:themeColor="text1"/>
          <w:sz w:val="24"/>
          <w:szCs w:val="24"/>
        </w:rPr>
      </w:pPr>
      <w:r w:rsidRPr="14E92987">
        <w:rPr>
          <w:rFonts w:ascii="Arial" w:eastAsia="Arial" w:hAnsi="Arial" w:cs="Arial"/>
          <w:color w:val="000000" w:themeColor="text1"/>
          <w:sz w:val="24"/>
          <w:szCs w:val="24"/>
        </w:rPr>
        <w:t xml:space="preserve">Der REST-Architekturstil wurde erstmals im Jahre 2000 von Roy Fielding entwickelt </w:t>
      </w:r>
      <w:hyperlink r:id="rId29" w:anchor=":~:text=REST%20APIs%20communicate%20through%20HTTP,request%20creates%20a%20new%20record">
        <w:r w:rsidRPr="14E92987">
          <w:rPr>
            <w:rStyle w:val="Hyperlink"/>
            <w:rFonts w:ascii="Arial" w:eastAsia="Arial" w:hAnsi="Arial" w:cs="Arial"/>
            <w:sz w:val="24"/>
            <w:szCs w:val="24"/>
          </w:rPr>
          <w:t>[</w:t>
        </w:r>
        <w:r w:rsidR="10C4D7B5" w:rsidRPr="14E92987">
          <w:rPr>
            <w:rStyle w:val="Hyperlink"/>
            <w:rFonts w:ascii="Arial" w:eastAsia="Arial" w:hAnsi="Arial" w:cs="Arial"/>
            <w:sz w:val="24"/>
            <w:szCs w:val="24"/>
          </w:rPr>
          <w:t>7</w:t>
        </w:r>
        <w:r w:rsidRPr="14E92987">
          <w:rPr>
            <w:rStyle w:val="Hyperlink"/>
            <w:rFonts w:ascii="Arial" w:eastAsia="Arial" w:hAnsi="Arial" w:cs="Arial"/>
            <w:sz w:val="24"/>
            <w:szCs w:val="24"/>
          </w:rPr>
          <w:t>]</w:t>
        </w:r>
      </w:hyperlink>
      <w:r w:rsidRPr="14E92987">
        <w:rPr>
          <w:rFonts w:ascii="Arial" w:eastAsia="Arial" w:hAnsi="Arial" w:cs="Arial"/>
          <w:color w:val="000000" w:themeColor="text1"/>
          <w:sz w:val="24"/>
          <w:szCs w:val="24"/>
        </w:rPr>
        <w:t xml:space="preserve"> </w:t>
      </w:r>
      <w:r w:rsidR="152AAFFE" w:rsidRPr="14E92987">
        <w:rPr>
          <w:rFonts w:ascii="Arial" w:eastAsia="Arial" w:hAnsi="Arial" w:cs="Arial"/>
          <w:color w:val="000000" w:themeColor="text1"/>
          <w:sz w:val="24"/>
          <w:szCs w:val="24"/>
        </w:rPr>
        <w:t xml:space="preserve">und wird heute in Anwendungen verwendet, weil sie den Datentransfer zwischen Client und Server erleichtert </w:t>
      </w:r>
      <w:hyperlink r:id="rId30" w:anchor=":~:text=Systems%20that%20implement%20REST%20APIs,eliminates%20some%20client%2Dserver%20interactions">
        <w:r w:rsidR="152AAFFE" w:rsidRPr="14E92987">
          <w:rPr>
            <w:rStyle w:val="Hyperlink"/>
            <w:rFonts w:ascii="Arial" w:eastAsia="Arial" w:hAnsi="Arial" w:cs="Arial"/>
            <w:sz w:val="24"/>
            <w:szCs w:val="24"/>
          </w:rPr>
          <w:t>[</w:t>
        </w:r>
        <w:r w:rsidR="1EDC93F8" w:rsidRPr="14E92987">
          <w:rPr>
            <w:rStyle w:val="Hyperlink"/>
            <w:rFonts w:ascii="Arial" w:eastAsia="Arial" w:hAnsi="Arial" w:cs="Arial"/>
            <w:sz w:val="24"/>
            <w:szCs w:val="24"/>
          </w:rPr>
          <w:t>8</w:t>
        </w:r>
        <w:r w:rsidR="152AAFFE" w:rsidRPr="14E92987">
          <w:rPr>
            <w:rStyle w:val="Hyperlink"/>
            <w:rFonts w:ascii="Arial" w:eastAsia="Arial" w:hAnsi="Arial" w:cs="Arial"/>
            <w:sz w:val="24"/>
            <w:szCs w:val="24"/>
          </w:rPr>
          <w:t>]</w:t>
        </w:r>
      </w:hyperlink>
      <w:r w:rsidR="152AAFFE" w:rsidRPr="14E92987">
        <w:rPr>
          <w:rFonts w:ascii="Arial" w:eastAsia="Arial" w:hAnsi="Arial" w:cs="Arial"/>
          <w:color w:val="000000" w:themeColor="text1"/>
          <w:sz w:val="24"/>
          <w:szCs w:val="24"/>
        </w:rPr>
        <w:t>.</w:t>
      </w:r>
      <w:r w:rsidR="66404397" w:rsidRPr="14E92987">
        <w:rPr>
          <w:rFonts w:ascii="Arial" w:eastAsia="Arial" w:hAnsi="Arial" w:cs="Arial"/>
          <w:color w:val="000000" w:themeColor="text1"/>
          <w:sz w:val="24"/>
          <w:szCs w:val="24"/>
        </w:rPr>
        <w:t xml:space="preserve"> </w:t>
      </w:r>
      <w:r w:rsidR="13B73C68" w:rsidRPr="14E92987">
        <w:rPr>
          <w:rFonts w:ascii="Arial" w:eastAsia="Arial" w:hAnsi="Arial" w:cs="Arial"/>
          <w:color w:val="000000" w:themeColor="text1"/>
          <w:sz w:val="24"/>
          <w:szCs w:val="24"/>
        </w:rPr>
        <w:t>Auf den Architekturstil wird hier nicht eingegangen, weil er für die Thematik in dieser Arbeit nicht relevant ist.</w:t>
      </w:r>
    </w:p>
    <w:p w14:paraId="5789F500" w14:textId="331CF6D8" w:rsidR="66404397" w:rsidRDefault="66404397" w:rsidP="14E92987">
      <w:pPr>
        <w:spacing w:line="360" w:lineRule="auto"/>
        <w:rPr>
          <w:rFonts w:ascii="Arial" w:eastAsia="Arial" w:hAnsi="Arial" w:cs="Arial"/>
          <w:color w:val="000000" w:themeColor="text1"/>
          <w:sz w:val="24"/>
          <w:szCs w:val="24"/>
        </w:rPr>
      </w:pPr>
      <w:r w:rsidRPr="14E92987">
        <w:rPr>
          <w:rFonts w:ascii="Arial" w:eastAsia="Arial" w:hAnsi="Arial" w:cs="Arial"/>
          <w:color w:val="000000" w:themeColor="text1"/>
          <w:sz w:val="24"/>
          <w:szCs w:val="24"/>
        </w:rPr>
        <w:t xml:space="preserve">In anderen Worten ist REST eine API, also eine Schnittstelle für zwei oder mehreren Anwendungen, </w:t>
      </w:r>
      <w:r w:rsidR="5493C6BA" w:rsidRPr="14E92987">
        <w:rPr>
          <w:rFonts w:ascii="Arial" w:eastAsia="Arial" w:hAnsi="Arial" w:cs="Arial"/>
          <w:color w:val="000000" w:themeColor="text1"/>
          <w:sz w:val="24"/>
          <w:szCs w:val="24"/>
        </w:rPr>
        <w:t xml:space="preserve">in der </w:t>
      </w:r>
      <w:r w:rsidRPr="14E92987">
        <w:rPr>
          <w:rFonts w:ascii="Arial" w:eastAsia="Arial" w:hAnsi="Arial" w:cs="Arial"/>
          <w:color w:val="000000" w:themeColor="text1"/>
          <w:sz w:val="24"/>
          <w:szCs w:val="24"/>
        </w:rPr>
        <w:t xml:space="preserve">Operationen an Ressourcen </w:t>
      </w:r>
      <w:r w:rsidR="2A5A6F62" w:rsidRPr="14E92987">
        <w:rPr>
          <w:rFonts w:ascii="Arial" w:eastAsia="Arial" w:hAnsi="Arial" w:cs="Arial"/>
          <w:color w:val="000000" w:themeColor="text1"/>
          <w:sz w:val="24"/>
          <w:szCs w:val="24"/>
        </w:rPr>
        <w:t>ausgeführt werden</w:t>
      </w:r>
      <w:r w:rsidRPr="14E92987">
        <w:rPr>
          <w:rFonts w:ascii="Arial" w:eastAsia="Arial" w:hAnsi="Arial" w:cs="Arial"/>
          <w:color w:val="000000" w:themeColor="text1"/>
          <w:sz w:val="24"/>
          <w:szCs w:val="24"/>
        </w:rPr>
        <w:t>.</w:t>
      </w:r>
    </w:p>
    <w:p w14:paraId="0A08AB54" w14:textId="66889FAF" w:rsidR="3559647C" w:rsidRDefault="3559647C" w:rsidP="5009833A">
      <w:pPr>
        <w:spacing w:line="360" w:lineRule="auto"/>
        <w:rPr>
          <w:rFonts w:ascii="Arial" w:eastAsia="Arial" w:hAnsi="Arial" w:cs="Arial"/>
          <w:color w:val="000000" w:themeColor="text1"/>
          <w:sz w:val="24"/>
          <w:szCs w:val="24"/>
        </w:rPr>
      </w:pPr>
      <w:r w:rsidRPr="5009833A">
        <w:rPr>
          <w:rFonts w:ascii="Arial" w:eastAsia="Arial" w:hAnsi="Arial" w:cs="Arial"/>
          <w:color w:val="000000" w:themeColor="text1"/>
          <w:sz w:val="24"/>
          <w:szCs w:val="24"/>
        </w:rPr>
        <w:t xml:space="preserve">Mit Hilfe der Http-Methoden wird dem Server mitgeteilt, welche </w:t>
      </w:r>
      <w:r w:rsidR="7A121E48" w:rsidRPr="5009833A">
        <w:rPr>
          <w:rFonts w:ascii="Arial" w:eastAsia="Arial" w:hAnsi="Arial" w:cs="Arial"/>
          <w:color w:val="000000" w:themeColor="text1"/>
          <w:sz w:val="24"/>
          <w:szCs w:val="24"/>
        </w:rPr>
        <w:t xml:space="preserve">Operationen er an </w:t>
      </w:r>
      <w:r w:rsidR="7A121E48" w:rsidRPr="14E92987">
        <w:rPr>
          <w:rFonts w:ascii="Arial" w:eastAsia="Arial" w:hAnsi="Arial" w:cs="Arial"/>
          <w:color w:val="000000" w:themeColor="text1"/>
          <w:sz w:val="24"/>
          <w:szCs w:val="24"/>
        </w:rPr>
        <w:t>d</w:t>
      </w:r>
      <w:r w:rsidR="2C1C10B5" w:rsidRPr="14E92987">
        <w:rPr>
          <w:rFonts w:ascii="Arial" w:eastAsia="Arial" w:hAnsi="Arial" w:cs="Arial"/>
          <w:color w:val="000000" w:themeColor="text1"/>
          <w:sz w:val="24"/>
          <w:szCs w:val="24"/>
        </w:rPr>
        <w:t>ie</w:t>
      </w:r>
      <w:r w:rsidR="7A121E48" w:rsidRPr="14E92987">
        <w:rPr>
          <w:rFonts w:ascii="Arial" w:eastAsia="Arial" w:hAnsi="Arial" w:cs="Arial"/>
          <w:color w:val="000000" w:themeColor="text1"/>
          <w:sz w:val="24"/>
          <w:szCs w:val="24"/>
        </w:rPr>
        <w:t xml:space="preserve"> gelieferte</w:t>
      </w:r>
      <w:r w:rsidR="7A121E48" w:rsidRPr="5009833A">
        <w:rPr>
          <w:rFonts w:ascii="Arial" w:eastAsia="Arial" w:hAnsi="Arial" w:cs="Arial"/>
          <w:color w:val="000000" w:themeColor="text1"/>
          <w:sz w:val="24"/>
          <w:szCs w:val="24"/>
        </w:rPr>
        <w:t xml:space="preserve"> Ressource ausführen, soll:</w:t>
      </w:r>
    </w:p>
    <w:p w14:paraId="6D87BB5F" w14:textId="60AEB469" w:rsidR="14E92987" w:rsidRDefault="14E92987" w:rsidP="14E92987">
      <w:pPr>
        <w:spacing w:line="360" w:lineRule="auto"/>
        <w:rPr>
          <w:rFonts w:ascii="Arial" w:eastAsia="Arial" w:hAnsi="Arial" w:cs="Arial"/>
          <w:color w:val="000000" w:themeColor="text1"/>
          <w:sz w:val="24"/>
          <w:szCs w:val="24"/>
        </w:rPr>
      </w:pPr>
    </w:p>
    <w:p w14:paraId="00EB3D5B" w14:textId="679B150C" w:rsidR="7A121E48" w:rsidRDefault="7A121E48" w:rsidP="5009833A">
      <w:pPr>
        <w:pStyle w:val="Listenabsatz"/>
        <w:numPr>
          <w:ilvl w:val="0"/>
          <w:numId w:val="7"/>
        </w:numPr>
        <w:spacing w:line="360" w:lineRule="auto"/>
        <w:rPr>
          <w:rFonts w:ascii="Arial" w:eastAsia="Arial" w:hAnsi="Arial" w:cs="Arial"/>
          <w:sz w:val="24"/>
          <w:szCs w:val="24"/>
        </w:rPr>
      </w:pPr>
      <w:r w:rsidRPr="5009833A">
        <w:rPr>
          <w:rFonts w:ascii="Arial" w:eastAsia="Arial" w:hAnsi="Arial" w:cs="Arial"/>
          <w:b/>
          <w:bCs/>
          <w:sz w:val="24"/>
          <w:szCs w:val="24"/>
        </w:rPr>
        <w:t xml:space="preserve">GET: </w:t>
      </w:r>
      <w:r w:rsidRPr="5009833A">
        <w:rPr>
          <w:rFonts w:ascii="Arial" w:eastAsia="Arial" w:hAnsi="Arial" w:cs="Arial"/>
          <w:sz w:val="24"/>
          <w:szCs w:val="24"/>
        </w:rPr>
        <w:t xml:space="preserve">Für den Abruf </w:t>
      </w:r>
      <w:r w:rsidR="093C163A" w:rsidRPr="14E92987">
        <w:rPr>
          <w:rFonts w:ascii="Arial" w:eastAsia="Arial" w:hAnsi="Arial" w:cs="Arial"/>
          <w:sz w:val="24"/>
          <w:szCs w:val="24"/>
        </w:rPr>
        <w:t xml:space="preserve">der </w:t>
      </w:r>
      <w:r w:rsidRPr="14E92987">
        <w:rPr>
          <w:rFonts w:ascii="Arial" w:eastAsia="Arial" w:hAnsi="Arial" w:cs="Arial"/>
          <w:sz w:val="24"/>
          <w:szCs w:val="24"/>
        </w:rPr>
        <w:t>Ressource</w:t>
      </w:r>
    </w:p>
    <w:p w14:paraId="7EA9F72C" w14:textId="17F7B657" w:rsidR="7A121E48" w:rsidRDefault="7A121E48" w:rsidP="5009833A">
      <w:pPr>
        <w:pStyle w:val="Listenabsatz"/>
        <w:numPr>
          <w:ilvl w:val="0"/>
          <w:numId w:val="7"/>
        </w:numPr>
        <w:spacing w:line="360" w:lineRule="auto"/>
        <w:rPr>
          <w:rFonts w:ascii="Arial" w:eastAsia="Arial" w:hAnsi="Arial" w:cs="Arial"/>
          <w:sz w:val="24"/>
          <w:szCs w:val="24"/>
        </w:rPr>
      </w:pPr>
      <w:r w:rsidRPr="5009833A">
        <w:rPr>
          <w:rFonts w:ascii="Arial" w:eastAsia="Arial" w:hAnsi="Arial" w:cs="Arial"/>
          <w:b/>
          <w:bCs/>
          <w:sz w:val="24"/>
          <w:szCs w:val="24"/>
        </w:rPr>
        <w:t>POST: F</w:t>
      </w:r>
      <w:r w:rsidRPr="5009833A">
        <w:rPr>
          <w:rFonts w:ascii="Arial" w:eastAsia="Arial" w:hAnsi="Arial" w:cs="Arial"/>
          <w:sz w:val="24"/>
          <w:szCs w:val="24"/>
        </w:rPr>
        <w:t>ür die Erstellung, Suche und Massenänderung</w:t>
      </w:r>
      <w:r w:rsidR="337FC044" w:rsidRPr="14E92987">
        <w:rPr>
          <w:rFonts w:ascii="Arial" w:eastAsia="Arial" w:hAnsi="Arial" w:cs="Arial"/>
          <w:sz w:val="24"/>
          <w:szCs w:val="24"/>
        </w:rPr>
        <w:t xml:space="preserve"> der Ressource</w:t>
      </w:r>
    </w:p>
    <w:p w14:paraId="1ED015A5" w14:textId="6709087A" w:rsidR="7A121E48" w:rsidRDefault="7A121E48" w:rsidP="5009833A">
      <w:pPr>
        <w:pStyle w:val="Listenabsatz"/>
        <w:numPr>
          <w:ilvl w:val="0"/>
          <w:numId w:val="7"/>
        </w:numPr>
        <w:spacing w:line="360" w:lineRule="auto"/>
        <w:rPr>
          <w:rFonts w:ascii="Arial" w:eastAsia="Arial" w:hAnsi="Arial" w:cs="Arial"/>
          <w:sz w:val="24"/>
          <w:szCs w:val="24"/>
        </w:rPr>
      </w:pPr>
      <w:r w:rsidRPr="5009833A">
        <w:rPr>
          <w:rFonts w:ascii="Arial" w:eastAsia="Arial" w:hAnsi="Arial" w:cs="Arial"/>
          <w:b/>
          <w:bCs/>
          <w:sz w:val="24"/>
          <w:szCs w:val="24"/>
        </w:rPr>
        <w:t xml:space="preserve">DELETE: </w:t>
      </w:r>
      <w:r w:rsidRPr="5009833A">
        <w:rPr>
          <w:rFonts w:ascii="Arial" w:eastAsia="Arial" w:hAnsi="Arial" w:cs="Arial"/>
          <w:sz w:val="24"/>
          <w:szCs w:val="24"/>
        </w:rPr>
        <w:t xml:space="preserve">Entfernt </w:t>
      </w:r>
      <w:r w:rsidR="0A42A8AA" w:rsidRPr="14E92987">
        <w:rPr>
          <w:rFonts w:ascii="Arial" w:eastAsia="Arial" w:hAnsi="Arial" w:cs="Arial"/>
          <w:sz w:val="24"/>
          <w:szCs w:val="24"/>
        </w:rPr>
        <w:t>die</w:t>
      </w:r>
      <w:r w:rsidRPr="14E92987">
        <w:rPr>
          <w:rFonts w:ascii="Arial" w:eastAsia="Arial" w:hAnsi="Arial" w:cs="Arial"/>
          <w:sz w:val="24"/>
          <w:szCs w:val="24"/>
        </w:rPr>
        <w:t xml:space="preserve"> Ressource</w:t>
      </w:r>
    </w:p>
    <w:p w14:paraId="6FCBF4D6" w14:textId="73E7E042" w:rsidR="7A121E48" w:rsidRDefault="7A121E48" w:rsidP="5009833A">
      <w:pPr>
        <w:pStyle w:val="Listenabsatz"/>
        <w:numPr>
          <w:ilvl w:val="0"/>
          <w:numId w:val="7"/>
        </w:numPr>
        <w:spacing w:line="360" w:lineRule="auto"/>
        <w:rPr>
          <w:rFonts w:ascii="Arial" w:eastAsia="Arial" w:hAnsi="Arial" w:cs="Arial"/>
          <w:sz w:val="24"/>
          <w:szCs w:val="24"/>
        </w:rPr>
      </w:pPr>
      <w:r w:rsidRPr="5009833A">
        <w:rPr>
          <w:rFonts w:ascii="Arial" w:eastAsia="Arial" w:hAnsi="Arial" w:cs="Arial"/>
          <w:b/>
          <w:bCs/>
          <w:sz w:val="24"/>
          <w:szCs w:val="24"/>
        </w:rPr>
        <w:t xml:space="preserve">PUT: </w:t>
      </w:r>
      <w:r w:rsidRPr="5009833A">
        <w:rPr>
          <w:rFonts w:ascii="Arial" w:eastAsia="Arial" w:hAnsi="Arial" w:cs="Arial"/>
          <w:sz w:val="24"/>
          <w:szCs w:val="24"/>
        </w:rPr>
        <w:t>Ersetzung von Attributen innerhalb von Ressourcen</w:t>
      </w:r>
    </w:p>
    <w:p w14:paraId="46416A59" w14:textId="6AD5157E" w:rsidR="25DE5D63" w:rsidRDefault="24B74D52" w:rsidP="14E92987">
      <w:pPr>
        <w:pStyle w:val="Listenabsatz"/>
        <w:numPr>
          <w:ilvl w:val="0"/>
          <w:numId w:val="7"/>
        </w:numPr>
        <w:spacing w:line="360" w:lineRule="auto"/>
        <w:rPr>
          <w:rFonts w:ascii="Arial" w:eastAsia="Arial" w:hAnsi="Arial" w:cs="Arial"/>
          <w:sz w:val="24"/>
          <w:szCs w:val="24"/>
        </w:rPr>
      </w:pPr>
      <w:r w:rsidRPr="2F2F1BCE">
        <w:rPr>
          <w:rFonts w:ascii="Arial" w:eastAsia="Arial" w:hAnsi="Arial" w:cs="Arial"/>
          <w:b/>
          <w:bCs/>
          <w:sz w:val="24"/>
          <w:szCs w:val="24"/>
        </w:rPr>
        <w:t>PATCH (</w:t>
      </w:r>
      <w:r w:rsidRPr="2F2F1BCE">
        <w:rPr>
          <w:rFonts w:ascii="Arial" w:eastAsia="Arial" w:hAnsi="Arial" w:cs="Arial"/>
          <w:sz w:val="24"/>
          <w:szCs w:val="24"/>
        </w:rPr>
        <w:t xml:space="preserve">wird in </w:t>
      </w:r>
      <w:r w:rsidR="7926BAB3" w:rsidRPr="2F2F1BCE">
        <w:rPr>
          <w:rFonts w:ascii="Arial" w:eastAsia="Arial" w:hAnsi="Arial" w:cs="Arial"/>
          <w:sz w:val="24"/>
          <w:szCs w:val="24"/>
        </w:rPr>
        <w:t>3.3</w:t>
      </w:r>
      <w:r w:rsidRPr="2F2F1BCE">
        <w:rPr>
          <w:rFonts w:ascii="Arial" w:eastAsia="Arial" w:hAnsi="Arial" w:cs="Arial"/>
          <w:sz w:val="24"/>
          <w:szCs w:val="24"/>
        </w:rPr>
        <w:t xml:space="preserve"> erklärt)</w:t>
      </w:r>
    </w:p>
    <w:p w14:paraId="32EAAEDA" w14:textId="76A77D5A" w:rsidR="5009833A" w:rsidRDefault="5009833A" w:rsidP="5009833A">
      <w:pPr>
        <w:pStyle w:val="Listenabsatz"/>
        <w:spacing w:line="360" w:lineRule="auto"/>
        <w:rPr>
          <w:rFonts w:ascii="Arial" w:eastAsia="Arial" w:hAnsi="Arial" w:cs="Arial"/>
          <w:sz w:val="24"/>
          <w:szCs w:val="24"/>
        </w:rPr>
      </w:pPr>
    </w:p>
    <w:p w14:paraId="4A343EDF" w14:textId="63B56C0B" w:rsidR="5430ED7F" w:rsidRPr="00B02355" w:rsidRDefault="3DF5609D" w:rsidP="109FBC11">
      <w:pPr>
        <w:spacing w:line="360" w:lineRule="auto"/>
        <w:rPr>
          <w:i/>
          <w:iCs/>
        </w:rPr>
      </w:pPr>
      <w:r w:rsidRPr="00B02355">
        <w:rPr>
          <w:rFonts w:ascii="Arial" w:eastAsia="Arial" w:hAnsi="Arial" w:cs="Arial"/>
          <w:color w:val="000000" w:themeColor="text1"/>
          <w:sz w:val="24"/>
          <w:szCs w:val="24"/>
        </w:rPr>
        <w:t xml:space="preserve">Die REST-API wird in der </w:t>
      </w:r>
      <w:r w:rsidRPr="00B02355">
        <w:rPr>
          <w:rFonts w:ascii="Arial" w:eastAsia="Arial" w:hAnsi="Arial" w:cs="Arial"/>
          <w:sz w:val="24"/>
          <w:szCs w:val="24"/>
        </w:rPr>
        <w:t xml:space="preserve">System </w:t>
      </w:r>
      <w:proofErr w:type="spellStart"/>
      <w:r w:rsidRPr="00B02355">
        <w:rPr>
          <w:rFonts w:ascii="Arial" w:eastAsia="Arial" w:hAnsi="Arial" w:cs="Arial"/>
          <w:sz w:val="24"/>
          <w:szCs w:val="24"/>
        </w:rPr>
        <w:t>for</w:t>
      </w:r>
      <w:proofErr w:type="spellEnd"/>
      <w:r w:rsidRPr="00B02355">
        <w:rPr>
          <w:rFonts w:ascii="Arial" w:eastAsia="Arial" w:hAnsi="Arial" w:cs="Arial"/>
          <w:sz w:val="24"/>
          <w:szCs w:val="24"/>
        </w:rPr>
        <w:t xml:space="preserve"> Cross-domain Identity Management verwendet, welche im nächsten Kapitel erläutert wird.</w:t>
      </w:r>
    </w:p>
    <w:p w14:paraId="62AD5520" w14:textId="05B83068" w:rsidR="5009833A" w:rsidRPr="00FB2F41" w:rsidRDefault="5009833A" w:rsidP="5009833A">
      <w:pPr>
        <w:spacing w:line="360" w:lineRule="auto"/>
        <w:rPr>
          <w:rFonts w:ascii="Arial" w:eastAsia="Arial" w:hAnsi="Arial" w:cs="Arial"/>
          <w:sz w:val="24"/>
          <w:szCs w:val="24"/>
        </w:rPr>
      </w:pPr>
    </w:p>
    <w:p w14:paraId="39E77E5F" w14:textId="619FEA0A" w:rsidR="5F13D769" w:rsidRDefault="1D591172" w:rsidP="2F2F1BCE">
      <w:pPr>
        <w:pStyle w:val="berschrift2"/>
        <w:rPr>
          <w:lang w:val="en-US"/>
        </w:rPr>
      </w:pPr>
      <w:bookmarkStart w:id="51" w:name="_Toc1626987961"/>
      <w:bookmarkStart w:id="52" w:name="_Toc223647543"/>
      <w:bookmarkStart w:id="53" w:name="_Toc170488861"/>
      <w:r w:rsidRPr="2F2F1BCE">
        <w:rPr>
          <w:lang w:val="en-US"/>
        </w:rPr>
        <w:t>3</w:t>
      </w:r>
      <w:r w:rsidR="506AE7D8" w:rsidRPr="5009833A">
        <w:rPr>
          <w:lang w:val="en-US"/>
        </w:rPr>
        <w:t>.</w:t>
      </w:r>
      <w:r w:rsidR="73194738" w:rsidRPr="5009833A">
        <w:rPr>
          <w:lang w:val="en-US"/>
        </w:rPr>
        <w:t>3</w:t>
      </w:r>
      <w:r w:rsidR="506AE7D8" w:rsidRPr="5009833A">
        <w:rPr>
          <w:lang w:val="en-US"/>
        </w:rPr>
        <w:t xml:space="preserve"> System for Cross-domain Identity Management (</w:t>
      </w:r>
      <w:proofErr w:type="spellStart"/>
      <w:r w:rsidR="506AE7D8" w:rsidRPr="5009833A">
        <w:rPr>
          <w:lang w:val="en-US"/>
        </w:rPr>
        <w:t>kurz</w:t>
      </w:r>
      <w:proofErr w:type="spellEnd"/>
      <w:r w:rsidR="506AE7D8" w:rsidRPr="5009833A">
        <w:rPr>
          <w:lang w:val="en-US"/>
        </w:rPr>
        <w:t>: SCIM)</w:t>
      </w:r>
      <w:bookmarkEnd w:id="51"/>
      <w:bookmarkEnd w:id="52"/>
      <w:bookmarkEnd w:id="53"/>
    </w:p>
    <w:p w14:paraId="448F167A" w14:textId="0A8492E5" w:rsidR="5F13D769" w:rsidRDefault="5F13D769" w:rsidP="14E92987">
      <w:pPr>
        <w:spacing w:line="360" w:lineRule="auto"/>
        <w:rPr>
          <w:lang w:val="en-US"/>
        </w:rPr>
      </w:pPr>
    </w:p>
    <w:p w14:paraId="0DA87194" w14:textId="6F799D91" w:rsidR="5F13D769" w:rsidRDefault="6BB789C6" w:rsidP="5009833A">
      <w:pPr>
        <w:spacing w:line="360" w:lineRule="auto"/>
        <w:rPr>
          <w:rFonts w:ascii="Arial" w:eastAsia="Arial" w:hAnsi="Arial" w:cs="Arial"/>
          <w:sz w:val="24"/>
          <w:szCs w:val="24"/>
        </w:rPr>
      </w:pPr>
      <w:r w:rsidRPr="5009833A">
        <w:rPr>
          <w:rFonts w:ascii="Arial" w:eastAsia="Arial" w:hAnsi="Arial" w:cs="Arial"/>
          <w:sz w:val="24"/>
          <w:szCs w:val="24"/>
        </w:rPr>
        <w:t xml:space="preserve">Das SCIM-Protokoll ist ein Protokoll auf </w:t>
      </w:r>
      <w:r w:rsidR="66C20087" w:rsidRPr="5009833A">
        <w:rPr>
          <w:rFonts w:ascii="Arial" w:eastAsia="Arial" w:hAnsi="Arial" w:cs="Arial"/>
          <w:sz w:val="24"/>
          <w:szCs w:val="24"/>
        </w:rPr>
        <w:t xml:space="preserve">der </w:t>
      </w:r>
      <w:r w:rsidRPr="5009833A">
        <w:rPr>
          <w:rFonts w:ascii="Arial" w:eastAsia="Arial" w:hAnsi="Arial" w:cs="Arial"/>
          <w:sz w:val="24"/>
          <w:szCs w:val="24"/>
        </w:rPr>
        <w:t>Anwendungsebene</w:t>
      </w:r>
      <w:r w:rsidR="51AF428E" w:rsidRPr="14E92987">
        <w:rPr>
          <w:rFonts w:ascii="Arial" w:eastAsia="Arial" w:hAnsi="Arial" w:cs="Arial"/>
          <w:sz w:val="24"/>
          <w:szCs w:val="24"/>
        </w:rPr>
        <w:t>,</w:t>
      </w:r>
      <w:r w:rsidRPr="5009833A">
        <w:rPr>
          <w:rFonts w:ascii="Arial" w:eastAsia="Arial" w:hAnsi="Arial" w:cs="Arial"/>
          <w:sz w:val="24"/>
          <w:szCs w:val="24"/>
        </w:rPr>
        <w:t xml:space="preserve"> </w:t>
      </w:r>
      <w:r w:rsidR="75F76CF7" w:rsidRPr="5009833A">
        <w:rPr>
          <w:rFonts w:ascii="Arial" w:eastAsia="Arial" w:hAnsi="Arial" w:cs="Arial"/>
          <w:sz w:val="24"/>
          <w:szCs w:val="24"/>
        </w:rPr>
        <w:t xml:space="preserve">welche Identitätsdaten </w:t>
      </w:r>
      <w:r w:rsidR="6D88FC96" w:rsidRPr="5009833A">
        <w:rPr>
          <w:rFonts w:ascii="Arial" w:eastAsia="Arial" w:hAnsi="Arial" w:cs="Arial"/>
          <w:sz w:val="24"/>
          <w:szCs w:val="24"/>
        </w:rPr>
        <w:t xml:space="preserve">verwaltet und </w:t>
      </w:r>
      <w:r w:rsidR="7AA66CCB" w:rsidRPr="5009833A">
        <w:rPr>
          <w:rFonts w:ascii="Arial" w:eastAsia="Arial" w:hAnsi="Arial" w:cs="Arial"/>
          <w:sz w:val="24"/>
          <w:szCs w:val="24"/>
        </w:rPr>
        <w:t>bereitstellt</w:t>
      </w:r>
      <w:r w:rsidR="37F00F3B" w:rsidRPr="14E92987">
        <w:rPr>
          <w:rFonts w:ascii="Arial" w:eastAsia="Arial" w:hAnsi="Arial" w:cs="Arial"/>
          <w:sz w:val="24"/>
          <w:szCs w:val="24"/>
        </w:rPr>
        <w:t xml:space="preserve"> </w:t>
      </w:r>
      <w:hyperlink r:id="rId31">
        <w:r w:rsidR="1CBCCD12" w:rsidRPr="14E92987">
          <w:rPr>
            <w:rStyle w:val="Hyperlink"/>
            <w:rFonts w:ascii="Arial" w:eastAsia="Arial" w:hAnsi="Arial" w:cs="Arial"/>
            <w:sz w:val="24"/>
            <w:szCs w:val="24"/>
          </w:rPr>
          <w:t>[9]</w:t>
        </w:r>
      </w:hyperlink>
      <w:r w:rsidR="28EAA4A5" w:rsidRPr="14E92987">
        <w:rPr>
          <w:rFonts w:ascii="Arial" w:eastAsia="Arial" w:hAnsi="Arial" w:cs="Arial"/>
          <w:i/>
          <w:iCs/>
          <w:sz w:val="24"/>
          <w:szCs w:val="24"/>
        </w:rPr>
        <w:t>.</w:t>
      </w:r>
      <w:r w:rsidR="56ED4538" w:rsidRPr="5009833A">
        <w:rPr>
          <w:rFonts w:ascii="Arial" w:eastAsia="Arial" w:hAnsi="Arial" w:cs="Arial"/>
          <w:i/>
          <w:iCs/>
          <w:sz w:val="24"/>
          <w:szCs w:val="24"/>
        </w:rPr>
        <w:t xml:space="preserve"> </w:t>
      </w:r>
      <w:r w:rsidR="04DB8AF9" w:rsidRPr="5009833A">
        <w:rPr>
          <w:rFonts w:ascii="Arial" w:eastAsia="Arial" w:hAnsi="Arial" w:cs="Arial"/>
          <w:sz w:val="24"/>
          <w:szCs w:val="24"/>
        </w:rPr>
        <w:t>Ha</w:t>
      </w:r>
      <w:r w:rsidR="43013DB0" w:rsidRPr="5009833A">
        <w:rPr>
          <w:rFonts w:ascii="Arial" w:eastAsia="Arial" w:hAnsi="Arial" w:cs="Arial"/>
          <w:sz w:val="24"/>
          <w:szCs w:val="24"/>
        </w:rPr>
        <w:t>u</w:t>
      </w:r>
      <w:r w:rsidR="06C39818" w:rsidRPr="5009833A">
        <w:rPr>
          <w:rFonts w:ascii="Arial" w:eastAsia="Arial" w:hAnsi="Arial" w:cs="Arial"/>
          <w:sz w:val="24"/>
          <w:szCs w:val="24"/>
        </w:rPr>
        <w:t>ptfu</w:t>
      </w:r>
      <w:r w:rsidR="43013DB0" w:rsidRPr="5009833A">
        <w:rPr>
          <w:rFonts w:ascii="Arial" w:eastAsia="Arial" w:hAnsi="Arial" w:cs="Arial"/>
          <w:sz w:val="24"/>
          <w:szCs w:val="24"/>
        </w:rPr>
        <w:t xml:space="preserve">nktion von SCIM ist </w:t>
      </w:r>
      <w:r w:rsidR="78045E16" w:rsidRPr="5009833A">
        <w:rPr>
          <w:rFonts w:ascii="Arial" w:eastAsia="Arial" w:hAnsi="Arial" w:cs="Arial"/>
          <w:sz w:val="24"/>
          <w:szCs w:val="24"/>
        </w:rPr>
        <w:t>es, die</w:t>
      </w:r>
      <w:r w:rsidR="43013DB0" w:rsidRPr="5009833A">
        <w:rPr>
          <w:rFonts w:ascii="Arial" w:eastAsia="Arial" w:hAnsi="Arial" w:cs="Arial"/>
          <w:sz w:val="24"/>
          <w:szCs w:val="24"/>
        </w:rPr>
        <w:t xml:space="preserve"> </w:t>
      </w:r>
      <w:r w:rsidR="4657D356" w:rsidRPr="5009833A">
        <w:rPr>
          <w:rFonts w:ascii="Arial" w:eastAsia="Arial" w:hAnsi="Arial" w:cs="Arial"/>
          <w:sz w:val="24"/>
          <w:szCs w:val="24"/>
        </w:rPr>
        <w:t xml:space="preserve">Benutzerkonten automatisch zu provisionieren und zu </w:t>
      </w:r>
      <w:proofErr w:type="spellStart"/>
      <w:r w:rsidR="4657D356" w:rsidRPr="5009833A">
        <w:rPr>
          <w:rFonts w:ascii="Arial" w:eastAsia="Arial" w:hAnsi="Arial" w:cs="Arial"/>
          <w:sz w:val="24"/>
          <w:szCs w:val="24"/>
        </w:rPr>
        <w:t>deprovisionieren</w:t>
      </w:r>
      <w:proofErr w:type="spellEnd"/>
      <w:r w:rsidR="0BF40178" w:rsidRPr="5009833A">
        <w:rPr>
          <w:rFonts w:ascii="Arial" w:eastAsia="Arial" w:hAnsi="Arial" w:cs="Arial"/>
          <w:sz w:val="24"/>
          <w:szCs w:val="24"/>
        </w:rPr>
        <w:t xml:space="preserve">, bei der JSON für die Formatierung </w:t>
      </w:r>
      <w:r w:rsidR="4C110FA5" w:rsidRPr="14E92987">
        <w:rPr>
          <w:rFonts w:ascii="Arial" w:eastAsia="Arial" w:hAnsi="Arial" w:cs="Arial"/>
          <w:sz w:val="24"/>
          <w:szCs w:val="24"/>
        </w:rPr>
        <w:t xml:space="preserve">der Benutzerdaten </w:t>
      </w:r>
      <w:r w:rsidR="0BF40178" w:rsidRPr="5009833A">
        <w:rPr>
          <w:rFonts w:ascii="Arial" w:eastAsia="Arial" w:hAnsi="Arial" w:cs="Arial"/>
          <w:sz w:val="24"/>
          <w:szCs w:val="24"/>
        </w:rPr>
        <w:t xml:space="preserve">und REST als Schnittstelle </w:t>
      </w:r>
      <w:r w:rsidR="2371D97D" w:rsidRPr="14E92987">
        <w:rPr>
          <w:rFonts w:ascii="Arial" w:eastAsia="Arial" w:hAnsi="Arial" w:cs="Arial"/>
          <w:sz w:val="24"/>
          <w:szCs w:val="24"/>
        </w:rPr>
        <w:t>zur Übermittlung der Daten</w:t>
      </w:r>
      <w:r w:rsidR="0BF40178" w:rsidRPr="14E92987">
        <w:rPr>
          <w:rFonts w:ascii="Arial" w:eastAsia="Arial" w:hAnsi="Arial" w:cs="Arial"/>
          <w:sz w:val="24"/>
          <w:szCs w:val="24"/>
        </w:rPr>
        <w:t xml:space="preserve"> </w:t>
      </w:r>
      <w:r w:rsidR="0BF40178" w:rsidRPr="5009833A">
        <w:rPr>
          <w:rFonts w:ascii="Arial" w:eastAsia="Arial" w:hAnsi="Arial" w:cs="Arial"/>
          <w:sz w:val="24"/>
          <w:szCs w:val="24"/>
        </w:rPr>
        <w:t>(s. 2.2.</w:t>
      </w:r>
      <w:r w:rsidR="7A39D672" w:rsidRPr="14E92987">
        <w:rPr>
          <w:rFonts w:ascii="Arial" w:eastAsia="Arial" w:hAnsi="Arial" w:cs="Arial"/>
          <w:sz w:val="24"/>
          <w:szCs w:val="24"/>
        </w:rPr>
        <w:t>2</w:t>
      </w:r>
      <w:r w:rsidR="0BF40178" w:rsidRPr="14E92987">
        <w:rPr>
          <w:rFonts w:ascii="Arial" w:eastAsia="Arial" w:hAnsi="Arial" w:cs="Arial"/>
          <w:sz w:val="24"/>
          <w:szCs w:val="24"/>
        </w:rPr>
        <w:t>)</w:t>
      </w:r>
      <w:r w:rsidR="2E24C192" w:rsidRPr="14E92987">
        <w:rPr>
          <w:rFonts w:ascii="Arial" w:eastAsia="Arial" w:hAnsi="Arial" w:cs="Arial"/>
          <w:sz w:val="24"/>
          <w:szCs w:val="24"/>
        </w:rPr>
        <w:t>,</w:t>
      </w:r>
      <w:r w:rsidR="0BF40178" w:rsidRPr="5009833A">
        <w:rPr>
          <w:rFonts w:ascii="Arial" w:eastAsia="Arial" w:hAnsi="Arial" w:cs="Arial"/>
          <w:sz w:val="24"/>
          <w:szCs w:val="24"/>
        </w:rPr>
        <w:t xml:space="preserve"> verwendet wird</w:t>
      </w:r>
      <w:r w:rsidR="68B572BF" w:rsidRPr="5009833A">
        <w:rPr>
          <w:rFonts w:ascii="Arial" w:eastAsia="Arial" w:hAnsi="Arial" w:cs="Arial"/>
          <w:sz w:val="24"/>
          <w:szCs w:val="24"/>
        </w:rPr>
        <w:t xml:space="preserve">. </w:t>
      </w:r>
    </w:p>
    <w:p w14:paraId="2D767115" w14:textId="4C598E93" w:rsidR="5F83DD73" w:rsidRDefault="7D1389A7" w:rsidP="14E92987">
      <w:pPr>
        <w:spacing w:line="360" w:lineRule="auto"/>
        <w:rPr>
          <w:rFonts w:ascii="Arial" w:eastAsia="Arial" w:hAnsi="Arial" w:cs="Arial"/>
          <w:sz w:val="24"/>
          <w:szCs w:val="24"/>
        </w:rPr>
      </w:pPr>
      <w:r w:rsidRPr="2F2F1BCE">
        <w:rPr>
          <w:rFonts w:ascii="Arial" w:eastAsia="Arial" w:hAnsi="Arial" w:cs="Arial"/>
          <w:sz w:val="24"/>
          <w:szCs w:val="24"/>
        </w:rPr>
        <w:t xml:space="preserve">Unter Provisionierung versteht man hier </w:t>
      </w:r>
      <w:r w:rsidR="337EE2BC" w:rsidRPr="2F2F1BCE">
        <w:rPr>
          <w:rFonts w:ascii="Arial" w:eastAsia="Arial" w:hAnsi="Arial" w:cs="Arial"/>
          <w:sz w:val="24"/>
          <w:szCs w:val="24"/>
        </w:rPr>
        <w:t xml:space="preserve">es, </w:t>
      </w:r>
      <w:r w:rsidR="01DCAEBE" w:rsidRPr="2F2F1BCE">
        <w:rPr>
          <w:rFonts w:ascii="Arial" w:eastAsia="Arial" w:hAnsi="Arial" w:cs="Arial"/>
          <w:sz w:val="24"/>
          <w:szCs w:val="24"/>
        </w:rPr>
        <w:t>Benutzerkonten und deren Zugriffsrechte</w:t>
      </w:r>
      <w:r w:rsidRPr="2F2F1BCE">
        <w:rPr>
          <w:rFonts w:ascii="Arial" w:eastAsia="Arial" w:hAnsi="Arial" w:cs="Arial"/>
          <w:sz w:val="24"/>
          <w:szCs w:val="24"/>
        </w:rPr>
        <w:t xml:space="preserve"> von einem System “A” </w:t>
      </w:r>
      <w:r w:rsidR="78F9A850" w:rsidRPr="2F2F1BCE">
        <w:rPr>
          <w:rFonts w:ascii="Arial" w:eastAsia="Arial" w:hAnsi="Arial" w:cs="Arial"/>
          <w:sz w:val="24"/>
          <w:szCs w:val="24"/>
        </w:rPr>
        <w:t>i</w:t>
      </w:r>
      <w:r w:rsidRPr="2F2F1BCE">
        <w:rPr>
          <w:rFonts w:ascii="Arial" w:eastAsia="Arial" w:hAnsi="Arial" w:cs="Arial"/>
          <w:sz w:val="24"/>
          <w:szCs w:val="24"/>
        </w:rPr>
        <w:t>n ein System “B”</w:t>
      </w:r>
      <w:r w:rsidR="7A451898" w:rsidRPr="2F2F1BCE">
        <w:rPr>
          <w:rFonts w:ascii="Arial" w:eastAsia="Arial" w:hAnsi="Arial" w:cs="Arial"/>
          <w:sz w:val="24"/>
          <w:szCs w:val="24"/>
        </w:rPr>
        <w:t xml:space="preserve"> </w:t>
      </w:r>
      <w:r w:rsidR="7E7F711F" w:rsidRPr="2F2F1BCE">
        <w:rPr>
          <w:rFonts w:ascii="Arial" w:eastAsia="Arial" w:hAnsi="Arial" w:cs="Arial"/>
          <w:sz w:val="24"/>
          <w:szCs w:val="24"/>
        </w:rPr>
        <w:t xml:space="preserve">bereitzustellen </w:t>
      </w:r>
      <w:r w:rsidR="7A451898" w:rsidRPr="2F2F1BCE">
        <w:rPr>
          <w:rFonts w:ascii="Arial" w:eastAsia="Arial" w:hAnsi="Arial" w:cs="Arial"/>
          <w:sz w:val="24"/>
          <w:szCs w:val="24"/>
        </w:rPr>
        <w:t>und zu verwalten</w:t>
      </w:r>
      <w:r w:rsidRPr="2F2F1BCE">
        <w:rPr>
          <w:rFonts w:ascii="Arial" w:eastAsia="Arial" w:hAnsi="Arial" w:cs="Arial"/>
          <w:sz w:val="24"/>
          <w:szCs w:val="24"/>
        </w:rPr>
        <w:t xml:space="preserve">. Die </w:t>
      </w:r>
      <w:proofErr w:type="spellStart"/>
      <w:r w:rsidRPr="2F2F1BCE">
        <w:rPr>
          <w:rFonts w:ascii="Arial" w:eastAsia="Arial" w:hAnsi="Arial" w:cs="Arial"/>
          <w:sz w:val="24"/>
          <w:szCs w:val="24"/>
        </w:rPr>
        <w:t>Deprovisi</w:t>
      </w:r>
      <w:r w:rsidR="74B91231" w:rsidRPr="2F2F1BCE">
        <w:rPr>
          <w:rFonts w:ascii="Arial" w:eastAsia="Arial" w:hAnsi="Arial" w:cs="Arial"/>
          <w:sz w:val="24"/>
          <w:szCs w:val="24"/>
        </w:rPr>
        <w:t>o</w:t>
      </w:r>
      <w:r w:rsidRPr="2F2F1BCE">
        <w:rPr>
          <w:rFonts w:ascii="Arial" w:eastAsia="Arial" w:hAnsi="Arial" w:cs="Arial"/>
          <w:sz w:val="24"/>
          <w:szCs w:val="24"/>
        </w:rPr>
        <w:t>nierung</w:t>
      </w:r>
      <w:proofErr w:type="spellEnd"/>
      <w:r w:rsidRPr="2F2F1BCE">
        <w:rPr>
          <w:rFonts w:ascii="Arial" w:eastAsia="Arial" w:hAnsi="Arial" w:cs="Arial"/>
          <w:sz w:val="24"/>
          <w:szCs w:val="24"/>
        </w:rPr>
        <w:t xml:space="preserve"> beschreibt dann</w:t>
      </w:r>
      <w:r w:rsidR="4AF3AD9C" w:rsidRPr="5009833A">
        <w:rPr>
          <w:rFonts w:ascii="Arial" w:eastAsia="Arial" w:hAnsi="Arial" w:cs="Arial"/>
          <w:sz w:val="24"/>
          <w:szCs w:val="24"/>
        </w:rPr>
        <w:t xml:space="preserve"> die</w:t>
      </w:r>
      <w:r w:rsidR="3E74C629" w:rsidRPr="5009833A">
        <w:rPr>
          <w:rFonts w:ascii="Arial" w:eastAsia="Arial" w:hAnsi="Arial" w:cs="Arial"/>
          <w:sz w:val="24"/>
          <w:szCs w:val="24"/>
        </w:rPr>
        <w:t xml:space="preserve"> </w:t>
      </w:r>
      <w:r w:rsidR="6A6E9D62" w:rsidRPr="2F2F1BCE">
        <w:rPr>
          <w:rFonts w:ascii="Arial" w:eastAsia="Arial" w:hAnsi="Arial" w:cs="Arial"/>
          <w:sz w:val="24"/>
          <w:szCs w:val="24"/>
        </w:rPr>
        <w:t>bereitgestellte</w:t>
      </w:r>
      <w:r w:rsidR="1C9FDF3A" w:rsidRPr="2F2F1BCE">
        <w:rPr>
          <w:rFonts w:ascii="Arial" w:eastAsia="Arial" w:hAnsi="Arial" w:cs="Arial"/>
          <w:sz w:val="24"/>
          <w:szCs w:val="24"/>
        </w:rPr>
        <w:t>n Daten in “B” durch “A”</w:t>
      </w:r>
      <w:r w:rsidR="7D73C2B4" w:rsidRPr="2F2F1BCE">
        <w:rPr>
          <w:rFonts w:ascii="Arial" w:eastAsia="Arial" w:hAnsi="Arial" w:cs="Arial"/>
          <w:sz w:val="24"/>
          <w:szCs w:val="24"/>
        </w:rPr>
        <w:t xml:space="preserve"> zu entfernen</w:t>
      </w:r>
      <w:r w:rsidR="1C9FDF3A" w:rsidRPr="2F2F1BCE">
        <w:rPr>
          <w:rFonts w:ascii="Arial" w:eastAsia="Arial" w:hAnsi="Arial" w:cs="Arial"/>
          <w:sz w:val="24"/>
          <w:szCs w:val="24"/>
        </w:rPr>
        <w:t>.</w:t>
      </w:r>
    </w:p>
    <w:p w14:paraId="2D2A0D25" w14:textId="752E7344" w:rsidR="5CB1EA68" w:rsidRDefault="5CB1EA68" w:rsidP="14E92987">
      <w:pPr>
        <w:spacing w:line="360" w:lineRule="auto"/>
        <w:rPr>
          <w:rFonts w:ascii="Arial" w:eastAsia="Arial" w:hAnsi="Arial" w:cs="Arial"/>
          <w:sz w:val="24"/>
          <w:szCs w:val="24"/>
        </w:rPr>
      </w:pPr>
      <w:r w:rsidRPr="14E92987">
        <w:rPr>
          <w:rFonts w:ascii="Arial" w:eastAsia="Arial" w:hAnsi="Arial" w:cs="Arial"/>
          <w:sz w:val="24"/>
          <w:szCs w:val="24"/>
        </w:rPr>
        <w:t xml:space="preserve">Es gibt und gab außer </w:t>
      </w:r>
      <w:r w:rsidR="3E74C629" w:rsidRPr="5009833A">
        <w:rPr>
          <w:rFonts w:ascii="Arial" w:eastAsia="Arial" w:hAnsi="Arial" w:cs="Arial"/>
          <w:sz w:val="24"/>
          <w:szCs w:val="24"/>
        </w:rPr>
        <w:t>SCIM</w:t>
      </w:r>
      <w:r w:rsidRPr="14E92987">
        <w:rPr>
          <w:rFonts w:ascii="Arial" w:eastAsia="Arial" w:hAnsi="Arial" w:cs="Arial"/>
          <w:sz w:val="24"/>
          <w:szCs w:val="24"/>
        </w:rPr>
        <w:t xml:space="preserve"> noch andere Protokolle, die dieselben </w:t>
      </w:r>
      <w:r w:rsidR="134C06A4" w:rsidRPr="14E92987">
        <w:rPr>
          <w:rFonts w:ascii="Arial" w:eastAsia="Arial" w:hAnsi="Arial" w:cs="Arial"/>
          <w:sz w:val="24"/>
          <w:szCs w:val="24"/>
        </w:rPr>
        <w:t>Funktionen</w:t>
      </w:r>
      <w:r w:rsidRPr="14E92987">
        <w:rPr>
          <w:rFonts w:ascii="Arial" w:eastAsia="Arial" w:hAnsi="Arial" w:cs="Arial"/>
          <w:sz w:val="24"/>
          <w:szCs w:val="24"/>
        </w:rPr>
        <w:t xml:space="preserve"> erfüllten wie SCIM, jedoch </w:t>
      </w:r>
      <w:r w:rsidR="1FA0C5B5" w:rsidRPr="14E92987">
        <w:rPr>
          <w:rFonts w:ascii="Arial" w:eastAsia="Arial" w:hAnsi="Arial" w:cs="Arial"/>
          <w:sz w:val="24"/>
          <w:szCs w:val="24"/>
        </w:rPr>
        <w:t xml:space="preserve">schwierig </w:t>
      </w:r>
      <w:r w:rsidRPr="14E92987">
        <w:rPr>
          <w:rFonts w:ascii="Arial" w:eastAsia="Arial" w:hAnsi="Arial" w:cs="Arial"/>
          <w:sz w:val="24"/>
          <w:szCs w:val="24"/>
        </w:rPr>
        <w:t>zu implementieren waren</w:t>
      </w:r>
      <w:r w:rsidR="0E72E5E9" w:rsidRPr="14E92987">
        <w:rPr>
          <w:rFonts w:ascii="Arial" w:eastAsia="Arial" w:hAnsi="Arial" w:cs="Arial"/>
          <w:sz w:val="24"/>
          <w:szCs w:val="24"/>
        </w:rPr>
        <w:t xml:space="preserve"> </w:t>
      </w:r>
      <w:hyperlink r:id="rId32">
        <w:r w:rsidR="4791B213" w:rsidRPr="14E92987">
          <w:rPr>
            <w:rStyle w:val="Hyperlink"/>
            <w:rFonts w:ascii="Arial" w:eastAsia="Arial" w:hAnsi="Arial" w:cs="Arial"/>
            <w:sz w:val="24"/>
            <w:szCs w:val="24"/>
          </w:rPr>
          <w:t>[9]</w:t>
        </w:r>
      </w:hyperlink>
      <w:r w:rsidRPr="14E92987">
        <w:rPr>
          <w:rFonts w:ascii="Arial" w:eastAsia="Arial" w:hAnsi="Arial" w:cs="Arial"/>
          <w:sz w:val="24"/>
          <w:szCs w:val="24"/>
        </w:rPr>
        <w:t xml:space="preserve">. Dadurch verzichteten viele darauf </w:t>
      </w:r>
      <w:r w:rsidR="50903271" w:rsidRPr="14E92987">
        <w:rPr>
          <w:rFonts w:ascii="Arial" w:eastAsia="Arial" w:hAnsi="Arial" w:cs="Arial"/>
          <w:sz w:val="24"/>
          <w:szCs w:val="24"/>
        </w:rPr>
        <w:t>solche</w:t>
      </w:r>
      <w:r w:rsidRPr="14E92987">
        <w:rPr>
          <w:rFonts w:ascii="Arial" w:eastAsia="Arial" w:hAnsi="Arial" w:cs="Arial"/>
          <w:sz w:val="24"/>
          <w:szCs w:val="24"/>
        </w:rPr>
        <w:t xml:space="preserve"> Protokolle zu imp</w:t>
      </w:r>
      <w:r w:rsidR="7ABB3166" w:rsidRPr="14E92987">
        <w:rPr>
          <w:rFonts w:ascii="Arial" w:eastAsia="Arial" w:hAnsi="Arial" w:cs="Arial"/>
          <w:sz w:val="24"/>
          <w:szCs w:val="24"/>
        </w:rPr>
        <w:t xml:space="preserve">lementieren, wodurch es zu </w:t>
      </w:r>
      <w:r w:rsidR="0BA1DE3B" w:rsidRPr="14E92987">
        <w:rPr>
          <w:rFonts w:ascii="Arial" w:eastAsia="Arial" w:hAnsi="Arial" w:cs="Arial"/>
          <w:sz w:val="24"/>
          <w:szCs w:val="24"/>
        </w:rPr>
        <w:t>höherem Entwicklungsaufwand und dadurch dann zu höheren Kosten kam</w:t>
      </w:r>
      <w:r w:rsidR="7ABB3166" w:rsidRPr="14E92987">
        <w:rPr>
          <w:rFonts w:ascii="Arial" w:eastAsia="Arial" w:hAnsi="Arial" w:cs="Arial"/>
          <w:sz w:val="24"/>
          <w:szCs w:val="24"/>
        </w:rPr>
        <w:t>.</w:t>
      </w:r>
    </w:p>
    <w:p w14:paraId="4940CC65" w14:textId="31BD14EF" w:rsidR="5C31C16A" w:rsidRDefault="5C31C16A" w:rsidP="14E92987">
      <w:pPr>
        <w:spacing w:line="360" w:lineRule="auto"/>
        <w:rPr>
          <w:rFonts w:ascii="Arial" w:eastAsia="Arial" w:hAnsi="Arial" w:cs="Arial"/>
          <w:sz w:val="24"/>
          <w:szCs w:val="24"/>
        </w:rPr>
      </w:pPr>
      <w:r w:rsidRPr="14E92987">
        <w:rPr>
          <w:rFonts w:ascii="Arial" w:eastAsia="Arial" w:hAnsi="Arial" w:cs="Arial"/>
          <w:sz w:val="24"/>
          <w:szCs w:val="24"/>
        </w:rPr>
        <w:t xml:space="preserve">SCIM bietet </w:t>
      </w:r>
      <w:r w:rsidR="2F6464BC" w:rsidRPr="14E92987">
        <w:rPr>
          <w:rFonts w:ascii="Arial" w:eastAsia="Arial" w:hAnsi="Arial" w:cs="Arial"/>
          <w:sz w:val="24"/>
          <w:szCs w:val="24"/>
        </w:rPr>
        <w:t xml:space="preserve">für die SPE </w:t>
      </w:r>
      <w:r w:rsidRPr="14E92987">
        <w:rPr>
          <w:rFonts w:ascii="Arial" w:eastAsia="Arial" w:hAnsi="Arial" w:cs="Arial"/>
          <w:sz w:val="24"/>
          <w:szCs w:val="24"/>
        </w:rPr>
        <w:t>den Vorteil</w:t>
      </w:r>
      <w:r w:rsidR="64BE5ECE" w:rsidRPr="14E92987">
        <w:rPr>
          <w:rFonts w:ascii="Arial" w:eastAsia="Arial" w:hAnsi="Arial" w:cs="Arial"/>
          <w:sz w:val="24"/>
          <w:szCs w:val="24"/>
        </w:rPr>
        <w:t>, da</w:t>
      </w:r>
      <w:r w:rsidR="3711922B" w:rsidRPr="14E92987">
        <w:rPr>
          <w:rFonts w:ascii="Arial" w:eastAsia="Arial" w:hAnsi="Arial" w:cs="Arial"/>
          <w:sz w:val="24"/>
          <w:szCs w:val="24"/>
        </w:rPr>
        <w:t>ss</w:t>
      </w:r>
      <w:r w:rsidR="64BE5ECE" w:rsidRPr="14E92987">
        <w:rPr>
          <w:rFonts w:ascii="Arial" w:eastAsia="Arial" w:hAnsi="Arial" w:cs="Arial"/>
          <w:sz w:val="24"/>
          <w:szCs w:val="24"/>
        </w:rPr>
        <w:t xml:space="preserve"> die Kosten für die Benutzerverwaltung</w:t>
      </w:r>
      <w:r w:rsidR="0C9C1BB9" w:rsidRPr="14E92987">
        <w:rPr>
          <w:rFonts w:ascii="Arial" w:eastAsia="Arial" w:hAnsi="Arial" w:cs="Arial"/>
          <w:sz w:val="24"/>
          <w:szCs w:val="24"/>
        </w:rPr>
        <w:t>s</w:t>
      </w:r>
      <w:r w:rsidR="0E9CF7F2" w:rsidRPr="14E92987">
        <w:rPr>
          <w:rFonts w:ascii="Arial" w:eastAsia="Arial" w:hAnsi="Arial" w:cs="Arial"/>
          <w:sz w:val="24"/>
          <w:szCs w:val="24"/>
        </w:rPr>
        <w:t>vorgänge</w:t>
      </w:r>
      <w:r w:rsidR="64BE5ECE" w:rsidRPr="14E92987">
        <w:rPr>
          <w:rFonts w:ascii="Arial" w:eastAsia="Arial" w:hAnsi="Arial" w:cs="Arial"/>
          <w:sz w:val="24"/>
          <w:szCs w:val="24"/>
        </w:rPr>
        <w:t xml:space="preserve"> reduziert werden</w:t>
      </w:r>
      <w:r w:rsidR="2A32C5D9" w:rsidRPr="14E92987">
        <w:rPr>
          <w:rFonts w:ascii="Arial" w:eastAsia="Arial" w:hAnsi="Arial" w:cs="Arial"/>
          <w:sz w:val="24"/>
          <w:szCs w:val="24"/>
        </w:rPr>
        <w:t>.</w:t>
      </w:r>
    </w:p>
    <w:p w14:paraId="3302B327" w14:textId="50513C8E" w:rsidR="5F13D769" w:rsidRDefault="6F397B25" w:rsidP="5009833A">
      <w:pPr>
        <w:spacing w:line="360" w:lineRule="auto"/>
        <w:rPr>
          <w:rFonts w:ascii="Arial" w:eastAsia="Arial" w:hAnsi="Arial" w:cs="Arial"/>
          <w:sz w:val="24"/>
          <w:szCs w:val="24"/>
        </w:rPr>
      </w:pPr>
      <w:r w:rsidRPr="14E92987">
        <w:rPr>
          <w:rFonts w:ascii="Arial" w:eastAsia="Arial" w:hAnsi="Arial" w:cs="Arial"/>
          <w:sz w:val="24"/>
          <w:szCs w:val="24"/>
        </w:rPr>
        <w:t xml:space="preserve">Die genaue </w:t>
      </w:r>
      <w:r w:rsidR="30C94092" w:rsidRPr="5009833A">
        <w:rPr>
          <w:rFonts w:ascii="Arial" w:eastAsia="Arial" w:hAnsi="Arial" w:cs="Arial"/>
          <w:sz w:val="24"/>
          <w:szCs w:val="24"/>
        </w:rPr>
        <w:t>Struktur</w:t>
      </w:r>
      <w:r w:rsidR="3E74C629" w:rsidRPr="5009833A">
        <w:rPr>
          <w:rFonts w:ascii="Arial" w:eastAsia="Arial" w:hAnsi="Arial" w:cs="Arial"/>
          <w:sz w:val="24"/>
          <w:szCs w:val="24"/>
        </w:rPr>
        <w:t xml:space="preserve"> </w:t>
      </w:r>
      <w:r w:rsidRPr="14E92987">
        <w:rPr>
          <w:rFonts w:ascii="Arial" w:eastAsia="Arial" w:hAnsi="Arial" w:cs="Arial"/>
          <w:sz w:val="24"/>
          <w:szCs w:val="24"/>
        </w:rPr>
        <w:t xml:space="preserve">von SCIM ist </w:t>
      </w:r>
      <w:r w:rsidR="3E74C629" w:rsidRPr="5009833A">
        <w:rPr>
          <w:rFonts w:ascii="Arial" w:eastAsia="Arial" w:hAnsi="Arial" w:cs="Arial"/>
          <w:sz w:val="24"/>
          <w:szCs w:val="24"/>
        </w:rPr>
        <w:t xml:space="preserve">im </w:t>
      </w:r>
      <w:r w:rsidR="1A10A92D" w:rsidRPr="14E92987">
        <w:rPr>
          <w:rFonts w:ascii="Arial" w:eastAsia="Arial" w:hAnsi="Arial" w:cs="Arial"/>
          <w:sz w:val="24"/>
          <w:szCs w:val="24"/>
        </w:rPr>
        <w:t xml:space="preserve">folgenden </w:t>
      </w:r>
      <w:r w:rsidR="3E74C629" w:rsidRPr="5009833A">
        <w:rPr>
          <w:rFonts w:ascii="Arial" w:eastAsia="Arial" w:hAnsi="Arial" w:cs="Arial"/>
          <w:sz w:val="24"/>
          <w:szCs w:val="24"/>
        </w:rPr>
        <w:t xml:space="preserve">Diagramm </w:t>
      </w:r>
      <w:r w:rsidRPr="14E92987">
        <w:rPr>
          <w:rFonts w:ascii="Arial" w:eastAsia="Arial" w:hAnsi="Arial" w:cs="Arial"/>
          <w:sz w:val="24"/>
          <w:szCs w:val="24"/>
        </w:rPr>
        <w:t xml:space="preserve">vereinfacht </w:t>
      </w:r>
      <w:r w:rsidR="3E74C629" w:rsidRPr="5009833A">
        <w:rPr>
          <w:rFonts w:ascii="Arial" w:eastAsia="Arial" w:hAnsi="Arial" w:cs="Arial"/>
          <w:sz w:val="24"/>
          <w:szCs w:val="24"/>
        </w:rPr>
        <w:t>dargestellt:</w:t>
      </w:r>
    </w:p>
    <w:p w14:paraId="552712BC" w14:textId="2D195F74" w:rsidR="5F13D769" w:rsidRDefault="5F13D769" w:rsidP="5009833A">
      <w:pPr>
        <w:spacing w:line="360" w:lineRule="auto"/>
        <w:rPr>
          <w:rFonts w:ascii="Arial" w:eastAsia="Arial" w:hAnsi="Arial" w:cs="Arial"/>
        </w:rPr>
      </w:pPr>
      <w:r>
        <w:rPr>
          <w:noProof/>
        </w:rPr>
        <mc:AlternateContent>
          <mc:Choice Requires="wpg">
            <w:drawing>
              <wp:inline distT="0" distB="0" distL="0" distR="0" wp14:anchorId="5E22AD18" wp14:editId="5A442E53">
                <wp:extent cx="6321426" cy="2876647"/>
                <wp:effectExtent l="0" t="0" r="22225" b="19050"/>
                <wp:docPr id="593677013" name="Gruppieren 10"/>
                <wp:cNvGraphicFramePr/>
                <a:graphic xmlns:a="http://schemas.openxmlformats.org/drawingml/2006/main">
                  <a:graphicData uri="http://schemas.microsoft.com/office/word/2010/wordprocessingGroup">
                    <wpg:wgp>
                      <wpg:cNvGrpSpPr/>
                      <wpg:grpSpPr>
                        <a:xfrm>
                          <a:off x="0" y="0"/>
                          <a:ext cx="6321426" cy="2876647"/>
                          <a:chOff x="0" y="0"/>
                          <a:chExt cx="6321426" cy="2876647"/>
                        </a:xfrm>
                      </wpg:grpSpPr>
                      <pic:pic xmlns:pic="http://schemas.openxmlformats.org/drawingml/2006/picture">
                        <pic:nvPicPr>
                          <pic:cNvPr id="1" name="Grafik 1"/>
                          <pic:cNvPicPr>
                            <a:picLocks noChangeAspect="1"/>
                          </pic:cNvPicPr>
                        </pic:nvPicPr>
                        <pic:blipFill>
                          <a:blip r:embed="rId33"/>
                          <a:stretch>
                            <a:fillRect/>
                          </a:stretch>
                        </pic:blipFill>
                        <pic:spPr>
                          <a:xfrm>
                            <a:off x="3757661" y="0"/>
                            <a:ext cx="791662" cy="744860"/>
                          </a:xfrm>
                          <a:prstGeom prst="rect">
                            <a:avLst/>
                          </a:prstGeom>
                        </pic:spPr>
                      </pic:pic>
                      <pic:pic xmlns:pic="http://schemas.openxmlformats.org/drawingml/2006/picture">
                        <pic:nvPicPr>
                          <pic:cNvPr id="2" name="Grafik 2"/>
                          <pic:cNvPicPr>
                            <a:picLocks noChangeAspect="1"/>
                          </pic:cNvPicPr>
                        </pic:nvPicPr>
                        <pic:blipFill>
                          <a:blip r:embed="rId34"/>
                          <a:stretch>
                            <a:fillRect/>
                          </a:stretch>
                        </pic:blipFill>
                        <pic:spPr>
                          <a:xfrm>
                            <a:off x="3722574" y="1036817"/>
                            <a:ext cx="785856" cy="739397"/>
                          </a:xfrm>
                          <a:prstGeom prst="rect">
                            <a:avLst/>
                          </a:prstGeom>
                        </pic:spPr>
                      </pic:pic>
                      <pic:pic xmlns:pic="http://schemas.openxmlformats.org/drawingml/2006/picture">
                        <pic:nvPicPr>
                          <pic:cNvPr id="3" name="Grafik 3"/>
                          <pic:cNvPicPr>
                            <a:picLocks noChangeAspect="1"/>
                          </pic:cNvPicPr>
                        </pic:nvPicPr>
                        <pic:blipFill>
                          <a:blip r:embed="rId35"/>
                          <a:stretch>
                            <a:fillRect/>
                          </a:stretch>
                        </pic:blipFill>
                        <pic:spPr>
                          <a:xfrm>
                            <a:off x="3751054" y="2084172"/>
                            <a:ext cx="797467" cy="748226"/>
                          </a:xfrm>
                          <a:prstGeom prst="rect">
                            <a:avLst/>
                          </a:prstGeom>
                        </pic:spPr>
                      </pic:pic>
                      <wps:wsp>
                        <wps:cNvPr id="4" name="Rechteck 4"/>
                        <wps:cNvSpPr/>
                        <wps:spPr>
                          <a:xfrm>
                            <a:off x="0" y="423763"/>
                            <a:ext cx="2280472" cy="2308007"/>
                          </a:xfrm>
                          <a:prstGeom prst="rect">
                            <a:avLst/>
                          </a:prstGeom>
                          <a:solidFill>
                            <a:schemeClr val="accent1">
                              <a:lumMod val="40000"/>
                              <a:lumOff val="60000"/>
                            </a:schemeClr>
                          </a:solidFill>
                          <a:ln>
                            <a:solidFill>
                              <a:schemeClr val="accent1">
                                <a:lumMod val="20000"/>
                                <a:lumOff val="8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40352444" w14:textId="77777777" w:rsidR="00503FB6" w:rsidRDefault="00503FB6" w:rsidP="00503FB6">
                              <w:pPr>
                                <w:spacing w:line="252" w:lineRule="auto"/>
                                <w:jc w:val="center"/>
                                <w:rPr>
                                  <w:rFonts w:eastAsia="Calibri" w:hAnsi="Calibri" w:cs="Calibri"/>
                                  <w:color w:val="FFFFFF"/>
                                  <w:lang w:val="en-US"/>
                                </w:rPr>
                              </w:pPr>
                              <w:r>
                                <w:rPr>
                                  <w:rFonts w:eastAsia="Calibri" w:hAnsi="Calibri" w:cs="Calibri"/>
                                  <w:color w:val="FFFFFF"/>
                                  <w:lang w:val="en-US"/>
                                </w:rPr>
                                <w:t>Identity Provider</w:t>
                              </w:r>
                            </w:p>
                          </w:txbxContent>
                        </wps:txbx>
                        <wps:bodyPr anchor="ctr"/>
                      </wps:wsp>
                      <wps:wsp>
                        <wps:cNvPr id="5" name="Rechteck 5"/>
                        <wps:cNvSpPr/>
                        <wps:spPr>
                          <a:xfrm>
                            <a:off x="488823" y="1839855"/>
                            <a:ext cx="1302826" cy="814010"/>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2F1B9C81" w14:textId="77777777" w:rsidR="00503FB6" w:rsidRDefault="00503FB6" w:rsidP="00503FB6">
                              <w:pPr>
                                <w:spacing w:line="252" w:lineRule="auto"/>
                                <w:jc w:val="center"/>
                                <w:rPr>
                                  <w:rFonts w:eastAsia="Calibri" w:hAnsi="Calibri" w:cs="Calibri"/>
                                  <w:color w:val="FFFFFF"/>
                                  <w:lang w:val="en-US"/>
                                </w:rPr>
                              </w:pPr>
                              <w:r>
                                <w:rPr>
                                  <w:rFonts w:eastAsia="Calibri" w:hAnsi="Calibri" w:cs="Calibri"/>
                                  <w:color w:val="FFFFFF"/>
                                  <w:lang w:val="en-US"/>
                                </w:rPr>
                                <w:t>SCIM-Client</w:t>
                              </w:r>
                            </w:p>
                          </w:txbxContent>
                        </wps:txbx>
                        <wps:bodyPr anchor="ctr"/>
                      </wps:wsp>
                      <wps:wsp>
                        <wps:cNvPr id="6" name="Gerade Verbindung mit Pfeil 6"/>
                        <wps:cNvCnPr/>
                        <wps:spPr>
                          <a:xfrm flipV="1">
                            <a:off x="2617788" y="1456373"/>
                            <a:ext cx="1095375" cy="285750"/>
                          </a:xfrm>
                          <a:prstGeom prst="straightConnector1">
                            <a:avLst/>
                          </a:prstGeom>
                          <a:ln>
                            <a:headEnd type="triangle" w="med" len="med"/>
                            <a:tailEnd type="triangle" w="med" len="med"/>
                          </a:ln>
                        </wps:spPr>
                        <wps:style>
                          <a:lnRef idx="1">
                            <a:schemeClr val="accent1"/>
                          </a:lnRef>
                          <a:fillRef idx="0">
                            <a:schemeClr val="accent1"/>
                          </a:fillRef>
                          <a:effectRef idx="0">
                            <a:scrgbClr r="0" g="0" b="0"/>
                          </a:effectRef>
                          <a:fontRef idx="minor">
                            <a:schemeClr val="tx1"/>
                          </a:fontRef>
                        </wps:style>
                        <wps:bodyPr/>
                      </wps:wsp>
                      <wps:wsp>
                        <wps:cNvPr id="7" name="Gerade Verbindung mit Pfeil 7"/>
                        <wps:cNvCnPr/>
                        <wps:spPr>
                          <a:xfrm rot="5400000" flipH="1" flipV="1">
                            <a:off x="3299485" y="1020980"/>
                            <a:ext cx="568037" cy="278142"/>
                          </a:xfrm>
                          <a:prstGeom prst="straightConnector1">
                            <a:avLst/>
                          </a:prstGeom>
                          <a:ln>
                            <a:headEnd type="triangle" w="med" len="med"/>
                            <a:tailEnd type="triangle" w="med" len="med"/>
                          </a:ln>
                        </wps:spPr>
                        <wps:style>
                          <a:lnRef idx="1">
                            <a:schemeClr val="accent1"/>
                          </a:lnRef>
                          <a:fillRef idx="0">
                            <a:schemeClr val="accent1"/>
                          </a:fillRef>
                          <a:effectRef idx="0">
                            <a:scrgbClr r="0" g="0" b="0"/>
                          </a:effectRef>
                          <a:fontRef idx="minor">
                            <a:schemeClr val="tx1"/>
                          </a:fontRef>
                        </wps:style>
                        <wps:bodyPr/>
                      </wps:wsp>
                      <wps:wsp>
                        <wps:cNvPr id="8" name="Gerade Verbindung mit Pfeil 8"/>
                        <wps:cNvCnPr/>
                        <wps:spPr>
                          <a:xfrm rot="5400000" flipV="1">
                            <a:off x="3354676" y="1687794"/>
                            <a:ext cx="488637" cy="304121"/>
                          </a:xfrm>
                          <a:prstGeom prst="straightConnector1">
                            <a:avLst/>
                          </a:prstGeom>
                          <a:ln>
                            <a:headEnd type="triangle" w="med" len="med"/>
                            <a:tailEnd type="triangle" w="med" len="med"/>
                          </a:ln>
                        </wps:spPr>
                        <wps:style>
                          <a:lnRef idx="1">
                            <a:schemeClr val="accent1"/>
                          </a:lnRef>
                          <a:fillRef idx="0">
                            <a:schemeClr val="accent1"/>
                          </a:fillRef>
                          <a:effectRef idx="0">
                            <a:scrgbClr r="0" g="0" b="0"/>
                          </a:effectRef>
                          <a:fontRef idx="minor">
                            <a:schemeClr val="tx1"/>
                          </a:fontRef>
                        </wps:style>
                        <wps:bodyPr/>
                      </wps:wsp>
                      <wps:wsp>
                        <wps:cNvPr id="9" name="Rechteck 9"/>
                        <wps:cNvSpPr/>
                        <wps:spPr>
                          <a:xfrm>
                            <a:off x="2716936" y="1878128"/>
                            <a:ext cx="694839" cy="412092"/>
                          </a:xfrm>
                          <a:prstGeom prst="rect">
                            <a:avLst/>
                          </a:prstGeom>
                          <a:solidFill>
                            <a:schemeClr val="lt1"/>
                          </a:solidFill>
                          <a:ln>
                            <a:solidFill>
                              <a:srgbClr val="000000"/>
                            </a:solidFill>
                          </a:ln>
                        </wps:spPr>
                        <wps:txbx>
                          <w:txbxContent>
                            <w:p w14:paraId="2DAAC690" w14:textId="77777777" w:rsidR="00503FB6" w:rsidRDefault="00503FB6" w:rsidP="00503FB6">
                              <w:pPr>
                                <w:spacing w:line="252" w:lineRule="auto"/>
                                <w:rPr>
                                  <w:rFonts w:ascii="Calibri" w:hAnsi="Calibri" w:cs="Calibri"/>
                                  <w:color w:val="000000"/>
                                  <w:lang w:val="en-US"/>
                                </w:rPr>
                              </w:pPr>
                              <w:r>
                                <w:rPr>
                                  <w:rFonts w:ascii="Calibri" w:hAnsi="Calibri" w:cs="Calibri"/>
                                  <w:color w:val="000000"/>
                                  <w:lang w:val="en-US"/>
                                </w:rPr>
                                <w:t>HTTPS</w:t>
                              </w:r>
                            </w:p>
                          </w:txbxContent>
                        </wps:txbx>
                        <wps:bodyPr anchor="t"/>
                      </wps:wsp>
                      <wps:wsp>
                        <wps:cNvPr id="10" name="Rechteck 10"/>
                        <wps:cNvSpPr/>
                        <wps:spPr>
                          <a:xfrm>
                            <a:off x="4975171" y="33515"/>
                            <a:ext cx="1346255" cy="553528"/>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28253735" w14:textId="77777777" w:rsidR="00503FB6" w:rsidRDefault="00503FB6" w:rsidP="00503FB6">
                              <w:pPr>
                                <w:spacing w:line="252" w:lineRule="auto"/>
                                <w:jc w:val="center"/>
                                <w:rPr>
                                  <w:rFonts w:eastAsia="Calibri" w:hAnsi="Calibri" w:cs="Calibri"/>
                                  <w:color w:val="FFFFFF"/>
                                  <w:lang w:val="en-US"/>
                                </w:rPr>
                              </w:pPr>
                              <w:r>
                                <w:rPr>
                                  <w:rFonts w:eastAsia="Calibri" w:hAnsi="Calibri" w:cs="Calibri"/>
                                  <w:color w:val="FFFFFF"/>
                                  <w:lang w:val="en-US"/>
                                </w:rPr>
                                <w:t>SaaS-</w:t>
                              </w:r>
                              <w:proofErr w:type="spellStart"/>
                              <w:r>
                                <w:rPr>
                                  <w:rFonts w:eastAsia="Calibri" w:hAnsi="Calibri" w:cs="Calibri"/>
                                  <w:color w:val="FFFFFF"/>
                                  <w:lang w:val="en-US"/>
                                </w:rPr>
                                <w:t>Applikation</w:t>
                              </w:r>
                              <w:proofErr w:type="spellEnd"/>
                            </w:p>
                          </w:txbxContent>
                        </wps:txbx>
                        <wps:bodyPr anchor="ctr"/>
                      </wps:wsp>
                      <wps:wsp>
                        <wps:cNvPr id="11" name="Rechteck 11"/>
                        <wps:cNvSpPr/>
                        <wps:spPr>
                          <a:xfrm>
                            <a:off x="4975171" y="1205213"/>
                            <a:ext cx="1346255" cy="553528"/>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34E8D841" w14:textId="77777777" w:rsidR="00503FB6" w:rsidRDefault="00503FB6" w:rsidP="00503FB6">
                              <w:pPr>
                                <w:spacing w:line="252" w:lineRule="auto"/>
                                <w:jc w:val="center"/>
                                <w:rPr>
                                  <w:rFonts w:eastAsia="Calibri" w:hAnsi="Calibri" w:cs="Calibri"/>
                                  <w:color w:val="FFFFFF"/>
                                  <w:lang w:val="en-US"/>
                                </w:rPr>
                              </w:pPr>
                              <w:r>
                                <w:rPr>
                                  <w:rFonts w:eastAsia="Calibri" w:hAnsi="Calibri" w:cs="Calibri"/>
                                  <w:color w:val="FFFFFF"/>
                                  <w:lang w:val="en-US"/>
                                </w:rPr>
                                <w:t>SaaS-</w:t>
                              </w:r>
                              <w:proofErr w:type="spellStart"/>
                              <w:r>
                                <w:rPr>
                                  <w:rFonts w:eastAsia="Calibri" w:hAnsi="Calibri" w:cs="Calibri"/>
                                  <w:color w:val="FFFFFF"/>
                                  <w:lang w:val="en-US"/>
                                </w:rPr>
                                <w:t>Applikation</w:t>
                              </w:r>
                              <w:proofErr w:type="spellEnd"/>
                            </w:p>
                          </w:txbxContent>
                        </wps:txbx>
                        <wps:bodyPr anchor="ctr"/>
                      </wps:wsp>
                      <wps:wsp>
                        <wps:cNvPr id="12" name="Rechteck 12"/>
                        <wps:cNvSpPr/>
                        <wps:spPr>
                          <a:xfrm>
                            <a:off x="4975171" y="2323119"/>
                            <a:ext cx="1346255" cy="553528"/>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4221C2A4" w14:textId="77777777" w:rsidR="00503FB6" w:rsidRDefault="00503FB6" w:rsidP="00503FB6">
                              <w:pPr>
                                <w:spacing w:line="252" w:lineRule="auto"/>
                                <w:jc w:val="center"/>
                                <w:rPr>
                                  <w:rFonts w:eastAsia="Calibri" w:hAnsi="Calibri" w:cs="Calibri"/>
                                  <w:color w:val="FFFFFF"/>
                                  <w:lang w:val="en-US"/>
                                </w:rPr>
                              </w:pPr>
                              <w:r>
                                <w:rPr>
                                  <w:rFonts w:eastAsia="Calibri" w:hAnsi="Calibri" w:cs="Calibri"/>
                                  <w:color w:val="FFFFFF"/>
                                  <w:lang w:val="en-US"/>
                                </w:rPr>
                                <w:t>SaaS-</w:t>
                              </w:r>
                              <w:proofErr w:type="spellStart"/>
                              <w:r>
                                <w:rPr>
                                  <w:rFonts w:eastAsia="Calibri" w:hAnsi="Calibri" w:cs="Calibri"/>
                                  <w:color w:val="FFFFFF"/>
                                  <w:lang w:val="en-US"/>
                                </w:rPr>
                                <w:t>Applikation</w:t>
                              </w:r>
                              <w:proofErr w:type="spellEnd"/>
                            </w:p>
                          </w:txbxContent>
                        </wps:txbx>
                        <wps:bodyPr anchor="ctr"/>
                      </wps:wsp>
                    </wpg:wgp>
                  </a:graphicData>
                </a:graphic>
              </wp:inline>
            </w:drawing>
          </mc:Choice>
          <mc:Fallback>
            <w:pict>
              <v:group w14:anchorId="5E22AD18" id="Gruppieren 10" o:spid="_x0000_s1026" style="width:497.75pt;height:226.5pt;mso-position-horizontal-relative:char;mso-position-vertical-relative:line" coordsize="63214,2876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left:37576;width:7917;height:7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">
                  <v:imagedata r:id="rId36" o:title=""/>
                </v:shape>
                <v:shape id="Grafik 2" o:spid="_x0000_s1028" type="#_x0000_t75" style="position:absolute;left:37225;top:10368;width:7859;height:7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">
                  <v:imagedata r:id="rId37" o:title=""/>
                </v:shape>
                <v:shape id="Grafik 3" o:spid="_x0000_s1029" type="#_x0000_t75" style="position:absolute;left:37510;top:20841;width:7975;height:7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">
                  <v:imagedata r:id="rId38" o:title=""/>
                </v:shape>
                <v:rect id="Rechteck 4" o:spid="_x0000_s1030" style="position:absolute;top:4237;width:22804;height:23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" fillcolor="#b4c6e7 [1300]" strokecolor="#d9e2f3 [660]" strokeweight="1pt">
                  <v:textbox>
                    <w:txbxContent>
                      <w:p w14:paraId="40352444" w14:textId="77777777" w:rsidR="00503FB6" w:rsidRDefault="00503FB6" w:rsidP="00503FB6">
                        <w:pPr>
                          <w:spacing w:line="252" w:lineRule="auto"/>
                          <w:jc w:val="center"/>
                          <w:rPr>
                            <w:rFonts w:eastAsia="Calibri" w:hAnsi="Calibri" w:cs="Calibri"/>
                            <w:color w:val="FFFFFF"/>
                            <w:lang w:val="en-US"/>
                          </w:rPr>
                        </w:pPr>
                        <w:r>
                          <w:rPr>
                            <w:rFonts w:eastAsia="Calibri" w:hAnsi="Calibri" w:cs="Calibri"/>
                            <w:color w:val="FFFFFF"/>
                            <w:lang w:val="en-US"/>
                          </w:rPr>
                          <w:t>Identity Provider</w:t>
                        </w:r>
                      </w:p>
                    </w:txbxContent>
                  </v:textbox>
                </v:rect>
                <v:rect id="Rechteck 5" o:spid="_x0000_s1031" style="position:absolute;left:4888;top:18398;width:13028;height:8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4472c4 [3204]" strokecolor="#1f3763 [1604]" strokeweight="1pt">
                  <v:textbox>
                    <w:txbxContent>
                      <w:p w14:paraId="2F1B9C81" w14:textId="77777777" w:rsidR="00503FB6" w:rsidRDefault="00503FB6" w:rsidP="00503FB6">
                        <w:pPr>
                          <w:spacing w:line="252" w:lineRule="auto"/>
                          <w:jc w:val="center"/>
                          <w:rPr>
                            <w:rFonts w:eastAsia="Calibri" w:hAnsi="Calibri" w:cs="Calibri"/>
                            <w:color w:val="FFFFFF"/>
                            <w:lang w:val="en-US"/>
                          </w:rPr>
                        </w:pPr>
                        <w:r>
                          <w:rPr>
                            <w:rFonts w:eastAsia="Calibri" w:hAnsi="Calibri" w:cs="Calibri"/>
                            <w:color w:val="FFFFFF"/>
                            <w:lang w:val="en-US"/>
                          </w:rPr>
                          <w:t>SCIM-Client</w:t>
                        </w:r>
                      </w:p>
                    </w:txbxContent>
                  </v:textbox>
                </v:rect>
                <v:shapetype id="_x0000_t32" coordsize="21600,21600" o:spt="32" o:oned="t" path="m,l21600,21600e" filled="f">
                  <v:path arrowok="t" fillok="f" o:connecttype="none"/>
                  <o:lock v:ext="edit" shapetype="t"/>
                </v:shapetype>
                <v:shape id="Gerade Verbindung mit Pfeil 6" o:spid="_x0000_s1032" type="#_x0000_t32" style="position:absolute;left:26177;top:14563;width:10954;height:2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" strokecolor="#4472c4 [3204]" strokeweight=".5pt">
                  <v:stroke startarrow="block" endarrow="block" joinstyle="miter"/>
                </v:shape>
                <v:shape id="Gerade Verbindung mit Pfeil 7" o:spid="_x0000_s1033" type="#_x0000_t32" style="position:absolute;left:32995;top:10209;width:5680;height:2781;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" strokecolor="#4472c4 [3204]" strokeweight=".5pt">
                  <v:stroke startarrow="block" endarrow="block" joinstyle="miter"/>
                </v:shape>
                <v:shape id="Gerade Verbindung mit Pfeil 8" o:spid="_x0000_s1034" type="#_x0000_t32" style="position:absolute;left:33547;top:16877;width:4886;height:3041;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" strokecolor="#4472c4 [3204]" strokeweight=".5pt">
                  <v:stroke startarrow="block" endarrow="block" joinstyle="miter"/>
                </v:shape>
                <v:rect id="Rechteck 9" o:spid="_x0000_s1035" style="position:absolute;left:27169;top:18781;width:6948;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" fillcolor="white [3201]">
                  <v:textbox>
                    <w:txbxContent>
                      <w:p w14:paraId="2DAAC690" w14:textId="77777777" w:rsidR="00503FB6" w:rsidRDefault="00503FB6" w:rsidP="00503FB6">
                        <w:pPr>
                          <w:spacing w:line="252" w:lineRule="auto"/>
                          <w:rPr>
                            <w:rFonts w:ascii="Calibri" w:hAnsi="Calibri" w:cs="Calibri"/>
                            <w:color w:val="000000"/>
                            <w:lang w:val="en-US"/>
                          </w:rPr>
                        </w:pPr>
                        <w:r>
                          <w:rPr>
                            <w:rFonts w:ascii="Calibri" w:hAnsi="Calibri" w:cs="Calibri"/>
                            <w:color w:val="000000"/>
                            <w:lang w:val="en-US"/>
                          </w:rPr>
                          <w:t>HTTPS</w:t>
                        </w:r>
                      </w:p>
                    </w:txbxContent>
                  </v:textbox>
                </v:rect>
                <v:rect id="Rechteck 10" o:spid="_x0000_s1036" style="position:absolute;left:49751;top:335;width:13463;height:5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4472c4 [3204]" strokecolor="#1f3763 [1604]" strokeweight="1pt">
                  <v:textbox>
                    <w:txbxContent>
                      <w:p w14:paraId="28253735" w14:textId="77777777" w:rsidR="00503FB6" w:rsidRDefault="00503FB6" w:rsidP="00503FB6">
                        <w:pPr>
                          <w:spacing w:line="252" w:lineRule="auto"/>
                          <w:jc w:val="center"/>
                          <w:rPr>
                            <w:rFonts w:eastAsia="Calibri" w:hAnsi="Calibri" w:cs="Calibri"/>
                            <w:color w:val="FFFFFF"/>
                            <w:lang w:val="en-US"/>
                          </w:rPr>
                        </w:pPr>
                        <w:r>
                          <w:rPr>
                            <w:rFonts w:eastAsia="Calibri" w:hAnsi="Calibri" w:cs="Calibri"/>
                            <w:color w:val="FFFFFF"/>
                            <w:lang w:val="en-US"/>
                          </w:rPr>
                          <w:t>SaaS-</w:t>
                        </w:r>
                        <w:proofErr w:type="spellStart"/>
                        <w:r>
                          <w:rPr>
                            <w:rFonts w:eastAsia="Calibri" w:hAnsi="Calibri" w:cs="Calibri"/>
                            <w:color w:val="FFFFFF"/>
                            <w:lang w:val="en-US"/>
                          </w:rPr>
                          <w:t>Applikation</w:t>
                        </w:r>
                        <w:proofErr w:type="spellEnd"/>
                      </w:p>
                    </w:txbxContent>
                  </v:textbox>
                </v:rect>
                <v:rect id="Rechteck 11" o:spid="_x0000_s1037" style="position:absolute;left:49751;top:12052;width:13463;height:5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4472c4 [3204]" strokecolor="#1f3763 [1604]" strokeweight="1pt">
                  <v:textbox>
                    <w:txbxContent>
                      <w:p w14:paraId="34E8D841" w14:textId="77777777" w:rsidR="00503FB6" w:rsidRDefault="00503FB6" w:rsidP="00503FB6">
                        <w:pPr>
                          <w:spacing w:line="252" w:lineRule="auto"/>
                          <w:jc w:val="center"/>
                          <w:rPr>
                            <w:rFonts w:eastAsia="Calibri" w:hAnsi="Calibri" w:cs="Calibri"/>
                            <w:color w:val="FFFFFF"/>
                            <w:lang w:val="en-US"/>
                          </w:rPr>
                        </w:pPr>
                        <w:r>
                          <w:rPr>
                            <w:rFonts w:eastAsia="Calibri" w:hAnsi="Calibri" w:cs="Calibri"/>
                            <w:color w:val="FFFFFF"/>
                            <w:lang w:val="en-US"/>
                          </w:rPr>
                          <w:t>SaaS-</w:t>
                        </w:r>
                        <w:proofErr w:type="spellStart"/>
                        <w:r>
                          <w:rPr>
                            <w:rFonts w:eastAsia="Calibri" w:hAnsi="Calibri" w:cs="Calibri"/>
                            <w:color w:val="FFFFFF"/>
                            <w:lang w:val="en-US"/>
                          </w:rPr>
                          <w:t>Applikation</w:t>
                        </w:r>
                        <w:proofErr w:type="spellEnd"/>
                      </w:p>
                    </w:txbxContent>
                  </v:textbox>
                </v:rect>
                <v:rect id="Rechteck 12" o:spid="_x0000_s1038" style="position:absolute;left:49751;top:23231;width:13463;height:5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4221C2A4" w14:textId="77777777" w:rsidR="00503FB6" w:rsidRDefault="00503FB6" w:rsidP="00503FB6">
                        <w:pPr>
                          <w:spacing w:line="252" w:lineRule="auto"/>
                          <w:jc w:val="center"/>
                          <w:rPr>
                            <w:rFonts w:eastAsia="Calibri" w:hAnsi="Calibri" w:cs="Calibri"/>
                            <w:color w:val="FFFFFF"/>
                            <w:lang w:val="en-US"/>
                          </w:rPr>
                        </w:pPr>
                        <w:r>
                          <w:rPr>
                            <w:rFonts w:eastAsia="Calibri" w:hAnsi="Calibri" w:cs="Calibri"/>
                            <w:color w:val="FFFFFF"/>
                            <w:lang w:val="en-US"/>
                          </w:rPr>
                          <w:t>SaaS-</w:t>
                        </w:r>
                        <w:proofErr w:type="spellStart"/>
                        <w:r>
                          <w:rPr>
                            <w:rFonts w:eastAsia="Calibri" w:hAnsi="Calibri" w:cs="Calibri"/>
                            <w:color w:val="FFFFFF"/>
                            <w:lang w:val="en-US"/>
                          </w:rPr>
                          <w:t>Applikation</w:t>
                        </w:r>
                        <w:proofErr w:type="spellEnd"/>
                      </w:p>
                    </w:txbxContent>
                  </v:textbox>
                </v:rect>
                <w10:anchorlock/>
              </v:group>
            </w:pict>
          </mc:Fallback>
        </mc:AlternateContent>
      </w:r>
    </w:p>
    <w:p w14:paraId="3117EE5E" w14:textId="205CA2C1" w:rsidR="00EF3312" w:rsidRDefault="00EF3312" w:rsidP="00EF3312">
      <w:pPr>
        <w:pStyle w:val="Beschriftung"/>
        <w:rPr>
          <w:rFonts w:ascii="Arial" w:eastAsia="Arial" w:hAnsi="Arial" w:cs="Arial"/>
        </w:rPr>
      </w:pPr>
      <w:bookmarkStart w:id="54" w:name="_Toc170488531"/>
      <w:r>
        <w:t xml:space="preserve">Abbildung </w:t>
      </w:r>
      <w:fldSimple w:instr=" SEQ Abbildung \* ARABIC ">
        <w:r w:rsidR="00667C61">
          <w:rPr>
            <w:noProof/>
          </w:rPr>
          <w:t>3</w:t>
        </w:r>
      </w:fldSimple>
      <w:r>
        <w:t xml:space="preserve">: </w:t>
      </w:r>
      <w:r w:rsidRPr="007F7A72">
        <w:t>Vereinfachte Darstellung der SCIM-Struktur</w:t>
      </w:r>
      <w:bookmarkEnd w:id="54"/>
    </w:p>
    <w:p w14:paraId="72E1076B" w14:textId="3D37423F" w:rsidR="5F13D769" w:rsidRDefault="5F13D769" w:rsidP="5009833A">
      <w:pPr>
        <w:spacing w:line="360" w:lineRule="auto"/>
        <w:rPr>
          <w:rFonts w:ascii="Arial" w:eastAsia="Arial" w:hAnsi="Arial" w:cs="Arial"/>
        </w:rPr>
      </w:pPr>
    </w:p>
    <w:p w14:paraId="5C74D691" w14:textId="22B8C206" w:rsidR="3E74C629" w:rsidRDefault="3E74C629" w:rsidP="14E92987">
      <w:pPr>
        <w:spacing w:line="360" w:lineRule="auto"/>
        <w:rPr>
          <w:rFonts w:ascii="Arial" w:eastAsia="Arial" w:hAnsi="Arial" w:cs="Arial"/>
          <w:sz w:val="24"/>
          <w:szCs w:val="24"/>
        </w:rPr>
      </w:pPr>
      <w:r w:rsidRPr="14E92987">
        <w:rPr>
          <w:rFonts w:ascii="Arial" w:eastAsia="Arial" w:hAnsi="Arial" w:cs="Arial"/>
          <w:sz w:val="24"/>
          <w:szCs w:val="24"/>
        </w:rPr>
        <w:t>In Abbildung 5 stellen GitLab, AWS und Atlassian die SaaS-Applikationen dar.</w:t>
      </w:r>
    </w:p>
    <w:p w14:paraId="275DB918" w14:textId="0CF550C6" w:rsidR="75633816" w:rsidRDefault="75633816" w:rsidP="14E92987">
      <w:pPr>
        <w:spacing w:line="360" w:lineRule="auto"/>
        <w:rPr>
          <w:rFonts w:ascii="Arial" w:eastAsia="Arial" w:hAnsi="Arial" w:cs="Arial"/>
          <w:sz w:val="24"/>
          <w:szCs w:val="24"/>
        </w:rPr>
      </w:pPr>
      <w:r w:rsidRPr="14E92987">
        <w:rPr>
          <w:rFonts w:ascii="Arial" w:eastAsia="Arial" w:hAnsi="Arial" w:cs="Arial"/>
          <w:sz w:val="24"/>
          <w:szCs w:val="24"/>
        </w:rPr>
        <w:t>Unter SaaS</w:t>
      </w:r>
      <w:r w:rsidR="3A893E19" w:rsidRPr="14E92987">
        <w:rPr>
          <w:rFonts w:ascii="Arial" w:eastAsia="Arial" w:hAnsi="Arial" w:cs="Arial"/>
          <w:sz w:val="24"/>
          <w:szCs w:val="24"/>
        </w:rPr>
        <w:t xml:space="preserve"> versteht man den Begriff Software </w:t>
      </w:r>
      <w:proofErr w:type="spellStart"/>
      <w:r w:rsidR="3A893E19" w:rsidRPr="14E92987">
        <w:rPr>
          <w:rFonts w:ascii="Arial" w:eastAsia="Arial" w:hAnsi="Arial" w:cs="Arial"/>
          <w:sz w:val="24"/>
          <w:szCs w:val="24"/>
        </w:rPr>
        <w:t>as</w:t>
      </w:r>
      <w:proofErr w:type="spellEnd"/>
      <w:r w:rsidR="3A893E19" w:rsidRPr="14E92987">
        <w:rPr>
          <w:rFonts w:ascii="Arial" w:eastAsia="Arial" w:hAnsi="Arial" w:cs="Arial"/>
          <w:sz w:val="24"/>
          <w:szCs w:val="24"/>
        </w:rPr>
        <w:t xml:space="preserve"> a Service.</w:t>
      </w:r>
      <w:r w:rsidR="7E03C52A" w:rsidRPr="14E92987">
        <w:rPr>
          <w:rFonts w:ascii="Arial" w:eastAsia="Arial" w:hAnsi="Arial" w:cs="Arial"/>
          <w:sz w:val="24"/>
          <w:szCs w:val="24"/>
        </w:rPr>
        <w:t xml:space="preserve"> Besonders </w:t>
      </w:r>
      <w:r w:rsidR="4413A068" w:rsidRPr="14E92987">
        <w:rPr>
          <w:rFonts w:ascii="Arial" w:eastAsia="Arial" w:hAnsi="Arial" w:cs="Arial"/>
          <w:sz w:val="24"/>
          <w:szCs w:val="24"/>
        </w:rPr>
        <w:t>an</w:t>
      </w:r>
      <w:r w:rsidR="7E03C52A" w:rsidRPr="14E92987">
        <w:rPr>
          <w:rFonts w:ascii="Arial" w:eastAsia="Arial" w:hAnsi="Arial" w:cs="Arial"/>
          <w:sz w:val="24"/>
          <w:szCs w:val="24"/>
        </w:rPr>
        <w:t xml:space="preserve"> SaaS ist, dass der Anbieter, welche</w:t>
      </w:r>
      <w:r w:rsidR="10D8D173" w:rsidRPr="14E92987">
        <w:rPr>
          <w:rFonts w:ascii="Arial" w:eastAsia="Arial" w:hAnsi="Arial" w:cs="Arial"/>
          <w:sz w:val="24"/>
          <w:szCs w:val="24"/>
        </w:rPr>
        <w:t>r</w:t>
      </w:r>
      <w:r w:rsidR="7E03C52A" w:rsidRPr="14E92987">
        <w:rPr>
          <w:rFonts w:ascii="Arial" w:eastAsia="Arial" w:hAnsi="Arial" w:cs="Arial"/>
          <w:sz w:val="24"/>
          <w:szCs w:val="24"/>
        </w:rPr>
        <w:t xml:space="preserve"> die Software bereitstellt, diese für den Kunden wartet, installiert und betreibt.</w:t>
      </w:r>
      <w:r w:rsidR="6AD2B625" w:rsidRPr="14E92987">
        <w:rPr>
          <w:rFonts w:ascii="Arial" w:eastAsia="Arial" w:hAnsi="Arial" w:cs="Arial"/>
          <w:sz w:val="24"/>
          <w:szCs w:val="24"/>
        </w:rPr>
        <w:t xml:space="preserve"> AWS, Atlassian und </w:t>
      </w:r>
      <w:proofErr w:type="spellStart"/>
      <w:r w:rsidR="6AD2B625" w:rsidRPr="14E92987">
        <w:rPr>
          <w:rFonts w:ascii="Arial" w:eastAsia="Arial" w:hAnsi="Arial" w:cs="Arial"/>
          <w:sz w:val="24"/>
          <w:szCs w:val="24"/>
        </w:rPr>
        <w:t>gitLab</w:t>
      </w:r>
      <w:proofErr w:type="spellEnd"/>
      <w:r w:rsidR="6AD2B625" w:rsidRPr="14E92987">
        <w:rPr>
          <w:rFonts w:ascii="Arial" w:eastAsia="Arial" w:hAnsi="Arial" w:cs="Arial"/>
          <w:sz w:val="24"/>
          <w:szCs w:val="24"/>
        </w:rPr>
        <w:t xml:space="preserve"> sind damit Anwendungen, welche hier in der Abbildung als solche SaaS-</w:t>
      </w:r>
      <w:r w:rsidR="657DD3D4" w:rsidRPr="14E92987">
        <w:rPr>
          <w:rFonts w:ascii="Arial" w:eastAsia="Arial" w:hAnsi="Arial" w:cs="Arial"/>
          <w:sz w:val="24"/>
          <w:szCs w:val="24"/>
        </w:rPr>
        <w:t>Anwendungen</w:t>
      </w:r>
      <w:r w:rsidR="6AD2B625" w:rsidRPr="14E92987">
        <w:rPr>
          <w:rFonts w:ascii="Arial" w:eastAsia="Arial" w:hAnsi="Arial" w:cs="Arial"/>
          <w:sz w:val="24"/>
          <w:szCs w:val="24"/>
        </w:rPr>
        <w:t xml:space="preserve"> dargestellt werden. </w:t>
      </w:r>
    </w:p>
    <w:p w14:paraId="4E4FC6D5" w14:textId="5CA97EF3" w:rsidR="3E74C629" w:rsidRDefault="3E74C629" w:rsidP="14E92987">
      <w:pPr>
        <w:spacing w:line="360" w:lineRule="auto"/>
        <w:rPr>
          <w:rFonts w:ascii="Arial" w:eastAsia="Arial" w:hAnsi="Arial" w:cs="Arial"/>
          <w:sz w:val="24"/>
          <w:szCs w:val="24"/>
        </w:rPr>
      </w:pPr>
      <w:r w:rsidRPr="14E92987">
        <w:rPr>
          <w:rFonts w:ascii="Arial" w:eastAsia="Arial" w:hAnsi="Arial" w:cs="Arial"/>
          <w:sz w:val="24"/>
          <w:szCs w:val="24"/>
        </w:rPr>
        <w:t xml:space="preserve">Der SCIM-Client in der Abbildung </w:t>
      </w:r>
      <w:r w:rsidR="50A2BC44" w:rsidRPr="14E92987">
        <w:rPr>
          <w:rFonts w:ascii="Arial" w:eastAsia="Arial" w:hAnsi="Arial" w:cs="Arial"/>
          <w:sz w:val="24"/>
          <w:szCs w:val="24"/>
        </w:rPr>
        <w:t xml:space="preserve">ist ein </w:t>
      </w:r>
      <w:proofErr w:type="spellStart"/>
      <w:r w:rsidR="39534FF7" w:rsidRPr="14E92987">
        <w:rPr>
          <w:rFonts w:ascii="Arial" w:eastAsia="Arial" w:hAnsi="Arial" w:cs="Arial"/>
          <w:i/>
          <w:iCs/>
          <w:color w:val="000000" w:themeColor="text1"/>
          <w:sz w:val="24"/>
          <w:szCs w:val="24"/>
        </w:rPr>
        <w:t>identity</w:t>
      </w:r>
      <w:proofErr w:type="spellEnd"/>
      <w:r w:rsidR="39534FF7" w:rsidRPr="14E92987">
        <w:rPr>
          <w:rFonts w:ascii="Arial" w:eastAsia="Arial" w:hAnsi="Arial" w:cs="Arial"/>
          <w:i/>
          <w:iCs/>
          <w:color w:val="000000" w:themeColor="text1"/>
          <w:sz w:val="24"/>
          <w:szCs w:val="24"/>
        </w:rPr>
        <w:t xml:space="preserve"> </w:t>
      </w:r>
      <w:proofErr w:type="spellStart"/>
      <w:r w:rsidR="39534FF7" w:rsidRPr="14E92987">
        <w:rPr>
          <w:rFonts w:ascii="Arial" w:eastAsia="Arial" w:hAnsi="Arial" w:cs="Arial"/>
          <w:i/>
          <w:iCs/>
          <w:color w:val="000000" w:themeColor="text1"/>
          <w:sz w:val="24"/>
          <w:szCs w:val="24"/>
        </w:rPr>
        <w:t>provider</w:t>
      </w:r>
      <w:proofErr w:type="spellEnd"/>
      <w:r w:rsidR="39534FF7" w:rsidRPr="14E92987">
        <w:rPr>
          <w:rFonts w:ascii="Arial" w:eastAsia="Arial" w:hAnsi="Arial" w:cs="Arial"/>
          <w:i/>
          <w:iCs/>
          <w:color w:val="000000" w:themeColor="text1"/>
          <w:sz w:val="24"/>
          <w:szCs w:val="24"/>
        </w:rPr>
        <w:t xml:space="preserve"> (kurz: </w:t>
      </w:r>
      <w:proofErr w:type="spellStart"/>
      <w:r w:rsidR="39534FF7" w:rsidRPr="14E92987">
        <w:rPr>
          <w:rFonts w:ascii="Arial" w:eastAsia="Arial" w:hAnsi="Arial" w:cs="Arial"/>
          <w:i/>
          <w:iCs/>
          <w:color w:val="000000" w:themeColor="text1"/>
          <w:sz w:val="24"/>
          <w:szCs w:val="24"/>
        </w:rPr>
        <w:t>IdP</w:t>
      </w:r>
      <w:proofErr w:type="spellEnd"/>
      <w:r w:rsidR="39534FF7" w:rsidRPr="14E92987">
        <w:rPr>
          <w:rFonts w:ascii="Arial" w:eastAsia="Arial" w:hAnsi="Arial" w:cs="Arial"/>
          <w:i/>
          <w:iCs/>
          <w:color w:val="000000" w:themeColor="text1"/>
          <w:sz w:val="24"/>
          <w:szCs w:val="24"/>
        </w:rPr>
        <w:t>).</w:t>
      </w:r>
      <w:r w:rsidR="3CC2A005" w:rsidRPr="14E92987">
        <w:rPr>
          <w:rFonts w:ascii="Arial" w:eastAsia="Arial" w:hAnsi="Arial" w:cs="Arial"/>
          <w:sz w:val="24"/>
          <w:szCs w:val="24"/>
        </w:rPr>
        <w:t xml:space="preserve"> Ein Identity Provider</w:t>
      </w:r>
      <w:r w:rsidR="060CB115" w:rsidRPr="14E92987">
        <w:rPr>
          <w:rFonts w:ascii="Arial" w:eastAsia="Arial" w:hAnsi="Arial" w:cs="Arial"/>
          <w:sz w:val="24"/>
          <w:szCs w:val="24"/>
        </w:rPr>
        <w:t>, bzw. Identitätsanbieter</w:t>
      </w:r>
      <w:r w:rsidR="412B7FE8" w:rsidRPr="14E92987">
        <w:rPr>
          <w:rFonts w:ascii="Arial" w:eastAsia="Arial" w:hAnsi="Arial" w:cs="Arial"/>
          <w:sz w:val="24"/>
          <w:szCs w:val="24"/>
        </w:rPr>
        <w:t xml:space="preserve"> </w:t>
      </w:r>
      <w:r w:rsidR="6B87305E" w:rsidRPr="14E92987">
        <w:rPr>
          <w:rFonts w:ascii="Arial" w:eastAsia="Arial" w:hAnsi="Arial" w:cs="Arial"/>
          <w:sz w:val="24"/>
          <w:szCs w:val="24"/>
        </w:rPr>
        <w:t>speichert und verwaltet Benutzeridentitäten</w:t>
      </w:r>
      <w:r w:rsidRPr="14E92987">
        <w:rPr>
          <w:rFonts w:ascii="Arial" w:eastAsia="Arial" w:hAnsi="Arial" w:cs="Arial"/>
          <w:sz w:val="24"/>
          <w:szCs w:val="24"/>
        </w:rPr>
        <w:t>.</w:t>
      </w:r>
      <w:r w:rsidR="77B4B262" w:rsidRPr="14E92987">
        <w:rPr>
          <w:rFonts w:ascii="Arial" w:eastAsia="Arial" w:hAnsi="Arial" w:cs="Arial"/>
          <w:sz w:val="24"/>
          <w:szCs w:val="24"/>
        </w:rPr>
        <w:t xml:space="preserve"> Keycloak ist bspw. </w:t>
      </w:r>
      <w:r w:rsidR="15EDE6CC" w:rsidRPr="14E92987">
        <w:rPr>
          <w:rFonts w:ascii="Arial" w:eastAsia="Arial" w:hAnsi="Arial" w:cs="Arial"/>
          <w:sz w:val="24"/>
          <w:szCs w:val="24"/>
        </w:rPr>
        <w:t>e</w:t>
      </w:r>
      <w:r w:rsidR="77B4B262" w:rsidRPr="14E92987">
        <w:rPr>
          <w:rFonts w:ascii="Arial" w:eastAsia="Arial" w:hAnsi="Arial" w:cs="Arial"/>
          <w:sz w:val="24"/>
          <w:szCs w:val="24"/>
        </w:rPr>
        <w:t>in Ident</w:t>
      </w:r>
      <w:r w:rsidR="172B7C2D" w:rsidRPr="14E92987">
        <w:rPr>
          <w:rFonts w:ascii="Arial" w:eastAsia="Arial" w:hAnsi="Arial" w:cs="Arial"/>
          <w:sz w:val="24"/>
          <w:szCs w:val="24"/>
        </w:rPr>
        <w:t>itätsanbieter.</w:t>
      </w:r>
    </w:p>
    <w:p w14:paraId="1B1C9CC8" w14:textId="1B47C870" w:rsidR="772A3CBC" w:rsidRDefault="7BF0972C" w:rsidP="14E92987">
      <w:pPr>
        <w:spacing w:line="360" w:lineRule="auto"/>
        <w:rPr>
          <w:rFonts w:ascii="Arial" w:eastAsia="Arial" w:hAnsi="Arial" w:cs="Arial"/>
          <w:sz w:val="24"/>
          <w:szCs w:val="24"/>
        </w:rPr>
      </w:pPr>
      <w:r w:rsidRPr="5009833A">
        <w:rPr>
          <w:rFonts w:ascii="Arial" w:eastAsia="Arial" w:hAnsi="Arial" w:cs="Arial"/>
          <w:sz w:val="24"/>
          <w:szCs w:val="24"/>
        </w:rPr>
        <w:t>SCIMs Schema ist attributbasiert</w:t>
      </w:r>
      <w:r w:rsidR="5E7AD0FB" w:rsidRPr="5009833A">
        <w:rPr>
          <w:rFonts w:ascii="Arial" w:eastAsia="Arial" w:hAnsi="Arial" w:cs="Arial"/>
          <w:sz w:val="24"/>
          <w:szCs w:val="24"/>
        </w:rPr>
        <w:t xml:space="preserve">. </w:t>
      </w:r>
      <w:r w:rsidR="772A3CBC" w:rsidRPr="14E92987">
        <w:rPr>
          <w:rFonts w:ascii="Arial" w:eastAsia="Arial" w:hAnsi="Arial" w:cs="Arial"/>
          <w:sz w:val="24"/>
          <w:szCs w:val="24"/>
        </w:rPr>
        <w:t>Ein Schema an sich ist “Sammlung von Attributdefinitionen, die den Inhalt beschreiben einer ganzen oder teilweisen Ressource beschreiben” [</w:t>
      </w:r>
      <w:r w:rsidR="403D7BC0" w:rsidRPr="14E92987">
        <w:rPr>
          <w:rFonts w:ascii="Arial" w:eastAsia="Arial" w:hAnsi="Arial" w:cs="Arial"/>
          <w:sz w:val="24"/>
          <w:szCs w:val="24"/>
        </w:rPr>
        <w:t>9</w:t>
      </w:r>
      <w:r w:rsidR="772A3CBC" w:rsidRPr="14E92987">
        <w:rPr>
          <w:rFonts w:ascii="Arial" w:eastAsia="Arial" w:hAnsi="Arial" w:cs="Arial"/>
          <w:sz w:val="24"/>
          <w:szCs w:val="24"/>
        </w:rPr>
        <w:t>, S</w:t>
      </w:r>
      <w:r w:rsidR="416514CC" w:rsidRPr="14E92987">
        <w:rPr>
          <w:rFonts w:ascii="Arial" w:eastAsia="Arial" w:hAnsi="Arial" w:cs="Arial"/>
          <w:sz w:val="24"/>
          <w:szCs w:val="24"/>
        </w:rPr>
        <w:t xml:space="preserve">. </w:t>
      </w:r>
      <w:r w:rsidR="772A3CBC" w:rsidRPr="14E92987">
        <w:rPr>
          <w:rFonts w:ascii="Arial" w:eastAsia="Arial" w:hAnsi="Arial" w:cs="Arial"/>
          <w:sz w:val="24"/>
          <w:szCs w:val="24"/>
        </w:rPr>
        <w:t>6].</w:t>
      </w:r>
    </w:p>
    <w:p w14:paraId="71323C6F" w14:textId="01AC0512" w:rsidR="5F13D769" w:rsidRDefault="5E7AD0FB" w:rsidP="5009833A">
      <w:pPr>
        <w:spacing w:line="360" w:lineRule="auto"/>
        <w:rPr>
          <w:rFonts w:ascii="Arial" w:eastAsia="Arial" w:hAnsi="Arial" w:cs="Arial"/>
          <w:sz w:val="24"/>
          <w:szCs w:val="24"/>
        </w:rPr>
      </w:pPr>
      <w:r w:rsidRPr="5009833A">
        <w:rPr>
          <w:rFonts w:ascii="Arial" w:eastAsia="Arial" w:hAnsi="Arial" w:cs="Arial"/>
          <w:sz w:val="24"/>
          <w:szCs w:val="24"/>
        </w:rPr>
        <w:t xml:space="preserve">Dies bedeutet, dass Informationen </w:t>
      </w:r>
      <w:r w:rsidR="35245109" w:rsidRPr="14E92987">
        <w:rPr>
          <w:rFonts w:ascii="Arial" w:eastAsia="Arial" w:hAnsi="Arial" w:cs="Arial"/>
          <w:sz w:val="24"/>
          <w:szCs w:val="24"/>
        </w:rPr>
        <w:t>eines Objektes</w:t>
      </w:r>
      <w:r w:rsidRPr="14E92987">
        <w:rPr>
          <w:rFonts w:ascii="Arial" w:eastAsia="Arial" w:hAnsi="Arial" w:cs="Arial"/>
          <w:sz w:val="24"/>
          <w:szCs w:val="24"/>
        </w:rPr>
        <w:t xml:space="preserve"> </w:t>
      </w:r>
      <w:r w:rsidRPr="5009833A">
        <w:rPr>
          <w:rFonts w:ascii="Arial" w:eastAsia="Arial" w:hAnsi="Arial" w:cs="Arial"/>
          <w:sz w:val="24"/>
          <w:szCs w:val="24"/>
        </w:rPr>
        <w:t xml:space="preserve">Attribute sind, die an den Empfänger weitergeleitet werden. Der Empfänger entscheidet dann, welche Operationen er an </w:t>
      </w:r>
      <w:r w:rsidR="148EC24D" w:rsidRPr="5009833A">
        <w:rPr>
          <w:rFonts w:ascii="Arial" w:eastAsia="Arial" w:hAnsi="Arial" w:cs="Arial"/>
          <w:sz w:val="24"/>
          <w:szCs w:val="24"/>
        </w:rPr>
        <w:t>den Attributen vornimmt.</w:t>
      </w:r>
      <w:r w:rsidR="24B4C1E0" w:rsidRPr="5009833A">
        <w:rPr>
          <w:rFonts w:ascii="Arial" w:eastAsia="Arial" w:hAnsi="Arial" w:cs="Arial"/>
          <w:sz w:val="24"/>
          <w:szCs w:val="24"/>
        </w:rPr>
        <w:t xml:space="preserve"> </w:t>
      </w:r>
    </w:p>
    <w:p w14:paraId="7E252652" w14:textId="45447201" w:rsidR="5F13D769" w:rsidRDefault="4FCD4D97" w:rsidP="5009833A">
      <w:pPr>
        <w:spacing w:line="360" w:lineRule="auto"/>
        <w:rPr>
          <w:rFonts w:ascii="Arial" w:eastAsia="Arial" w:hAnsi="Arial" w:cs="Arial"/>
          <w:i/>
          <w:iCs/>
          <w:sz w:val="24"/>
          <w:szCs w:val="24"/>
        </w:rPr>
      </w:pPr>
      <w:r w:rsidRPr="5009833A">
        <w:rPr>
          <w:rFonts w:ascii="Arial" w:eastAsia="Arial" w:hAnsi="Arial" w:cs="Arial"/>
          <w:sz w:val="24"/>
          <w:szCs w:val="24"/>
        </w:rPr>
        <w:t>Ressourcen in SCIM sind Artefakte, die von einem Dienstanbieter verwaltet werden und mehrere Attribute besitzen</w:t>
      </w:r>
      <w:r w:rsidRPr="5009833A">
        <w:rPr>
          <w:rFonts w:ascii="Arial" w:eastAsia="Arial" w:hAnsi="Arial" w:cs="Arial"/>
          <w:i/>
          <w:iCs/>
          <w:sz w:val="24"/>
          <w:szCs w:val="24"/>
        </w:rPr>
        <w:t xml:space="preserve"> </w:t>
      </w:r>
      <w:hyperlink r:id="rId39">
        <w:r w:rsidRPr="14E92987">
          <w:rPr>
            <w:rStyle w:val="Hyperlink"/>
            <w:rFonts w:ascii="Arial" w:eastAsia="Arial" w:hAnsi="Arial" w:cs="Arial"/>
            <w:sz w:val="24"/>
            <w:szCs w:val="24"/>
          </w:rPr>
          <w:t>[</w:t>
        </w:r>
        <w:r w:rsidR="0C24FFA8" w:rsidRPr="14E92987">
          <w:rPr>
            <w:rStyle w:val="Hyperlink"/>
            <w:rFonts w:ascii="Arial" w:eastAsia="Arial" w:hAnsi="Arial" w:cs="Arial"/>
            <w:sz w:val="24"/>
            <w:szCs w:val="24"/>
          </w:rPr>
          <w:t>9</w:t>
        </w:r>
        <w:r w:rsidRPr="14E92987">
          <w:rPr>
            <w:rStyle w:val="Hyperlink"/>
            <w:rFonts w:ascii="Arial" w:eastAsia="Arial" w:hAnsi="Arial" w:cs="Arial"/>
            <w:sz w:val="24"/>
            <w:szCs w:val="24"/>
          </w:rPr>
          <w:t>]</w:t>
        </w:r>
      </w:hyperlink>
      <w:r w:rsidRPr="14E92987">
        <w:rPr>
          <w:rFonts w:ascii="Arial" w:eastAsia="Arial" w:hAnsi="Arial" w:cs="Arial"/>
          <w:sz w:val="24"/>
          <w:szCs w:val="24"/>
        </w:rPr>
        <w:t>.</w:t>
      </w:r>
      <w:r w:rsidRPr="5009833A">
        <w:rPr>
          <w:rFonts w:ascii="Arial" w:eastAsia="Arial" w:hAnsi="Arial" w:cs="Arial"/>
          <w:i/>
          <w:iCs/>
          <w:sz w:val="24"/>
          <w:szCs w:val="24"/>
        </w:rPr>
        <w:t xml:space="preserve"> </w:t>
      </w:r>
      <w:r w:rsidRPr="5009833A">
        <w:rPr>
          <w:rFonts w:ascii="Arial" w:eastAsia="Arial" w:hAnsi="Arial" w:cs="Arial"/>
          <w:sz w:val="24"/>
          <w:szCs w:val="24"/>
        </w:rPr>
        <w:t>Es sind kurz ausgedrückt Endpunkte im System.</w:t>
      </w:r>
    </w:p>
    <w:p w14:paraId="4590DB3B" w14:textId="3617582B" w:rsidR="5F13D769" w:rsidRDefault="1D54291C" w:rsidP="14E92987">
      <w:pPr>
        <w:spacing w:line="360" w:lineRule="auto"/>
        <w:rPr>
          <w:rFonts w:ascii="Arial" w:eastAsia="Arial" w:hAnsi="Arial" w:cs="Arial"/>
          <w:sz w:val="24"/>
          <w:szCs w:val="24"/>
        </w:rPr>
      </w:pPr>
      <w:r w:rsidRPr="5009833A">
        <w:rPr>
          <w:rFonts w:ascii="Arial" w:eastAsia="Arial" w:hAnsi="Arial" w:cs="Arial"/>
          <w:sz w:val="24"/>
          <w:szCs w:val="24"/>
        </w:rPr>
        <w:t xml:space="preserve">Das Protokoll wendet Operationen an Ressourcen durch die Http-Methoden </w:t>
      </w:r>
      <w:r w:rsidR="4933C714" w:rsidRPr="5009833A">
        <w:rPr>
          <w:rFonts w:ascii="Arial" w:eastAsia="Arial" w:hAnsi="Arial" w:cs="Arial"/>
          <w:sz w:val="24"/>
          <w:szCs w:val="24"/>
        </w:rPr>
        <w:t xml:space="preserve">(in 2.2.2 erläutert) </w:t>
      </w:r>
      <w:r w:rsidR="026E250A" w:rsidRPr="14E92987">
        <w:rPr>
          <w:rFonts w:ascii="Arial" w:eastAsia="Arial" w:hAnsi="Arial" w:cs="Arial"/>
          <w:sz w:val="24"/>
          <w:szCs w:val="24"/>
        </w:rPr>
        <w:t>an</w:t>
      </w:r>
      <w:r w:rsidR="529C4A27" w:rsidRPr="5009833A">
        <w:rPr>
          <w:rFonts w:ascii="Arial" w:eastAsia="Arial" w:hAnsi="Arial" w:cs="Arial"/>
          <w:sz w:val="24"/>
          <w:szCs w:val="24"/>
        </w:rPr>
        <w:t>.</w:t>
      </w:r>
      <w:r w:rsidR="3E6CB36B" w:rsidRPr="5009833A">
        <w:rPr>
          <w:rFonts w:ascii="Arial" w:eastAsia="Arial" w:hAnsi="Arial" w:cs="Arial"/>
          <w:sz w:val="24"/>
          <w:szCs w:val="24"/>
        </w:rPr>
        <w:t xml:space="preserve"> In SCIM gibt es </w:t>
      </w:r>
      <w:r w:rsidR="657BE70F" w:rsidRPr="5009833A">
        <w:rPr>
          <w:rFonts w:ascii="Arial" w:eastAsia="Arial" w:hAnsi="Arial" w:cs="Arial"/>
          <w:sz w:val="24"/>
          <w:szCs w:val="24"/>
        </w:rPr>
        <w:t xml:space="preserve">die </w:t>
      </w:r>
      <w:r w:rsidR="3E6CB36B" w:rsidRPr="5009833A">
        <w:rPr>
          <w:rFonts w:ascii="Arial" w:eastAsia="Arial" w:hAnsi="Arial" w:cs="Arial"/>
          <w:sz w:val="24"/>
          <w:szCs w:val="24"/>
        </w:rPr>
        <w:t>weitere HTTP-Methode</w:t>
      </w:r>
      <w:r w:rsidR="52F9BE73" w:rsidRPr="5009833A">
        <w:rPr>
          <w:rFonts w:ascii="Arial" w:eastAsia="Arial" w:hAnsi="Arial" w:cs="Arial"/>
          <w:sz w:val="24"/>
          <w:szCs w:val="24"/>
        </w:rPr>
        <w:t xml:space="preserve"> </w:t>
      </w:r>
      <w:r w:rsidR="529C4A27" w:rsidRPr="5009833A">
        <w:rPr>
          <w:rFonts w:ascii="Arial" w:eastAsia="Arial" w:hAnsi="Arial" w:cs="Arial"/>
          <w:b/>
          <w:bCs/>
          <w:sz w:val="24"/>
          <w:szCs w:val="24"/>
        </w:rPr>
        <w:t>PATCH</w:t>
      </w:r>
      <w:r w:rsidR="6662CD3B" w:rsidRPr="5009833A">
        <w:rPr>
          <w:rFonts w:ascii="Arial" w:eastAsia="Arial" w:hAnsi="Arial" w:cs="Arial"/>
          <w:b/>
          <w:bCs/>
          <w:sz w:val="24"/>
          <w:szCs w:val="24"/>
        </w:rPr>
        <w:t xml:space="preserve"> </w:t>
      </w:r>
      <w:r w:rsidR="6662CD3B" w:rsidRPr="5009833A">
        <w:rPr>
          <w:rFonts w:ascii="Arial" w:eastAsia="Arial" w:hAnsi="Arial" w:cs="Arial"/>
          <w:sz w:val="24"/>
          <w:szCs w:val="24"/>
        </w:rPr>
        <w:t>f</w:t>
      </w:r>
      <w:r w:rsidR="529C4A27" w:rsidRPr="5009833A">
        <w:rPr>
          <w:rFonts w:ascii="Arial" w:eastAsia="Arial" w:hAnsi="Arial" w:cs="Arial"/>
          <w:sz w:val="24"/>
          <w:szCs w:val="24"/>
        </w:rPr>
        <w:t>ür die teilweise Aktualisierung von Attributen</w:t>
      </w:r>
      <w:r w:rsidR="06F09A10" w:rsidRPr="5009833A">
        <w:rPr>
          <w:rFonts w:ascii="Arial" w:eastAsia="Arial" w:hAnsi="Arial" w:cs="Arial"/>
          <w:sz w:val="24"/>
          <w:szCs w:val="24"/>
        </w:rPr>
        <w:t>.</w:t>
      </w:r>
      <w:r w:rsidR="6299A36A" w:rsidRPr="5009833A">
        <w:rPr>
          <w:rFonts w:ascii="Arial" w:eastAsia="Arial" w:hAnsi="Arial" w:cs="Arial"/>
          <w:sz w:val="24"/>
          <w:szCs w:val="24"/>
        </w:rPr>
        <w:t xml:space="preserve"> Dies ist notwendig, wenn man nur bestimmte Teilressourcen aktualisieren will. </w:t>
      </w:r>
    </w:p>
    <w:p w14:paraId="27F1CD74" w14:textId="66C6B1C8" w:rsidR="5F13D769" w:rsidRDefault="6299A36A" w:rsidP="5009833A">
      <w:pPr>
        <w:spacing w:line="360" w:lineRule="auto"/>
        <w:rPr>
          <w:rFonts w:ascii="Arial" w:eastAsia="Arial" w:hAnsi="Arial" w:cs="Arial"/>
          <w:sz w:val="24"/>
          <w:szCs w:val="24"/>
        </w:rPr>
      </w:pPr>
      <w:r w:rsidRPr="5009833A">
        <w:rPr>
          <w:rFonts w:ascii="Arial" w:eastAsia="Arial" w:hAnsi="Arial" w:cs="Arial"/>
          <w:sz w:val="24"/>
          <w:szCs w:val="24"/>
        </w:rPr>
        <w:t xml:space="preserve">Wenn man z.B. Ein Objekt namens “Student” </w:t>
      </w:r>
      <w:r w:rsidR="2F8183A1" w:rsidRPr="5009833A">
        <w:rPr>
          <w:rFonts w:ascii="Arial" w:eastAsia="Arial" w:hAnsi="Arial" w:cs="Arial"/>
          <w:sz w:val="24"/>
          <w:szCs w:val="24"/>
        </w:rPr>
        <w:t xml:space="preserve">über fünf Attribute besitzt, aber man will nur das Attribut “Ort” aktualisieren, </w:t>
      </w:r>
      <w:r w:rsidR="08F04E28" w:rsidRPr="5009833A">
        <w:rPr>
          <w:rFonts w:ascii="Arial" w:eastAsia="Arial" w:hAnsi="Arial" w:cs="Arial"/>
          <w:sz w:val="24"/>
          <w:szCs w:val="24"/>
        </w:rPr>
        <w:t>geschieht</w:t>
      </w:r>
      <w:r w:rsidR="2F8183A1" w:rsidRPr="5009833A">
        <w:rPr>
          <w:rFonts w:ascii="Arial" w:eastAsia="Arial" w:hAnsi="Arial" w:cs="Arial"/>
          <w:sz w:val="24"/>
          <w:szCs w:val="24"/>
        </w:rPr>
        <w:t xml:space="preserve"> dies durch </w:t>
      </w:r>
      <w:r w:rsidR="1C9A0C46" w:rsidRPr="5009833A">
        <w:rPr>
          <w:rFonts w:ascii="Arial" w:eastAsia="Arial" w:hAnsi="Arial" w:cs="Arial"/>
          <w:sz w:val="24"/>
          <w:szCs w:val="24"/>
        </w:rPr>
        <w:t xml:space="preserve">die Http-Methode </w:t>
      </w:r>
      <w:r w:rsidR="2F8183A1" w:rsidRPr="5009833A">
        <w:rPr>
          <w:rFonts w:ascii="Arial" w:eastAsia="Arial" w:hAnsi="Arial" w:cs="Arial"/>
          <w:b/>
          <w:bCs/>
          <w:sz w:val="24"/>
          <w:szCs w:val="24"/>
        </w:rPr>
        <w:t>PATCH</w:t>
      </w:r>
      <w:r w:rsidR="2F8183A1" w:rsidRPr="5009833A">
        <w:rPr>
          <w:rFonts w:ascii="Arial" w:eastAsia="Arial" w:hAnsi="Arial" w:cs="Arial"/>
          <w:sz w:val="24"/>
          <w:szCs w:val="24"/>
        </w:rPr>
        <w:t>.</w:t>
      </w:r>
    </w:p>
    <w:p w14:paraId="43391620" w14:textId="32586C35" w:rsidR="5F13D769" w:rsidRDefault="5F13D769" w:rsidP="5009833A">
      <w:pPr>
        <w:spacing w:line="360" w:lineRule="auto"/>
        <w:rPr>
          <w:rFonts w:ascii="Arial" w:eastAsia="Arial" w:hAnsi="Arial" w:cs="Arial"/>
          <w:sz w:val="24"/>
          <w:szCs w:val="24"/>
        </w:rPr>
      </w:pPr>
    </w:p>
    <w:p w14:paraId="76AF4C26" w14:textId="2E4E1636" w:rsidR="5F13D769" w:rsidRDefault="0B1A1D13" w:rsidP="5009833A">
      <w:pPr>
        <w:spacing w:line="360" w:lineRule="auto"/>
        <w:rPr>
          <w:rFonts w:ascii="Arial" w:eastAsia="Arial" w:hAnsi="Arial" w:cs="Arial"/>
        </w:rPr>
      </w:pPr>
      <w:r>
        <w:rPr>
          <w:noProof/>
        </w:rPr>
        <w:drawing>
          <wp:inline distT="0" distB="0" distL="0" distR="0" wp14:anchorId="307C2E8D" wp14:editId="48308298">
            <wp:extent cx="3467098" cy="1424914"/>
            <wp:effectExtent l="0" t="0" r="0" b="0"/>
            <wp:docPr id="1827344298" name="Picture 1827344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7344298"/>
                    <pic:cNvPicPr/>
                  </pic:nvPicPr>
                  <pic:blipFill>
                    <a:blip r:embed="rId40">
                      <a:extLst>
                        <a:ext uri="{28A0092B-C50C-407E-A947-70E740481C1C}">
                          <a14:useLocalDpi xmlns:a14="http://schemas.microsoft.com/office/drawing/2010/main" val="0"/>
                        </a:ext>
                      </a:extLst>
                    </a:blip>
                    <a:stretch>
                      <a:fillRect/>
                    </a:stretch>
                  </pic:blipFill>
                  <pic:spPr>
                    <a:xfrm>
                      <a:off x="0" y="0"/>
                      <a:ext cx="3467098" cy="1424914"/>
                    </a:xfrm>
                    <a:prstGeom prst="rect">
                      <a:avLst/>
                    </a:prstGeom>
                  </pic:spPr>
                </pic:pic>
              </a:graphicData>
            </a:graphic>
          </wp:inline>
        </w:drawing>
      </w:r>
    </w:p>
    <w:p w14:paraId="34401CFA" w14:textId="22A34E6B" w:rsidR="5F13D769" w:rsidRDefault="003F4CCE" w:rsidP="003F4CCE">
      <w:pPr>
        <w:pStyle w:val="Beschriftung"/>
      </w:pPr>
      <w:bookmarkStart w:id="55" w:name="_Toc170488532"/>
      <w:r>
        <w:t xml:space="preserve">Abbildung </w:t>
      </w:r>
      <w:fldSimple w:instr=" SEQ Abbildung \* ARABIC ">
        <w:r w:rsidR="00667C61">
          <w:rPr>
            <w:noProof/>
          </w:rPr>
          <w:t>4</w:t>
        </w:r>
      </w:fldSimple>
      <w:r>
        <w:t>: Ressourcenstruktur in SCIM (Quelle: "</w:t>
      </w:r>
      <w:r w:rsidR="00E26EB0">
        <w:t>SCIM</w:t>
      </w:r>
      <w:r w:rsidR="00672E56">
        <w:t>“</w:t>
      </w:r>
      <w:r w:rsidR="00B14C0C">
        <w:t xml:space="preserve">, </w:t>
      </w:r>
      <w:r>
        <w:t>https://simplecloud.info/</w:t>
      </w:r>
      <w:r w:rsidR="00541488">
        <w:t xml:space="preserve">, Zugriffsdatum: </w:t>
      </w:r>
      <w:r w:rsidR="00F62763">
        <w:t>Juni 2024</w:t>
      </w:r>
      <w:r>
        <w:t>)</w:t>
      </w:r>
      <w:bookmarkEnd w:id="55"/>
    </w:p>
    <w:p w14:paraId="3D2FE36C" w14:textId="77777777" w:rsidR="00672E56" w:rsidRPr="00672E56" w:rsidRDefault="00672E56" w:rsidP="00672E56"/>
    <w:p w14:paraId="0D0C25A7" w14:textId="34523991" w:rsidR="5F13D769" w:rsidRDefault="2E7B6FA8" w:rsidP="5009833A">
      <w:pPr>
        <w:spacing w:line="360" w:lineRule="auto"/>
        <w:rPr>
          <w:rFonts w:ascii="Arial" w:eastAsia="Arial" w:hAnsi="Arial" w:cs="Arial"/>
          <w:sz w:val="24"/>
          <w:szCs w:val="24"/>
        </w:rPr>
      </w:pPr>
      <w:r w:rsidRPr="5009833A">
        <w:rPr>
          <w:rFonts w:ascii="Arial" w:eastAsia="Arial" w:hAnsi="Arial" w:cs="Arial"/>
          <w:sz w:val="24"/>
          <w:szCs w:val="24"/>
        </w:rPr>
        <w:t xml:space="preserve">Zu einer Ressource gehören bspw. </w:t>
      </w:r>
      <w:r w:rsidR="69241B96" w:rsidRPr="14E92987">
        <w:rPr>
          <w:rFonts w:ascii="Arial" w:eastAsia="Arial" w:hAnsi="Arial" w:cs="Arial"/>
          <w:sz w:val="24"/>
          <w:szCs w:val="24"/>
        </w:rPr>
        <w:t>d</w:t>
      </w:r>
      <w:r w:rsidRPr="14E92987">
        <w:rPr>
          <w:rFonts w:ascii="Arial" w:eastAsia="Arial" w:hAnsi="Arial" w:cs="Arial"/>
          <w:sz w:val="24"/>
          <w:szCs w:val="24"/>
        </w:rPr>
        <w:t>ie</w:t>
      </w:r>
      <w:r w:rsidRPr="5009833A">
        <w:rPr>
          <w:rFonts w:ascii="Arial" w:eastAsia="Arial" w:hAnsi="Arial" w:cs="Arial"/>
          <w:sz w:val="24"/>
          <w:szCs w:val="24"/>
        </w:rPr>
        <w:t xml:space="preserve"> </w:t>
      </w:r>
      <w:r w:rsidR="295B3F68" w:rsidRPr="5009833A">
        <w:rPr>
          <w:rFonts w:ascii="Arial" w:eastAsia="Arial" w:hAnsi="Arial" w:cs="Arial"/>
          <w:sz w:val="24"/>
          <w:szCs w:val="24"/>
        </w:rPr>
        <w:t xml:space="preserve">ID </w:t>
      </w:r>
      <w:r w:rsidRPr="5009833A">
        <w:rPr>
          <w:rFonts w:ascii="Arial" w:eastAsia="Arial" w:hAnsi="Arial" w:cs="Arial"/>
          <w:sz w:val="24"/>
          <w:szCs w:val="24"/>
        </w:rPr>
        <w:t xml:space="preserve">der jeweiligen </w:t>
      </w:r>
      <w:r w:rsidR="5AB297F8" w:rsidRPr="5009833A">
        <w:rPr>
          <w:rFonts w:ascii="Arial" w:eastAsia="Arial" w:hAnsi="Arial" w:cs="Arial"/>
          <w:sz w:val="24"/>
          <w:szCs w:val="24"/>
        </w:rPr>
        <w:t xml:space="preserve">Ressourcentypen </w:t>
      </w:r>
      <w:r w:rsidRPr="5009833A">
        <w:rPr>
          <w:rFonts w:ascii="Arial" w:eastAsia="Arial" w:hAnsi="Arial" w:cs="Arial"/>
          <w:sz w:val="24"/>
          <w:szCs w:val="24"/>
        </w:rPr>
        <w:t>wie User und Group</w:t>
      </w:r>
      <w:r w:rsidR="0083E22E" w:rsidRPr="5009833A">
        <w:rPr>
          <w:rFonts w:ascii="Arial" w:eastAsia="Arial" w:hAnsi="Arial" w:cs="Arial"/>
          <w:sz w:val="24"/>
          <w:szCs w:val="24"/>
        </w:rPr>
        <w:t>, welche ihre eigenen Endpunkte haben.</w:t>
      </w:r>
      <w:r w:rsidR="44A287B7" w:rsidRPr="14E92987">
        <w:rPr>
          <w:rFonts w:ascii="Arial" w:eastAsia="Arial" w:hAnsi="Arial" w:cs="Arial"/>
          <w:sz w:val="24"/>
          <w:szCs w:val="24"/>
        </w:rPr>
        <w:t xml:space="preserve"> Die ID ist hierbei das Attribut, welches eine Ressource einzigartig und unverwechselbar macht.</w:t>
      </w:r>
    </w:p>
    <w:p w14:paraId="3D836B1A" w14:textId="06D73717" w:rsidR="5F13D769" w:rsidRDefault="70BBBB92" w:rsidP="5009833A">
      <w:pPr>
        <w:spacing w:line="360" w:lineRule="auto"/>
        <w:rPr>
          <w:rFonts w:ascii="Arial" w:eastAsia="Arial" w:hAnsi="Arial" w:cs="Arial"/>
          <w:i/>
          <w:iCs/>
          <w:sz w:val="24"/>
          <w:szCs w:val="24"/>
        </w:rPr>
      </w:pPr>
      <w:r w:rsidRPr="5009833A">
        <w:rPr>
          <w:rFonts w:ascii="Arial" w:eastAsia="Arial" w:hAnsi="Arial" w:cs="Arial"/>
          <w:sz w:val="24"/>
          <w:szCs w:val="24"/>
        </w:rPr>
        <w:t>Ein Ressourcentyp ist “eine Art von Ressource, die von einem Dienstanbieter verwaltet wird. Der Ressourcentyp definiert den Ressourcennamen, die Endpunkt-URL, die Schemata, und andere Metadaten, die angeben, wo eine Ressource verwaltet wird und wie sie zusammengesetzt ist, z. B. "Benutzer" oder "Gruppe</w:t>
      </w:r>
      <w:r w:rsidR="735DA7F3" w:rsidRPr="5009833A">
        <w:rPr>
          <w:rFonts w:ascii="Arial" w:eastAsia="Arial" w:hAnsi="Arial" w:cs="Arial"/>
          <w:sz w:val="24"/>
          <w:szCs w:val="24"/>
        </w:rPr>
        <w:t>” "</w:t>
      </w:r>
      <w:r w:rsidRPr="5009833A">
        <w:rPr>
          <w:rFonts w:ascii="Arial" w:eastAsia="Arial" w:hAnsi="Arial" w:cs="Arial"/>
          <w:i/>
          <w:iCs/>
          <w:sz w:val="24"/>
          <w:szCs w:val="24"/>
        </w:rPr>
        <w:t xml:space="preserve"> </w:t>
      </w:r>
      <w:r w:rsidR="5DBF1099" w:rsidRPr="5009833A">
        <w:rPr>
          <w:rFonts w:ascii="Arial" w:eastAsia="Arial" w:hAnsi="Arial" w:cs="Arial"/>
          <w:sz w:val="24"/>
          <w:szCs w:val="24"/>
        </w:rPr>
        <w:t>[</w:t>
      </w:r>
      <w:r w:rsidR="0A6B94D8" w:rsidRPr="14E92987">
        <w:rPr>
          <w:rFonts w:ascii="Arial" w:eastAsia="Arial" w:hAnsi="Arial" w:cs="Arial"/>
          <w:sz w:val="24"/>
          <w:szCs w:val="24"/>
        </w:rPr>
        <w:t>9</w:t>
      </w:r>
      <w:r w:rsidR="152708CD" w:rsidRPr="14E92987">
        <w:rPr>
          <w:rFonts w:ascii="Arial" w:eastAsia="Arial" w:hAnsi="Arial" w:cs="Arial"/>
          <w:sz w:val="24"/>
          <w:szCs w:val="24"/>
        </w:rPr>
        <w:t>, S.</w:t>
      </w:r>
      <w:r w:rsidR="3D801A97" w:rsidRPr="14E92987">
        <w:rPr>
          <w:rFonts w:ascii="Arial" w:eastAsia="Arial" w:hAnsi="Arial" w:cs="Arial"/>
          <w:sz w:val="24"/>
          <w:szCs w:val="24"/>
        </w:rPr>
        <w:t xml:space="preserve"> 5</w:t>
      </w:r>
      <w:r w:rsidR="5DBF1099" w:rsidRPr="5009833A">
        <w:rPr>
          <w:rFonts w:ascii="Arial" w:eastAsia="Arial" w:hAnsi="Arial" w:cs="Arial"/>
          <w:sz w:val="24"/>
          <w:szCs w:val="24"/>
        </w:rPr>
        <w:t>]</w:t>
      </w:r>
      <w:r w:rsidR="6C878CE3" w:rsidRPr="5009833A">
        <w:rPr>
          <w:rFonts w:ascii="Arial" w:eastAsia="Arial" w:hAnsi="Arial" w:cs="Arial"/>
          <w:sz w:val="24"/>
          <w:szCs w:val="24"/>
        </w:rPr>
        <w:t>.</w:t>
      </w:r>
      <w:r w:rsidR="28AD5F4E" w:rsidRPr="5009833A">
        <w:rPr>
          <w:rFonts w:ascii="Arial" w:eastAsia="Arial" w:hAnsi="Arial" w:cs="Arial"/>
          <w:i/>
          <w:iCs/>
          <w:sz w:val="24"/>
          <w:szCs w:val="24"/>
        </w:rPr>
        <w:t xml:space="preserve"> </w:t>
      </w:r>
    </w:p>
    <w:p w14:paraId="0512D3E1" w14:textId="67D7AFBE" w:rsidR="5F13D769" w:rsidRPr="00FB2F41" w:rsidRDefault="5F13D769" w:rsidP="14E92987">
      <w:pPr>
        <w:spacing w:line="360" w:lineRule="auto"/>
      </w:pPr>
    </w:p>
    <w:p w14:paraId="54659E48" w14:textId="05D9FB77" w:rsidR="5F13D769" w:rsidRDefault="5A483153" w:rsidP="2F2F1BCE">
      <w:pPr>
        <w:pStyle w:val="berschrift2"/>
      </w:pPr>
      <w:bookmarkStart w:id="56" w:name="_Toc1922532881"/>
      <w:bookmarkStart w:id="57" w:name="_Toc103576982"/>
      <w:bookmarkStart w:id="58" w:name="_Toc170488862"/>
      <w:r>
        <w:t>3</w:t>
      </w:r>
      <w:r w:rsidR="5A3B2DA4" w:rsidRPr="5009833A">
        <w:t>.4 OAuth2</w:t>
      </w:r>
      <w:r w:rsidR="1C9B98A0" w:rsidRPr="5009833A">
        <w:t xml:space="preserve"> und OpenID Connect</w:t>
      </w:r>
      <w:bookmarkEnd w:id="56"/>
      <w:bookmarkEnd w:id="57"/>
      <w:bookmarkEnd w:id="58"/>
    </w:p>
    <w:p w14:paraId="247275DC" w14:textId="6DBEAA60" w:rsidR="5F13D769" w:rsidRDefault="5F13D769" w:rsidP="14E92987">
      <w:pPr>
        <w:spacing w:line="360" w:lineRule="auto"/>
      </w:pPr>
    </w:p>
    <w:p w14:paraId="1731369E" w14:textId="2D8AD547" w:rsidR="5F13D769" w:rsidRDefault="7D81B3BA" w:rsidP="14E92987">
      <w:pPr>
        <w:spacing w:line="360" w:lineRule="auto"/>
        <w:rPr>
          <w:rFonts w:ascii="Arial" w:eastAsia="Arial" w:hAnsi="Arial" w:cs="Arial"/>
          <w:sz w:val="24"/>
          <w:szCs w:val="24"/>
        </w:rPr>
      </w:pPr>
      <w:r w:rsidRPr="5009833A">
        <w:rPr>
          <w:rFonts w:ascii="Arial" w:eastAsia="Arial" w:hAnsi="Arial" w:cs="Arial"/>
          <w:sz w:val="24"/>
          <w:szCs w:val="24"/>
        </w:rPr>
        <w:t>OAuth entstand im Jahre 2006 durch das Projekt “Twitter OpenID</w:t>
      </w:r>
      <w:r w:rsidRPr="14E92987">
        <w:rPr>
          <w:rFonts w:ascii="Arial" w:eastAsia="Arial" w:hAnsi="Arial" w:cs="Arial"/>
          <w:sz w:val="24"/>
          <w:szCs w:val="24"/>
        </w:rPr>
        <w:t>”</w:t>
      </w:r>
      <w:r w:rsidR="4B9678D9" w:rsidRPr="14E92987">
        <w:rPr>
          <w:rFonts w:ascii="Arial" w:eastAsia="Arial" w:hAnsi="Arial" w:cs="Arial"/>
          <w:sz w:val="24"/>
          <w:szCs w:val="24"/>
        </w:rPr>
        <w:t xml:space="preserve"> </w:t>
      </w:r>
      <w:hyperlink r:id="rId41">
        <w:r w:rsidR="4B9678D9" w:rsidRPr="14E92987">
          <w:rPr>
            <w:rStyle w:val="Hyperlink"/>
            <w:rFonts w:ascii="Arial" w:eastAsia="Arial" w:hAnsi="Arial" w:cs="Arial"/>
            <w:sz w:val="24"/>
            <w:szCs w:val="24"/>
          </w:rPr>
          <w:t>[10]</w:t>
        </w:r>
      </w:hyperlink>
      <w:r w:rsidR="4B9678D9" w:rsidRPr="14E92987">
        <w:rPr>
          <w:rFonts w:ascii="Arial" w:eastAsia="Arial" w:hAnsi="Arial" w:cs="Arial"/>
          <w:sz w:val="24"/>
          <w:szCs w:val="24"/>
        </w:rPr>
        <w:t>, weil</w:t>
      </w:r>
      <w:r w:rsidR="515D872E" w:rsidRPr="5009833A">
        <w:rPr>
          <w:rFonts w:ascii="Arial" w:eastAsia="Arial" w:hAnsi="Arial" w:cs="Arial"/>
          <w:sz w:val="24"/>
          <w:szCs w:val="24"/>
        </w:rPr>
        <w:t xml:space="preserve"> das</w:t>
      </w:r>
      <w:r w:rsidRPr="5009833A">
        <w:rPr>
          <w:rFonts w:ascii="Arial" w:eastAsia="Arial" w:hAnsi="Arial" w:cs="Arial"/>
          <w:sz w:val="24"/>
          <w:szCs w:val="24"/>
        </w:rPr>
        <w:t xml:space="preserve"> Problem</w:t>
      </w:r>
      <w:r w:rsidR="4B9678D9" w:rsidRPr="14E92987">
        <w:rPr>
          <w:rFonts w:ascii="Arial" w:eastAsia="Arial" w:hAnsi="Arial" w:cs="Arial"/>
          <w:sz w:val="24"/>
          <w:szCs w:val="24"/>
        </w:rPr>
        <w:t xml:space="preserve"> </w:t>
      </w:r>
      <w:r w:rsidR="515D872E" w:rsidRPr="14E92987">
        <w:rPr>
          <w:rFonts w:ascii="Arial" w:eastAsia="Arial" w:hAnsi="Arial" w:cs="Arial"/>
          <w:sz w:val="24"/>
          <w:szCs w:val="24"/>
        </w:rPr>
        <w:t>bestand</w:t>
      </w:r>
      <w:r w:rsidRPr="5009833A">
        <w:rPr>
          <w:rFonts w:ascii="Arial" w:eastAsia="Arial" w:hAnsi="Arial" w:cs="Arial"/>
          <w:sz w:val="24"/>
          <w:szCs w:val="24"/>
        </w:rPr>
        <w:t xml:space="preserve">, dass es keinen offenen Standard für die </w:t>
      </w:r>
      <w:r w:rsidR="247F6F0F" w:rsidRPr="14E92987">
        <w:rPr>
          <w:rFonts w:ascii="Arial" w:eastAsia="Arial" w:hAnsi="Arial" w:cs="Arial"/>
          <w:sz w:val="24"/>
          <w:szCs w:val="24"/>
        </w:rPr>
        <w:t>Übertragung</w:t>
      </w:r>
      <w:r w:rsidRPr="5009833A">
        <w:rPr>
          <w:rFonts w:ascii="Arial" w:eastAsia="Arial" w:hAnsi="Arial" w:cs="Arial"/>
          <w:sz w:val="24"/>
          <w:szCs w:val="24"/>
        </w:rPr>
        <w:t xml:space="preserve"> des API-Zugangs gab</w:t>
      </w:r>
      <w:r w:rsidRPr="14E92987">
        <w:rPr>
          <w:rFonts w:ascii="Arial" w:eastAsia="Arial" w:hAnsi="Arial" w:cs="Arial"/>
          <w:sz w:val="24"/>
          <w:szCs w:val="24"/>
        </w:rPr>
        <w:t>.</w:t>
      </w:r>
    </w:p>
    <w:p w14:paraId="6E6B644B" w14:textId="7C4A9C8C" w:rsidR="5F13D769" w:rsidRDefault="565CA092" w:rsidP="5009833A">
      <w:pPr>
        <w:spacing w:line="360" w:lineRule="auto"/>
        <w:rPr>
          <w:rFonts w:ascii="Arial" w:eastAsia="Arial" w:hAnsi="Arial" w:cs="Arial"/>
          <w:sz w:val="24"/>
          <w:szCs w:val="24"/>
        </w:rPr>
      </w:pPr>
      <w:r w:rsidRPr="14E92987">
        <w:rPr>
          <w:rFonts w:ascii="Arial" w:eastAsia="Arial" w:hAnsi="Arial" w:cs="Arial"/>
          <w:sz w:val="24"/>
          <w:szCs w:val="24"/>
        </w:rPr>
        <w:t xml:space="preserve">Die Einführung eines solchen Standards war wichtig, da er es Entwicklern ermöglichte, Anwendungen sicher mit APIs zu verbinden, ohne dass sie sensible Zugangsdaten wie Benutzernamen und Passwörter speichern oder weitergeben mussten. </w:t>
      </w:r>
      <w:r w:rsidR="528879D3" w:rsidRPr="14E92987">
        <w:rPr>
          <w:rFonts w:ascii="Arial" w:eastAsia="Arial" w:hAnsi="Arial" w:cs="Arial"/>
          <w:sz w:val="24"/>
          <w:szCs w:val="24"/>
        </w:rPr>
        <w:t>Durch OAuth wurde es möglich, Ressourcen vor unautorisierten Zugriffen zu schützen.</w:t>
      </w:r>
    </w:p>
    <w:p w14:paraId="32E2B128" w14:textId="19FBC1DA" w:rsidR="5F13D769" w:rsidRDefault="6FCF38F8" w:rsidP="5009833A">
      <w:pPr>
        <w:spacing w:line="360" w:lineRule="auto"/>
        <w:rPr>
          <w:rFonts w:ascii="Arial" w:eastAsia="Arial" w:hAnsi="Arial" w:cs="Arial"/>
          <w:sz w:val="24"/>
          <w:szCs w:val="24"/>
        </w:rPr>
      </w:pPr>
      <w:r w:rsidRPr="5009833A">
        <w:rPr>
          <w:rFonts w:ascii="Arial" w:eastAsia="Arial" w:hAnsi="Arial" w:cs="Arial"/>
          <w:sz w:val="24"/>
          <w:szCs w:val="24"/>
        </w:rPr>
        <w:t xml:space="preserve">OAuth2 ist ein Autorisierungsprotokoll. </w:t>
      </w:r>
      <w:r w:rsidR="405F162D" w:rsidRPr="5009833A">
        <w:rPr>
          <w:rFonts w:ascii="Arial" w:eastAsia="Arial" w:hAnsi="Arial" w:cs="Arial"/>
          <w:sz w:val="24"/>
          <w:szCs w:val="24"/>
        </w:rPr>
        <w:t>Das Protokoll überprüft</w:t>
      </w:r>
      <w:r w:rsidR="0E29E7BE" w:rsidRPr="14E92987">
        <w:rPr>
          <w:rFonts w:ascii="Arial" w:eastAsia="Arial" w:hAnsi="Arial" w:cs="Arial"/>
          <w:sz w:val="24"/>
          <w:szCs w:val="24"/>
        </w:rPr>
        <w:t>,</w:t>
      </w:r>
      <w:r w:rsidR="23ADDD56" w:rsidRPr="5009833A">
        <w:rPr>
          <w:rFonts w:ascii="Arial" w:eastAsia="Arial" w:hAnsi="Arial" w:cs="Arial"/>
          <w:sz w:val="24"/>
          <w:szCs w:val="24"/>
        </w:rPr>
        <w:t xml:space="preserve"> </w:t>
      </w:r>
      <w:r w:rsidR="45E9E2E0" w:rsidRPr="5009833A">
        <w:rPr>
          <w:rFonts w:ascii="Arial" w:eastAsia="Arial" w:hAnsi="Arial" w:cs="Arial"/>
          <w:sz w:val="24"/>
          <w:szCs w:val="24"/>
        </w:rPr>
        <w:t xml:space="preserve">ob auf </w:t>
      </w:r>
      <w:r w:rsidR="0A7BCD12" w:rsidRPr="5009833A">
        <w:rPr>
          <w:rFonts w:ascii="Arial" w:eastAsia="Arial" w:hAnsi="Arial" w:cs="Arial"/>
          <w:sz w:val="24"/>
          <w:szCs w:val="24"/>
        </w:rPr>
        <w:t>Ressourcen</w:t>
      </w:r>
      <w:r w:rsidR="23ADDD56" w:rsidRPr="5009833A">
        <w:rPr>
          <w:rFonts w:ascii="Arial" w:eastAsia="Arial" w:hAnsi="Arial" w:cs="Arial"/>
          <w:sz w:val="24"/>
          <w:szCs w:val="24"/>
        </w:rPr>
        <w:t xml:space="preserve"> zu</w:t>
      </w:r>
      <w:r w:rsidR="085A14BD" w:rsidRPr="5009833A">
        <w:rPr>
          <w:rFonts w:ascii="Arial" w:eastAsia="Arial" w:hAnsi="Arial" w:cs="Arial"/>
          <w:sz w:val="24"/>
          <w:szCs w:val="24"/>
        </w:rPr>
        <w:t xml:space="preserve">gegriffen werden </w:t>
      </w:r>
      <w:r w:rsidR="2F0DE760" w:rsidRPr="14E92987">
        <w:rPr>
          <w:rFonts w:ascii="Arial" w:eastAsia="Arial" w:hAnsi="Arial" w:cs="Arial"/>
          <w:sz w:val="24"/>
          <w:szCs w:val="24"/>
        </w:rPr>
        <w:t>darf</w:t>
      </w:r>
      <w:r w:rsidR="583073D2" w:rsidRPr="14E92987">
        <w:rPr>
          <w:rFonts w:ascii="Arial" w:eastAsia="Arial" w:hAnsi="Arial" w:cs="Arial"/>
          <w:sz w:val="24"/>
          <w:szCs w:val="24"/>
        </w:rPr>
        <w:t xml:space="preserve">, </w:t>
      </w:r>
      <w:r w:rsidR="40821EBA" w:rsidRPr="14E92987">
        <w:rPr>
          <w:rFonts w:ascii="Arial" w:eastAsia="Arial" w:hAnsi="Arial" w:cs="Arial"/>
          <w:sz w:val="24"/>
          <w:szCs w:val="24"/>
        </w:rPr>
        <w:t>wobei</w:t>
      </w:r>
      <w:r w:rsidR="583073D2" w:rsidRPr="5009833A">
        <w:rPr>
          <w:rFonts w:ascii="Arial" w:eastAsia="Arial" w:hAnsi="Arial" w:cs="Arial"/>
          <w:sz w:val="24"/>
          <w:szCs w:val="24"/>
        </w:rPr>
        <w:t xml:space="preserve"> Zugriffstoken verwendet werden</w:t>
      </w:r>
      <w:r w:rsidR="23ADDD56" w:rsidRPr="14E92987">
        <w:rPr>
          <w:rFonts w:ascii="Arial" w:eastAsia="Arial" w:hAnsi="Arial" w:cs="Arial"/>
          <w:sz w:val="24"/>
          <w:szCs w:val="24"/>
        </w:rPr>
        <w:t>.</w:t>
      </w:r>
      <w:r w:rsidR="5E2836F6" w:rsidRPr="5009833A">
        <w:rPr>
          <w:rFonts w:ascii="Arial" w:eastAsia="Arial" w:hAnsi="Arial" w:cs="Arial"/>
          <w:sz w:val="24"/>
          <w:szCs w:val="24"/>
        </w:rPr>
        <w:t xml:space="preserve"> </w:t>
      </w:r>
      <w:r w:rsidR="608FEF98" w:rsidRPr="5009833A">
        <w:rPr>
          <w:rFonts w:ascii="Arial" w:eastAsia="Arial" w:hAnsi="Arial" w:cs="Arial"/>
          <w:sz w:val="24"/>
          <w:szCs w:val="24"/>
        </w:rPr>
        <w:t>Oft handelt es sich bei dem Format der Zugriffstokens um JSON Web Token</w:t>
      </w:r>
      <w:r w:rsidR="4E11FA03" w:rsidRPr="5009833A">
        <w:rPr>
          <w:rFonts w:ascii="Arial" w:eastAsia="Arial" w:hAnsi="Arial" w:cs="Arial"/>
          <w:sz w:val="24"/>
          <w:szCs w:val="24"/>
        </w:rPr>
        <w:t>s</w:t>
      </w:r>
      <w:r w:rsidR="608FEF98" w:rsidRPr="5009833A">
        <w:rPr>
          <w:rFonts w:ascii="Arial" w:eastAsia="Arial" w:hAnsi="Arial" w:cs="Arial"/>
          <w:sz w:val="24"/>
          <w:szCs w:val="24"/>
        </w:rPr>
        <w:t xml:space="preserve"> </w:t>
      </w:r>
      <w:r w:rsidR="608FEF98" w:rsidRPr="5009833A">
        <w:rPr>
          <w:rFonts w:ascii="Arial" w:eastAsia="Arial" w:hAnsi="Arial" w:cs="Arial"/>
          <w:i/>
          <w:iCs/>
          <w:sz w:val="24"/>
          <w:szCs w:val="24"/>
        </w:rPr>
        <w:t>(kurz: JWT)</w:t>
      </w:r>
      <w:r w:rsidR="608FEF98" w:rsidRPr="5009833A">
        <w:rPr>
          <w:rFonts w:ascii="Arial" w:eastAsia="Arial" w:hAnsi="Arial" w:cs="Arial"/>
          <w:sz w:val="24"/>
          <w:szCs w:val="24"/>
        </w:rPr>
        <w:t>.</w:t>
      </w:r>
    </w:p>
    <w:p w14:paraId="46CA2D67" w14:textId="13566059" w:rsidR="21EA5331" w:rsidRDefault="21EA5331" w:rsidP="14E92987">
      <w:pPr>
        <w:spacing w:line="360" w:lineRule="auto"/>
        <w:rPr>
          <w:rFonts w:ascii="Arial" w:eastAsia="Arial" w:hAnsi="Arial" w:cs="Arial"/>
          <w:i/>
          <w:iCs/>
          <w:sz w:val="24"/>
          <w:szCs w:val="24"/>
        </w:rPr>
      </w:pPr>
      <w:r w:rsidRPr="14E92987">
        <w:rPr>
          <w:rFonts w:ascii="Arial" w:eastAsia="Arial" w:hAnsi="Arial" w:cs="Arial"/>
          <w:sz w:val="24"/>
          <w:szCs w:val="24"/>
        </w:rPr>
        <w:t xml:space="preserve">Damit der Client </w:t>
      </w:r>
      <w:r w:rsidR="52276746" w:rsidRPr="14E92987">
        <w:rPr>
          <w:rFonts w:ascii="Arial" w:eastAsia="Arial" w:hAnsi="Arial" w:cs="Arial"/>
          <w:sz w:val="24"/>
          <w:szCs w:val="24"/>
        </w:rPr>
        <w:t xml:space="preserve">an die gewünschte Ressource gelangt, muss er </w:t>
      </w:r>
      <w:r w:rsidRPr="14E92987">
        <w:rPr>
          <w:rFonts w:ascii="Arial" w:eastAsia="Arial" w:hAnsi="Arial" w:cs="Arial"/>
          <w:sz w:val="24"/>
          <w:szCs w:val="24"/>
        </w:rPr>
        <w:t>sich bei der Quelle</w:t>
      </w:r>
      <w:r w:rsidR="0E16CD52" w:rsidRPr="14E92987">
        <w:rPr>
          <w:rFonts w:ascii="Arial" w:eastAsia="Arial" w:hAnsi="Arial" w:cs="Arial"/>
          <w:sz w:val="24"/>
          <w:szCs w:val="24"/>
        </w:rPr>
        <w:t>, wo sich diese Ressource befindet</w:t>
      </w:r>
      <w:r w:rsidR="0EA1770E" w:rsidRPr="14E92987">
        <w:rPr>
          <w:rFonts w:ascii="Arial" w:eastAsia="Arial" w:hAnsi="Arial" w:cs="Arial"/>
          <w:sz w:val="24"/>
          <w:szCs w:val="24"/>
        </w:rPr>
        <w:t>,</w:t>
      </w:r>
      <w:r w:rsidRPr="14E92987">
        <w:rPr>
          <w:rFonts w:ascii="Arial" w:eastAsia="Arial" w:hAnsi="Arial" w:cs="Arial"/>
          <w:sz w:val="24"/>
          <w:szCs w:val="24"/>
        </w:rPr>
        <w:t xml:space="preserve"> identifizieren und authentifizieren</w:t>
      </w:r>
      <w:r w:rsidR="6A8730A8" w:rsidRPr="14E92987">
        <w:rPr>
          <w:rFonts w:ascii="Arial" w:eastAsia="Arial" w:hAnsi="Arial" w:cs="Arial"/>
          <w:sz w:val="24"/>
          <w:szCs w:val="24"/>
        </w:rPr>
        <w:t>. Dafür</w:t>
      </w:r>
      <w:r w:rsidRPr="14E92987">
        <w:rPr>
          <w:rFonts w:ascii="Arial" w:eastAsia="Arial" w:hAnsi="Arial" w:cs="Arial"/>
          <w:sz w:val="24"/>
          <w:szCs w:val="24"/>
        </w:rPr>
        <w:t xml:space="preserve"> benötigt er vom Autorisierungsserver</w:t>
      </w:r>
      <w:r w:rsidR="2A0A1024" w:rsidRPr="14E92987">
        <w:rPr>
          <w:rFonts w:ascii="Arial" w:eastAsia="Arial" w:hAnsi="Arial" w:cs="Arial"/>
          <w:sz w:val="24"/>
          <w:szCs w:val="24"/>
        </w:rPr>
        <w:t xml:space="preserve"> die</w:t>
      </w:r>
      <w:r w:rsidRPr="14E92987">
        <w:rPr>
          <w:rFonts w:ascii="Arial" w:eastAsia="Arial" w:hAnsi="Arial" w:cs="Arial"/>
          <w:sz w:val="24"/>
          <w:szCs w:val="24"/>
        </w:rPr>
        <w:t xml:space="preserve"> </w:t>
      </w:r>
      <w:proofErr w:type="spellStart"/>
      <w:r w:rsidR="130C2AC0" w:rsidRPr="14E92987">
        <w:rPr>
          <w:rFonts w:ascii="Arial" w:eastAsia="Arial" w:hAnsi="Arial" w:cs="Arial"/>
          <w:sz w:val="24"/>
          <w:szCs w:val="24"/>
        </w:rPr>
        <w:t>c</w:t>
      </w:r>
      <w:r w:rsidRPr="14E92987">
        <w:rPr>
          <w:rFonts w:ascii="Arial" w:eastAsia="Arial" w:hAnsi="Arial" w:cs="Arial"/>
          <w:i/>
          <w:iCs/>
          <w:sz w:val="24"/>
          <w:szCs w:val="24"/>
        </w:rPr>
        <w:t>redentials</w:t>
      </w:r>
      <w:proofErr w:type="spellEnd"/>
      <w:r w:rsidRPr="14E92987">
        <w:rPr>
          <w:rFonts w:ascii="Arial" w:eastAsia="Arial" w:hAnsi="Arial" w:cs="Arial"/>
          <w:i/>
          <w:iCs/>
          <w:sz w:val="24"/>
          <w:szCs w:val="24"/>
        </w:rPr>
        <w:t xml:space="preserve">, </w:t>
      </w:r>
      <w:r w:rsidR="2B198930" w:rsidRPr="14E92987">
        <w:rPr>
          <w:rFonts w:ascii="Arial" w:eastAsia="Arial" w:hAnsi="Arial" w:cs="Arial"/>
          <w:sz w:val="24"/>
          <w:szCs w:val="24"/>
        </w:rPr>
        <w:t xml:space="preserve">den </w:t>
      </w:r>
      <w:proofErr w:type="spellStart"/>
      <w:r w:rsidR="59B05E37" w:rsidRPr="14E92987">
        <w:rPr>
          <w:rFonts w:ascii="Arial" w:eastAsia="Arial" w:hAnsi="Arial" w:cs="Arial"/>
          <w:i/>
          <w:iCs/>
          <w:sz w:val="24"/>
          <w:szCs w:val="24"/>
        </w:rPr>
        <w:t>c</w:t>
      </w:r>
      <w:r w:rsidRPr="14E92987">
        <w:rPr>
          <w:rFonts w:ascii="Arial" w:eastAsia="Arial" w:hAnsi="Arial" w:cs="Arial"/>
          <w:i/>
          <w:iCs/>
          <w:sz w:val="24"/>
          <w:szCs w:val="24"/>
        </w:rPr>
        <w:t>lient_secret</w:t>
      </w:r>
      <w:proofErr w:type="spellEnd"/>
      <w:r w:rsidRPr="14E92987">
        <w:rPr>
          <w:rFonts w:ascii="Arial" w:eastAsia="Arial" w:hAnsi="Arial" w:cs="Arial"/>
          <w:i/>
          <w:iCs/>
          <w:sz w:val="24"/>
          <w:szCs w:val="24"/>
        </w:rPr>
        <w:t xml:space="preserve"> und eine </w:t>
      </w:r>
      <w:proofErr w:type="spellStart"/>
      <w:r w:rsidR="030E2E72" w:rsidRPr="14E92987">
        <w:rPr>
          <w:rFonts w:ascii="Arial" w:eastAsia="Arial" w:hAnsi="Arial" w:cs="Arial"/>
          <w:i/>
          <w:iCs/>
          <w:sz w:val="24"/>
          <w:szCs w:val="24"/>
        </w:rPr>
        <w:t>c</w:t>
      </w:r>
      <w:r w:rsidRPr="14E92987">
        <w:rPr>
          <w:rFonts w:ascii="Arial" w:eastAsia="Arial" w:hAnsi="Arial" w:cs="Arial"/>
          <w:i/>
          <w:iCs/>
          <w:sz w:val="24"/>
          <w:szCs w:val="24"/>
        </w:rPr>
        <w:t>lient_id</w:t>
      </w:r>
      <w:proofErr w:type="spellEnd"/>
      <w:r w:rsidRPr="14E92987">
        <w:rPr>
          <w:rFonts w:ascii="Arial" w:eastAsia="Arial" w:hAnsi="Arial" w:cs="Arial"/>
          <w:i/>
          <w:iCs/>
          <w:sz w:val="24"/>
          <w:szCs w:val="24"/>
        </w:rPr>
        <w:t>.</w:t>
      </w:r>
    </w:p>
    <w:p w14:paraId="46184046" w14:textId="23F676FE" w:rsidR="47EAE098" w:rsidRDefault="47EAE098" w:rsidP="14E92987">
      <w:pPr>
        <w:spacing w:line="360" w:lineRule="auto"/>
        <w:rPr>
          <w:rFonts w:ascii="Arial" w:eastAsia="Arial" w:hAnsi="Arial" w:cs="Arial"/>
          <w:sz w:val="24"/>
          <w:szCs w:val="24"/>
        </w:rPr>
      </w:pPr>
      <w:r w:rsidRPr="14E92987">
        <w:rPr>
          <w:rFonts w:ascii="Arial" w:eastAsia="Arial" w:hAnsi="Arial" w:cs="Arial"/>
          <w:sz w:val="24"/>
          <w:szCs w:val="24"/>
        </w:rPr>
        <w:t xml:space="preserve">Die </w:t>
      </w:r>
      <w:proofErr w:type="spellStart"/>
      <w:r w:rsidR="37C99F76" w:rsidRPr="14E92987">
        <w:rPr>
          <w:rFonts w:ascii="Arial" w:eastAsia="Arial" w:hAnsi="Arial" w:cs="Arial"/>
          <w:sz w:val="24"/>
          <w:szCs w:val="24"/>
        </w:rPr>
        <w:t>c</w:t>
      </w:r>
      <w:r w:rsidR="0FF763B0" w:rsidRPr="14E92987">
        <w:rPr>
          <w:rFonts w:ascii="Arial" w:eastAsia="Arial" w:hAnsi="Arial" w:cs="Arial"/>
          <w:i/>
          <w:iCs/>
          <w:sz w:val="24"/>
          <w:szCs w:val="24"/>
        </w:rPr>
        <w:t>redentials</w:t>
      </w:r>
      <w:proofErr w:type="spellEnd"/>
      <w:r w:rsidR="0FF763B0" w:rsidRPr="14E92987">
        <w:rPr>
          <w:rFonts w:ascii="Arial" w:eastAsia="Arial" w:hAnsi="Arial" w:cs="Arial"/>
          <w:i/>
          <w:iCs/>
          <w:sz w:val="24"/>
          <w:szCs w:val="24"/>
        </w:rPr>
        <w:t xml:space="preserve"> </w:t>
      </w:r>
      <w:r w:rsidR="0FF763B0" w:rsidRPr="14E92987">
        <w:rPr>
          <w:rFonts w:ascii="Arial" w:eastAsia="Arial" w:hAnsi="Arial" w:cs="Arial"/>
          <w:sz w:val="24"/>
          <w:szCs w:val="24"/>
        </w:rPr>
        <w:t>beinhalten</w:t>
      </w:r>
      <w:r w:rsidR="5FFC3BEB" w:rsidRPr="14E92987">
        <w:rPr>
          <w:rFonts w:ascii="Arial" w:eastAsia="Arial" w:hAnsi="Arial" w:cs="Arial"/>
          <w:sz w:val="24"/>
          <w:szCs w:val="24"/>
        </w:rPr>
        <w:t xml:space="preserve"> die</w:t>
      </w:r>
      <w:r w:rsidR="0FF763B0" w:rsidRPr="14E92987">
        <w:rPr>
          <w:rFonts w:ascii="Arial" w:eastAsia="Arial" w:hAnsi="Arial" w:cs="Arial"/>
          <w:sz w:val="24"/>
          <w:szCs w:val="24"/>
        </w:rPr>
        <w:t xml:space="preserve"> Attribute des Clients</w:t>
      </w:r>
      <w:r w:rsidR="4B3E6846" w:rsidRPr="14E92987">
        <w:rPr>
          <w:rFonts w:ascii="Arial" w:eastAsia="Arial" w:hAnsi="Arial" w:cs="Arial"/>
          <w:sz w:val="24"/>
          <w:szCs w:val="24"/>
        </w:rPr>
        <w:t xml:space="preserve">, wie bspw. </w:t>
      </w:r>
      <w:r w:rsidR="23ADD48F" w:rsidRPr="14E92987">
        <w:rPr>
          <w:rFonts w:ascii="Arial" w:eastAsia="Arial" w:hAnsi="Arial" w:cs="Arial"/>
          <w:sz w:val="24"/>
          <w:szCs w:val="24"/>
        </w:rPr>
        <w:t>d</w:t>
      </w:r>
      <w:r w:rsidR="4B3E6846" w:rsidRPr="14E92987">
        <w:rPr>
          <w:rFonts w:ascii="Arial" w:eastAsia="Arial" w:hAnsi="Arial" w:cs="Arial"/>
          <w:sz w:val="24"/>
          <w:szCs w:val="24"/>
        </w:rPr>
        <w:t>ie Berechtigungen und Rollen des Clients</w:t>
      </w:r>
      <w:r w:rsidR="0FF763B0" w:rsidRPr="14E92987">
        <w:rPr>
          <w:rFonts w:ascii="Arial" w:eastAsia="Arial" w:hAnsi="Arial" w:cs="Arial"/>
          <w:sz w:val="24"/>
          <w:szCs w:val="24"/>
        </w:rPr>
        <w:t xml:space="preserve">. Das </w:t>
      </w:r>
      <w:proofErr w:type="spellStart"/>
      <w:r w:rsidR="0FF763B0" w:rsidRPr="14E92987">
        <w:rPr>
          <w:rFonts w:ascii="Arial" w:eastAsia="Arial" w:hAnsi="Arial" w:cs="Arial"/>
          <w:i/>
          <w:iCs/>
          <w:sz w:val="24"/>
          <w:szCs w:val="24"/>
        </w:rPr>
        <w:t>client_secret</w:t>
      </w:r>
      <w:proofErr w:type="spellEnd"/>
      <w:r w:rsidR="0FF763B0" w:rsidRPr="14E92987">
        <w:rPr>
          <w:rFonts w:ascii="Arial" w:eastAsia="Arial" w:hAnsi="Arial" w:cs="Arial"/>
          <w:i/>
          <w:iCs/>
          <w:sz w:val="24"/>
          <w:szCs w:val="24"/>
        </w:rPr>
        <w:t xml:space="preserve"> </w:t>
      </w:r>
      <w:r w:rsidR="0FF763B0" w:rsidRPr="14E92987">
        <w:rPr>
          <w:rFonts w:ascii="Arial" w:eastAsia="Arial" w:hAnsi="Arial" w:cs="Arial"/>
          <w:sz w:val="24"/>
          <w:szCs w:val="24"/>
        </w:rPr>
        <w:t>ist das Passwort des Clients</w:t>
      </w:r>
      <w:r w:rsidR="638E9152" w:rsidRPr="14E92987">
        <w:rPr>
          <w:rFonts w:ascii="Arial" w:eastAsia="Arial" w:hAnsi="Arial" w:cs="Arial"/>
          <w:sz w:val="24"/>
          <w:szCs w:val="24"/>
        </w:rPr>
        <w:t xml:space="preserve">, welches bspw. </w:t>
      </w:r>
      <w:r w:rsidR="751376F3" w:rsidRPr="14E92987">
        <w:rPr>
          <w:rFonts w:ascii="Arial" w:eastAsia="Arial" w:hAnsi="Arial" w:cs="Arial"/>
          <w:sz w:val="24"/>
          <w:szCs w:val="24"/>
        </w:rPr>
        <w:t>i</w:t>
      </w:r>
      <w:r w:rsidR="638E9152" w:rsidRPr="14E92987">
        <w:rPr>
          <w:rFonts w:ascii="Arial" w:eastAsia="Arial" w:hAnsi="Arial" w:cs="Arial"/>
          <w:sz w:val="24"/>
          <w:szCs w:val="24"/>
        </w:rPr>
        <w:t>n Keycloak automatisch generiert wird nach dem es erstellt worden ist</w:t>
      </w:r>
      <w:r w:rsidR="0FF763B0" w:rsidRPr="14E92987">
        <w:rPr>
          <w:rFonts w:ascii="Arial" w:eastAsia="Arial" w:hAnsi="Arial" w:cs="Arial"/>
          <w:sz w:val="24"/>
          <w:szCs w:val="24"/>
        </w:rPr>
        <w:t>.</w:t>
      </w:r>
      <w:r w:rsidR="21EA5331" w:rsidRPr="14E92987">
        <w:rPr>
          <w:rFonts w:ascii="Arial" w:eastAsia="Arial" w:hAnsi="Arial" w:cs="Arial"/>
          <w:sz w:val="24"/>
          <w:szCs w:val="24"/>
        </w:rPr>
        <w:t xml:space="preserve"> </w:t>
      </w:r>
      <w:r w:rsidR="510555FA" w:rsidRPr="14E92987">
        <w:rPr>
          <w:rFonts w:ascii="Arial" w:eastAsia="Arial" w:hAnsi="Arial" w:cs="Arial"/>
          <w:sz w:val="24"/>
          <w:szCs w:val="24"/>
        </w:rPr>
        <w:t xml:space="preserve">Die </w:t>
      </w:r>
      <w:proofErr w:type="spellStart"/>
      <w:r w:rsidR="510555FA" w:rsidRPr="14E92987">
        <w:rPr>
          <w:rFonts w:ascii="Arial" w:eastAsia="Arial" w:hAnsi="Arial" w:cs="Arial"/>
          <w:i/>
          <w:iCs/>
          <w:sz w:val="24"/>
          <w:szCs w:val="24"/>
        </w:rPr>
        <w:t>client_id</w:t>
      </w:r>
      <w:proofErr w:type="spellEnd"/>
      <w:r w:rsidR="510555FA" w:rsidRPr="14E92987">
        <w:rPr>
          <w:rFonts w:ascii="Arial" w:eastAsia="Arial" w:hAnsi="Arial" w:cs="Arial"/>
          <w:i/>
          <w:iCs/>
          <w:sz w:val="24"/>
          <w:szCs w:val="24"/>
        </w:rPr>
        <w:t xml:space="preserve"> </w:t>
      </w:r>
      <w:r w:rsidR="510555FA" w:rsidRPr="14E92987">
        <w:rPr>
          <w:rFonts w:ascii="Arial" w:eastAsia="Arial" w:hAnsi="Arial" w:cs="Arial"/>
          <w:sz w:val="24"/>
          <w:szCs w:val="24"/>
        </w:rPr>
        <w:t>ist eine eindeutige Kennung, die den Client identifiziert und unverwechselbar macht. Jeder Client besitzt eine einmalige</w:t>
      </w:r>
      <w:r w:rsidR="510555FA" w:rsidRPr="14E92987">
        <w:rPr>
          <w:rFonts w:ascii="Arial" w:eastAsia="Arial" w:hAnsi="Arial" w:cs="Arial"/>
          <w:i/>
          <w:iCs/>
          <w:sz w:val="24"/>
          <w:szCs w:val="24"/>
        </w:rPr>
        <w:t xml:space="preserve"> </w:t>
      </w:r>
      <w:proofErr w:type="spellStart"/>
      <w:r w:rsidR="510555FA" w:rsidRPr="14E92987">
        <w:rPr>
          <w:rFonts w:ascii="Arial" w:eastAsia="Arial" w:hAnsi="Arial" w:cs="Arial"/>
          <w:i/>
          <w:iCs/>
          <w:sz w:val="24"/>
          <w:szCs w:val="24"/>
        </w:rPr>
        <w:t>client_id</w:t>
      </w:r>
      <w:proofErr w:type="spellEnd"/>
      <w:r w:rsidR="510555FA" w:rsidRPr="14E92987">
        <w:rPr>
          <w:rFonts w:ascii="Arial" w:eastAsia="Arial" w:hAnsi="Arial" w:cs="Arial"/>
          <w:sz w:val="24"/>
          <w:szCs w:val="24"/>
        </w:rPr>
        <w:t>.</w:t>
      </w:r>
    </w:p>
    <w:p w14:paraId="0308AD9C" w14:textId="38904EF9" w:rsidR="510555FA" w:rsidRDefault="510555FA" w:rsidP="14E92987">
      <w:pPr>
        <w:spacing w:line="360" w:lineRule="auto"/>
        <w:rPr>
          <w:rFonts w:ascii="Arial" w:eastAsia="Arial" w:hAnsi="Arial" w:cs="Arial"/>
          <w:sz w:val="24"/>
          <w:szCs w:val="24"/>
        </w:rPr>
      </w:pPr>
      <w:r w:rsidRPr="14E92987">
        <w:rPr>
          <w:rFonts w:ascii="Arial" w:eastAsia="Arial" w:hAnsi="Arial" w:cs="Arial"/>
          <w:sz w:val="24"/>
          <w:szCs w:val="24"/>
        </w:rPr>
        <w:t>Anschließend fordert der Client beim Autorisierungsserver einen Token an.</w:t>
      </w:r>
    </w:p>
    <w:p w14:paraId="5B66CC77" w14:textId="175AEC81" w:rsidR="4F377224" w:rsidRDefault="4F377224" w:rsidP="14E92987">
      <w:pPr>
        <w:spacing w:line="360" w:lineRule="auto"/>
      </w:pPr>
      <w:r w:rsidRPr="14E92987">
        <w:rPr>
          <w:rFonts w:ascii="Arial" w:eastAsia="Arial" w:hAnsi="Arial" w:cs="Arial"/>
          <w:sz w:val="24"/>
          <w:szCs w:val="24"/>
        </w:rPr>
        <w:t xml:space="preserve">Der </w:t>
      </w:r>
      <w:r w:rsidR="21EA5331" w:rsidRPr="14E92987">
        <w:rPr>
          <w:rFonts w:ascii="Arial" w:eastAsia="Arial" w:hAnsi="Arial" w:cs="Arial"/>
          <w:sz w:val="24"/>
          <w:szCs w:val="24"/>
        </w:rPr>
        <w:t xml:space="preserve">Token-Ablauf </w:t>
      </w:r>
      <w:r w:rsidR="4EEBD740" w:rsidRPr="14E92987">
        <w:rPr>
          <w:rFonts w:ascii="Arial" w:eastAsia="Arial" w:hAnsi="Arial" w:cs="Arial"/>
          <w:sz w:val="24"/>
          <w:szCs w:val="24"/>
        </w:rPr>
        <w:t xml:space="preserve">funktioniert </w:t>
      </w:r>
      <w:r w:rsidR="21EA5331" w:rsidRPr="14E92987">
        <w:rPr>
          <w:rFonts w:ascii="Arial" w:eastAsia="Arial" w:hAnsi="Arial" w:cs="Arial"/>
          <w:sz w:val="24"/>
          <w:szCs w:val="24"/>
        </w:rPr>
        <w:t>wie folgt</w:t>
      </w:r>
      <w:r w:rsidR="0A86413A" w:rsidRPr="14E92987">
        <w:rPr>
          <w:rFonts w:ascii="Arial" w:eastAsia="Arial" w:hAnsi="Arial" w:cs="Arial"/>
          <w:sz w:val="24"/>
          <w:szCs w:val="24"/>
        </w:rPr>
        <w:t xml:space="preserve"> </w:t>
      </w:r>
      <w:hyperlink r:id="rId42">
        <w:r w:rsidR="0A86413A" w:rsidRPr="14E92987">
          <w:rPr>
            <w:rStyle w:val="Hyperlink"/>
            <w:rFonts w:ascii="Arial" w:eastAsia="Arial" w:hAnsi="Arial" w:cs="Arial"/>
            <w:sz w:val="24"/>
            <w:szCs w:val="24"/>
          </w:rPr>
          <w:t>[1</w:t>
        </w:r>
        <w:r w:rsidR="4792C4A4" w:rsidRPr="14E92987">
          <w:rPr>
            <w:rStyle w:val="Hyperlink"/>
            <w:rFonts w:ascii="Arial" w:eastAsia="Arial" w:hAnsi="Arial" w:cs="Arial"/>
            <w:sz w:val="24"/>
            <w:szCs w:val="24"/>
          </w:rPr>
          <w:t>1</w:t>
        </w:r>
        <w:r w:rsidR="0A86413A" w:rsidRPr="14E92987">
          <w:rPr>
            <w:rStyle w:val="Hyperlink"/>
            <w:rFonts w:ascii="Arial" w:eastAsia="Arial" w:hAnsi="Arial" w:cs="Arial"/>
            <w:sz w:val="24"/>
            <w:szCs w:val="24"/>
          </w:rPr>
          <w:t>]</w:t>
        </w:r>
      </w:hyperlink>
      <w:r w:rsidR="21EA5331" w:rsidRPr="14E92987">
        <w:rPr>
          <w:rFonts w:ascii="Arial" w:eastAsia="Arial" w:hAnsi="Arial" w:cs="Arial"/>
          <w:sz w:val="24"/>
          <w:szCs w:val="24"/>
        </w:rPr>
        <w:t>:</w:t>
      </w:r>
      <w:r>
        <w:br/>
      </w:r>
      <w:r w:rsidR="21EA5331" w:rsidRPr="14E92987">
        <w:rPr>
          <w:rFonts w:ascii="Arial" w:eastAsia="Arial" w:hAnsi="Arial" w:cs="Arial"/>
          <w:sz w:val="24"/>
          <w:szCs w:val="24"/>
        </w:rPr>
        <w:t xml:space="preserve">Der Client fordert beim </w:t>
      </w:r>
      <w:r w:rsidR="21EA5331" w:rsidRPr="14E92987">
        <w:rPr>
          <w:rFonts w:ascii="Arial" w:eastAsia="Arial" w:hAnsi="Arial" w:cs="Arial"/>
          <w:i/>
          <w:iCs/>
          <w:sz w:val="24"/>
          <w:szCs w:val="24"/>
        </w:rPr>
        <w:t xml:space="preserve">Autorisation Server </w:t>
      </w:r>
      <w:r w:rsidR="21EA5331" w:rsidRPr="14E92987">
        <w:rPr>
          <w:rFonts w:ascii="Arial" w:eastAsia="Arial" w:hAnsi="Arial" w:cs="Arial"/>
          <w:sz w:val="24"/>
          <w:szCs w:val="24"/>
        </w:rPr>
        <w:t xml:space="preserve">eine Autorisierung an (wird auch als Autorisierungsanfrage bezeichnet) und gibt dabei die Client-ID und das Geheimnis zur Identifizierung an. </w:t>
      </w:r>
    </w:p>
    <w:p w14:paraId="5C5FEAC7" w14:textId="6FA98FED" w:rsidR="21EA5331" w:rsidRDefault="21EA5331" w:rsidP="14E92987">
      <w:pPr>
        <w:spacing w:line="360" w:lineRule="auto"/>
        <w:rPr>
          <w:rFonts w:ascii="Arial" w:eastAsia="Arial" w:hAnsi="Arial" w:cs="Arial"/>
          <w:sz w:val="24"/>
          <w:szCs w:val="24"/>
        </w:rPr>
      </w:pPr>
      <w:r w:rsidRPr="14E92987">
        <w:rPr>
          <w:rFonts w:ascii="Arial" w:eastAsia="Arial" w:hAnsi="Arial" w:cs="Arial"/>
          <w:sz w:val="24"/>
          <w:szCs w:val="24"/>
        </w:rPr>
        <w:t>Zudem stellt er einen Endpunkt-URI (Redirect-URI) bereit, an den das Zugriffstoken oder der Autorisierungscode gesendet werden soll.</w:t>
      </w:r>
    </w:p>
    <w:p w14:paraId="63FAFC51" w14:textId="42832A12" w:rsidR="21EA5331" w:rsidRDefault="21EA5331" w:rsidP="14E92987">
      <w:pPr>
        <w:spacing w:line="360" w:lineRule="auto"/>
        <w:rPr>
          <w:rFonts w:ascii="Arial" w:eastAsia="Arial" w:hAnsi="Arial" w:cs="Arial"/>
          <w:sz w:val="24"/>
          <w:szCs w:val="24"/>
        </w:rPr>
      </w:pPr>
      <w:r w:rsidRPr="14E92987">
        <w:rPr>
          <w:rFonts w:ascii="Arial" w:eastAsia="Arial" w:hAnsi="Arial" w:cs="Arial"/>
          <w:sz w:val="24"/>
          <w:szCs w:val="24"/>
        </w:rPr>
        <w:t>Der Autorisierungsserver autorisiert den Client und prüft, ob die angeforderten Bereiche zulässig sind. Der Eigentümer der Ressource interagiert mit dem Autorisierungsserver, um den Zugriff zu gewähren.</w:t>
      </w:r>
    </w:p>
    <w:p w14:paraId="5913CCC5" w14:textId="2C44F5D2" w:rsidR="5F13D769" w:rsidRDefault="119E7F37" w:rsidP="5009833A">
      <w:pPr>
        <w:spacing w:line="360" w:lineRule="auto"/>
        <w:rPr>
          <w:rFonts w:ascii="Arial" w:eastAsia="Arial" w:hAnsi="Arial" w:cs="Arial"/>
          <w:sz w:val="24"/>
          <w:szCs w:val="24"/>
        </w:rPr>
      </w:pPr>
      <w:r w:rsidRPr="14E92987">
        <w:rPr>
          <w:rFonts w:ascii="Arial" w:eastAsia="Arial" w:hAnsi="Arial" w:cs="Arial"/>
          <w:sz w:val="24"/>
          <w:szCs w:val="24"/>
        </w:rPr>
        <w:t>OAuth2 untersch</w:t>
      </w:r>
      <w:ins w:id="59" w:author="Michael Prib" w:date="2024-06-27T14:25:00Z">
        <w:r w:rsidR="71F905D7" w:rsidRPr="14E92987">
          <w:rPr>
            <w:rFonts w:ascii="Arial" w:eastAsia="Arial" w:hAnsi="Arial" w:cs="Arial"/>
            <w:sz w:val="24"/>
            <w:szCs w:val="24"/>
          </w:rPr>
          <w:t>ei</w:t>
        </w:r>
      </w:ins>
      <w:r w:rsidRPr="14E92987">
        <w:rPr>
          <w:rFonts w:ascii="Arial" w:eastAsia="Arial" w:hAnsi="Arial" w:cs="Arial"/>
          <w:sz w:val="24"/>
          <w:szCs w:val="24"/>
        </w:rPr>
        <w:t>det zwischen vier Rollen im Autorisierungssystem</w:t>
      </w:r>
      <w:r w:rsidR="2F44E75D" w:rsidRPr="14E92987">
        <w:rPr>
          <w:rFonts w:ascii="Arial" w:eastAsia="Arial" w:hAnsi="Arial" w:cs="Arial"/>
          <w:sz w:val="24"/>
          <w:szCs w:val="24"/>
        </w:rPr>
        <w:t xml:space="preserve"> </w:t>
      </w:r>
      <w:hyperlink r:id="rId43">
        <w:r w:rsidR="2383C89E" w:rsidRPr="14E92987">
          <w:rPr>
            <w:rStyle w:val="Hyperlink"/>
            <w:rFonts w:ascii="Arial" w:eastAsia="Arial" w:hAnsi="Arial" w:cs="Arial"/>
            <w:sz w:val="24"/>
            <w:szCs w:val="24"/>
          </w:rPr>
          <w:t>[11]</w:t>
        </w:r>
      </w:hyperlink>
      <w:r w:rsidRPr="14E92987">
        <w:rPr>
          <w:rFonts w:ascii="Arial" w:eastAsia="Arial" w:hAnsi="Arial" w:cs="Arial"/>
          <w:sz w:val="24"/>
          <w:szCs w:val="24"/>
        </w:rPr>
        <w:t>:</w:t>
      </w:r>
    </w:p>
    <w:p w14:paraId="3BA1F6E9" w14:textId="4B8F915A" w:rsidR="5F13D769" w:rsidRDefault="119E7F37" w:rsidP="5009833A">
      <w:pPr>
        <w:pStyle w:val="Listenabsatz"/>
        <w:numPr>
          <w:ilvl w:val="0"/>
          <w:numId w:val="6"/>
        </w:numPr>
        <w:spacing w:line="360" w:lineRule="auto"/>
        <w:rPr>
          <w:rFonts w:ascii="Arial" w:eastAsia="Arial" w:hAnsi="Arial" w:cs="Arial"/>
          <w:sz w:val="24"/>
          <w:szCs w:val="24"/>
        </w:rPr>
      </w:pPr>
      <w:r w:rsidRPr="5009833A">
        <w:rPr>
          <w:rFonts w:ascii="Arial" w:eastAsia="Arial" w:hAnsi="Arial" w:cs="Arial"/>
          <w:sz w:val="24"/>
          <w:szCs w:val="24"/>
        </w:rPr>
        <w:t xml:space="preserve">Der </w:t>
      </w:r>
      <w:proofErr w:type="spellStart"/>
      <w:r w:rsidRPr="5009833A">
        <w:rPr>
          <w:rFonts w:ascii="Arial" w:eastAsia="Arial" w:hAnsi="Arial" w:cs="Arial"/>
          <w:i/>
          <w:iCs/>
          <w:sz w:val="24"/>
          <w:szCs w:val="24"/>
        </w:rPr>
        <w:t>Resource</w:t>
      </w:r>
      <w:proofErr w:type="spellEnd"/>
      <w:r w:rsidRPr="5009833A">
        <w:rPr>
          <w:rFonts w:ascii="Arial" w:eastAsia="Arial" w:hAnsi="Arial" w:cs="Arial"/>
          <w:i/>
          <w:iCs/>
          <w:sz w:val="24"/>
          <w:szCs w:val="24"/>
        </w:rPr>
        <w:t xml:space="preserve"> </w:t>
      </w:r>
      <w:proofErr w:type="spellStart"/>
      <w:r w:rsidRPr="5009833A">
        <w:rPr>
          <w:rFonts w:ascii="Arial" w:eastAsia="Arial" w:hAnsi="Arial" w:cs="Arial"/>
          <w:i/>
          <w:iCs/>
          <w:sz w:val="24"/>
          <w:szCs w:val="24"/>
        </w:rPr>
        <w:t>Owner</w:t>
      </w:r>
      <w:proofErr w:type="spellEnd"/>
      <w:r w:rsidRPr="5009833A">
        <w:rPr>
          <w:rFonts w:ascii="Arial" w:eastAsia="Arial" w:hAnsi="Arial" w:cs="Arial"/>
          <w:i/>
          <w:iCs/>
          <w:sz w:val="24"/>
          <w:szCs w:val="24"/>
        </w:rPr>
        <w:t xml:space="preserve"> </w:t>
      </w:r>
      <w:r w:rsidRPr="5009833A">
        <w:rPr>
          <w:rFonts w:ascii="Arial" w:eastAsia="Arial" w:hAnsi="Arial" w:cs="Arial"/>
          <w:sz w:val="24"/>
          <w:szCs w:val="24"/>
        </w:rPr>
        <w:t>besitzt über die geschützte Ressource und erlaubt darauf zuz</w:t>
      </w:r>
      <w:r w:rsidR="36692B36" w:rsidRPr="5009833A">
        <w:rPr>
          <w:rFonts w:ascii="Arial" w:eastAsia="Arial" w:hAnsi="Arial" w:cs="Arial"/>
          <w:sz w:val="24"/>
          <w:szCs w:val="24"/>
        </w:rPr>
        <w:t>u</w:t>
      </w:r>
      <w:r w:rsidRPr="5009833A">
        <w:rPr>
          <w:rFonts w:ascii="Arial" w:eastAsia="Arial" w:hAnsi="Arial" w:cs="Arial"/>
          <w:sz w:val="24"/>
          <w:szCs w:val="24"/>
        </w:rPr>
        <w:t>greifen.</w:t>
      </w:r>
      <w:r w:rsidR="57802446" w:rsidRPr="14E92987">
        <w:rPr>
          <w:rFonts w:ascii="Arial" w:eastAsia="Arial" w:hAnsi="Arial" w:cs="Arial"/>
          <w:sz w:val="24"/>
          <w:szCs w:val="24"/>
        </w:rPr>
        <w:t xml:space="preserve"> Ein </w:t>
      </w:r>
      <w:proofErr w:type="spellStart"/>
      <w:r w:rsidR="57802446" w:rsidRPr="14E92987">
        <w:rPr>
          <w:rFonts w:ascii="Arial" w:eastAsia="Arial" w:hAnsi="Arial" w:cs="Arial"/>
          <w:i/>
          <w:iCs/>
          <w:sz w:val="24"/>
          <w:szCs w:val="24"/>
        </w:rPr>
        <w:t>Resource</w:t>
      </w:r>
      <w:proofErr w:type="spellEnd"/>
      <w:r w:rsidR="57802446" w:rsidRPr="14E92987">
        <w:rPr>
          <w:rFonts w:ascii="Arial" w:eastAsia="Arial" w:hAnsi="Arial" w:cs="Arial"/>
          <w:i/>
          <w:iCs/>
          <w:sz w:val="24"/>
          <w:szCs w:val="24"/>
        </w:rPr>
        <w:t xml:space="preserve"> </w:t>
      </w:r>
      <w:proofErr w:type="spellStart"/>
      <w:r w:rsidR="57802446" w:rsidRPr="14E92987">
        <w:rPr>
          <w:rFonts w:ascii="Arial" w:eastAsia="Arial" w:hAnsi="Arial" w:cs="Arial"/>
          <w:i/>
          <w:iCs/>
          <w:sz w:val="24"/>
          <w:szCs w:val="24"/>
        </w:rPr>
        <w:t>Owner</w:t>
      </w:r>
      <w:proofErr w:type="spellEnd"/>
      <w:r w:rsidR="57802446" w:rsidRPr="14E92987">
        <w:rPr>
          <w:rFonts w:ascii="Arial" w:eastAsia="Arial" w:hAnsi="Arial" w:cs="Arial"/>
          <w:i/>
          <w:iCs/>
          <w:sz w:val="24"/>
          <w:szCs w:val="24"/>
        </w:rPr>
        <w:t xml:space="preserve"> </w:t>
      </w:r>
      <w:r w:rsidR="57802446" w:rsidRPr="14E92987">
        <w:rPr>
          <w:rFonts w:ascii="Arial" w:eastAsia="Arial" w:hAnsi="Arial" w:cs="Arial"/>
          <w:sz w:val="24"/>
          <w:szCs w:val="24"/>
        </w:rPr>
        <w:t>kann z.B. Keycloak sein.</w:t>
      </w:r>
    </w:p>
    <w:p w14:paraId="1DB05705" w14:textId="1B43982D" w:rsidR="5F13D769" w:rsidRDefault="0690AAEC" w:rsidP="5009833A">
      <w:pPr>
        <w:pStyle w:val="Listenabsatz"/>
        <w:numPr>
          <w:ilvl w:val="0"/>
          <w:numId w:val="6"/>
        </w:numPr>
        <w:spacing w:line="360" w:lineRule="auto"/>
        <w:rPr>
          <w:rFonts w:ascii="Arial" w:eastAsia="Arial" w:hAnsi="Arial" w:cs="Arial"/>
          <w:sz w:val="24"/>
          <w:szCs w:val="24"/>
        </w:rPr>
      </w:pPr>
      <w:r w:rsidRPr="5009833A">
        <w:rPr>
          <w:rFonts w:ascii="Arial" w:eastAsia="Arial" w:hAnsi="Arial" w:cs="Arial"/>
          <w:sz w:val="24"/>
          <w:szCs w:val="24"/>
        </w:rPr>
        <w:t xml:space="preserve">Der Client ist die jeweilige Webseite, welche die Ressource </w:t>
      </w:r>
      <w:r w:rsidR="6E80796E" w:rsidRPr="14E92987">
        <w:rPr>
          <w:rFonts w:ascii="Arial" w:eastAsia="Arial" w:hAnsi="Arial" w:cs="Arial"/>
          <w:sz w:val="24"/>
          <w:szCs w:val="24"/>
        </w:rPr>
        <w:t>v</w:t>
      </w:r>
      <w:ins w:id="60" w:author="Michael Prib" w:date="2024-06-27T14:26:00Z">
        <w:r w:rsidR="40B60B83" w:rsidRPr="14E92987">
          <w:rPr>
            <w:rFonts w:ascii="Arial" w:eastAsia="Arial" w:hAnsi="Arial" w:cs="Arial"/>
            <w:i/>
            <w:iCs/>
            <w:sz w:val="24"/>
            <w:szCs w:val="24"/>
          </w:rPr>
          <w:t xml:space="preserve">om </w:t>
        </w:r>
        <w:proofErr w:type="spellStart"/>
        <w:r w:rsidR="40B60B83" w:rsidRPr="14E92987">
          <w:rPr>
            <w:rFonts w:ascii="Arial" w:eastAsia="Arial" w:hAnsi="Arial" w:cs="Arial"/>
            <w:i/>
            <w:iCs/>
            <w:sz w:val="24"/>
            <w:szCs w:val="24"/>
          </w:rPr>
          <w:t>Resource</w:t>
        </w:r>
      </w:ins>
      <w:proofErr w:type="spellEnd"/>
      <w:ins w:id="61" w:author="Michael Prib" w:date="2024-06-27T14:27:00Z">
        <w:r w:rsidR="40B60B83" w:rsidRPr="14E92987">
          <w:rPr>
            <w:rFonts w:ascii="Arial" w:eastAsia="Arial" w:hAnsi="Arial" w:cs="Arial"/>
            <w:i/>
            <w:iCs/>
            <w:sz w:val="24"/>
            <w:szCs w:val="24"/>
          </w:rPr>
          <w:t xml:space="preserve"> </w:t>
        </w:r>
        <w:proofErr w:type="spellStart"/>
        <w:r w:rsidR="40B60B83" w:rsidRPr="14E92987">
          <w:rPr>
            <w:rFonts w:ascii="Arial" w:eastAsia="Arial" w:hAnsi="Arial" w:cs="Arial"/>
            <w:i/>
            <w:iCs/>
            <w:sz w:val="24"/>
            <w:szCs w:val="24"/>
          </w:rPr>
          <w:t>Owner</w:t>
        </w:r>
        <w:proofErr w:type="spellEnd"/>
        <w:r w:rsidR="40B60B83" w:rsidRPr="14E92987">
          <w:rPr>
            <w:rFonts w:ascii="Arial" w:eastAsia="Arial" w:hAnsi="Arial" w:cs="Arial"/>
            <w:i/>
            <w:iCs/>
            <w:sz w:val="24"/>
            <w:szCs w:val="24"/>
          </w:rPr>
          <w:t xml:space="preserve"> </w:t>
        </w:r>
        <w:r w:rsidRPr="14E92987">
          <w:rPr>
            <w:rFonts w:ascii="Arial" w:eastAsia="Arial" w:hAnsi="Arial" w:cs="Arial"/>
            <w:i/>
            <w:sz w:val="24"/>
            <w:szCs w:val="24"/>
          </w:rPr>
          <w:t>anfordern will</w:t>
        </w:r>
      </w:ins>
      <w:r w:rsidRPr="14E92987">
        <w:rPr>
          <w:rFonts w:ascii="Arial" w:eastAsia="Arial" w:hAnsi="Arial" w:cs="Arial"/>
          <w:sz w:val="24"/>
          <w:szCs w:val="24"/>
        </w:rPr>
        <w:t>.</w:t>
      </w:r>
      <w:r w:rsidRPr="5009833A">
        <w:rPr>
          <w:rFonts w:ascii="Arial" w:eastAsia="Arial" w:hAnsi="Arial" w:cs="Arial"/>
          <w:sz w:val="24"/>
          <w:szCs w:val="24"/>
        </w:rPr>
        <w:t xml:space="preserve"> </w:t>
      </w:r>
      <w:r w:rsidR="1FEDB58A" w:rsidRPr="5009833A">
        <w:rPr>
          <w:rFonts w:ascii="Arial" w:eastAsia="Arial" w:hAnsi="Arial" w:cs="Arial"/>
          <w:sz w:val="24"/>
          <w:szCs w:val="24"/>
        </w:rPr>
        <w:t>Um auch auf die gewollte Ressource auch zuzugreifen, braucht der Client ein Zugriffstoken.</w:t>
      </w:r>
      <w:r w:rsidR="42FC3C34" w:rsidRPr="14E92987">
        <w:rPr>
          <w:rFonts w:ascii="Arial" w:eastAsia="Arial" w:hAnsi="Arial" w:cs="Arial"/>
          <w:sz w:val="24"/>
          <w:szCs w:val="24"/>
        </w:rPr>
        <w:t xml:space="preserve"> Der Client ist bspw. die SPE.</w:t>
      </w:r>
    </w:p>
    <w:p w14:paraId="42A95C25" w14:textId="75B3753F" w:rsidR="5F13D769" w:rsidRDefault="24DD9526" w:rsidP="5009833A">
      <w:pPr>
        <w:pStyle w:val="Listenabsatz"/>
        <w:numPr>
          <w:ilvl w:val="0"/>
          <w:numId w:val="6"/>
        </w:numPr>
        <w:spacing w:line="360" w:lineRule="auto"/>
        <w:rPr>
          <w:rFonts w:ascii="Arial" w:eastAsia="Arial" w:hAnsi="Arial" w:cs="Arial"/>
          <w:sz w:val="24"/>
          <w:szCs w:val="24"/>
        </w:rPr>
      </w:pPr>
      <w:r w:rsidRPr="5009833A">
        <w:rPr>
          <w:rFonts w:ascii="Arial" w:eastAsia="Arial" w:hAnsi="Arial" w:cs="Arial"/>
          <w:sz w:val="24"/>
          <w:szCs w:val="24"/>
        </w:rPr>
        <w:t xml:space="preserve">Die Anforderung des Clients </w:t>
      </w:r>
      <w:r w:rsidR="315BF52A" w:rsidRPr="5009833A">
        <w:rPr>
          <w:rFonts w:ascii="Arial" w:eastAsia="Arial" w:hAnsi="Arial" w:cs="Arial"/>
          <w:sz w:val="24"/>
          <w:szCs w:val="24"/>
        </w:rPr>
        <w:t xml:space="preserve">erhält </w:t>
      </w:r>
      <w:r w:rsidRPr="5009833A">
        <w:rPr>
          <w:rFonts w:ascii="Arial" w:eastAsia="Arial" w:hAnsi="Arial" w:cs="Arial"/>
          <w:sz w:val="24"/>
          <w:szCs w:val="24"/>
        </w:rPr>
        <w:t xml:space="preserve">zuerst vom </w:t>
      </w:r>
      <w:proofErr w:type="spellStart"/>
      <w:r w:rsidRPr="5009833A">
        <w:rPr>
          <w:rFonts w:ascii="Arial" w:eastAsia="Arial" w:hAnsi="Arial" w:cs="Arial"/>
          <w:i/>
          <w:iCs/>
          <w:sz w:val="24"/>
          <w:szCs w:val="24"/>
        </w:rPr>
        <w:t>Authorization</w:t>
      </w:r>
      <w:proofErr w:type="spellEnd"/>
      <w:r w:rsidRPr="5009833A">
        <w:rPr>
          <w:rFonts w:ascii="Arial" w:eastAsia="Arial" w:hAnsi="Arial" w:cs="Arial"/>
          <w:i/>
          <w:iCs/>
          <w:sz w:val="24"/>
          <w:szCs w:val="24"/>
        </w:rPr>
        <w:t xml:space="preserve"> Server</w:t>
      </w:r>
      <w:r w:rsidR="264F1D78" w:rsidRPr="5009833A">
        <w:rPr>
          <w:rFonts w:ascii="Arial" w:eastAsia="Arial" w:hAnsi="Arial" w:cs="Arial"/>
          <w:i/>
          <w:iCs/>
          <w:sz w:val="24"/>
          <w:szCs w:val="24"/>
        </w:rPr>
        <w:t xml:space="preserve">, </w:t>
      </w:r>
      <w:r w:rsidR="264F1D78" w:rsidRPr="5009833A">
        <w:rPr>
          <w:rFonts w:ascii="Arial" w:eastAsia="Arial" w:hAnsi="Arial" w:cs="Arial"/>
          <w:sz w:val="24"/>
          <w:szCs w:val="24"/>
        </w:rPr>
        <w:t xml:space="preserve">welcher den Zugriffstoken prüft und an den </w:t>
      </w:r>
      <w:proofErr w:type="spellStart"/>
      <w:r w:rsidR="264F1D78" w:rsidRPr="5009833A">
        <w:rPr>
          <w:rFonts w:ascii="Arial" w:eastAsia="Arial" w:hAnsi="Arial" w:cs="Arial"/>
          <w:i/>
          <w:iCs/>
          <w:sz w:val="24"/>
          <w:szCs w:val="24"/>
        </w:rPr>
        <w:t>Resource</w:t>
      </w:r>
      <w:proofErr w:type="spellEnd"/>
      <w:r w:rsidR="264F1D78" w:rsidRPr="5009833A">
        <w:rPr>
          <w:rFonts w:ascii="Arial" w:eastAsia="Arial" w:hAnsi="Arial" w:cs="Arial"/>
          <w:i/>
          <w:iCs/>
          <w:sz w:val="24"/>
          <w:szCs w:val="24"/>
        </w:rPr>
        <w:t xml:space="preserve"> </w:t>
      </w:r>
      <w:proofErr w:type="spellStart"/>
      <w:r w:rsidR="264F1D78" w:rsidRPr="5009833A">
        <w:rPr>
          <w:rFonts w:ascii="Arial" w:eastAsia="Arial" w:hAnsi="Arial" w:cs="Arial"/>
          <w:i/>
          <w:iCs/>
          <w:sz w:val="24"/>
          <w:szCs w:val="24"/>
        </w:rPr>
        <w:t>Owner</w:t>
      </w:r>
      <w:proofErr w:type="spellEnd"/>
      <w:r w:rsidR="264F1D78" w:rsidRPr="5009833A">
        <w:rPr>
          <w:rFonts w:ascii="Arial" w:eastAsia="Arial" w:hAnsi="Arial" w:cs="Arial"/>
          <w:i/>
          <w:iCs/>
          <w:sz w:val="24"/>
          <w:szCs w:val="24"/>
        </w:rPr>
        <w:t xml:space="preserve"> </w:t>
      </w:r>
      <w:r w:rsidR="264F1D78" w:rsidRPr="5009833A">
        <w:rPr>
          <w:rFonts w:ascii="Arial" w:eastAsia="Arial" w:hAnsi="Arial" w:cs="Arial"/>
          <w:sz w:val="24"/>
          <w:szCs w:val="24"/>
        </w:rPr>
        <w:t xml:space="preserve">weiterleitet, </w:t>
      </w:r>
      <w:r w:rsidR="264F1D78" w:rsidRPr="14E92987">
        <w:rPr>
          <w:rFonts w:ascii="Arial" w:eastAsia="Arial" w:hAnsi="Arial" w:cs="Arial"/>
          <w:sz w:val="24"/>
          <w:szCs w:val="24"/>
        </w:rPr>
        <w:t>wen</w:t>
      </w:r>
      <w:r w:rsidR="136F298B" w:rsidRPr="14E92987">
        <w:rPr>
          <w:rFonts w:ascii="Arial" w:eastAsia="Arial" w:hAnsi="Arial" w:cs="Arial"/>
          <w:sz w:val="24"/>
          <w:szCs w:val="24"/>
        </w:rPr>
        <w:t>n</w:t>
      </w:r>
      <w:r w:rsidR="264F1D78" w:rsidRPr="5009833A">
        <w:rPr>
          <w:rFonts w:ascii="Arial" w:eastAsia="Arial" w:hAnsi="Arial" w:cs="Arial"/>
          <w:sz w:val="24"/>
          <w:szCs w:val="24"/>
        </w:rPr>
        <w:t xml:space="preserve"> erfolgreich authentifiziert wurde.</w:t>
      </w:r>
      <w:r w:rsidR="1C4BBDE5" w:rsidRPr="5009833A">
        <w:rPr>
          <w:rFonts w:ascii="Arial" w:eastAsia="Arial" w:hAnsi="Arial" w:cs="Arial"/>
          <w:sz w:val="24"/>
          <w:szCs w:val="24"/>
        </w:rPr>
        <w:t xml:space="preserve"> Es gibt zwei Endpunkte im </w:t>
      </w:r>
      <w:proofErr w:type="spellStart"/>
      <w:r w:rsidR="1C4BBDE5" w:rsidRPr="5009833A">
        <w:rPr>
          <w:rFonts w:ascii="Arial" w:eastAsia="Arial" w:hAnsi="Arial" w:cs="Arial"/>
          <w:sz w:val="24"/>
          <w:szCs w:val="24"/>
        </w:rPr>
        <w:t>Authorization</w:t>
      </w:r>
      <w:proofErr w:type="spellEnd"/>
      <w:r w:rsidR="1C4BBDE5" w:rsidRPr="5009833A">
        <w:rPr>
          <w:rFonts w:ascii="Arial" w:eastAsia="Arial" w:hAnsi="Arial" w:cs="Arial"/>
          <w:sz w:val="24"/>
          <w:szCs w:val="24"/>
        </w:rPr>
        <w:t xml:space="preserve"> Server:</w:t>
      </w:r>
      <w:r w:rsidR="04649E90" w:rsidRPr="5009833A">
        <w:rPr>
          <w:rFonts w:ascii="Arial" w:eastAsia="Arial" w:hAnsi="Arial" w:cs="Arial"/>
          <w:sz w:val="24"/>
          <w:szCs w:val="24"/>
        </w:rPr>
        <w:t xml:space="preserve"> </w:t>
      </w:r>
    </w:p>
    <w:p w14:paraId="12052797" w14:textId="374E7F4E" w:rsidR="5F13D769" w:rsidRDefault="04649E90" w:rsidP="5009833A">
      <w:pPr>
        <w:pStyle w:val="Listenabsatz"/>
        <w:numPr>
          <w:ilvl w:val="1"/>
          <w:numId w:val="5"/>
        </w:numPr>
        <w:spacing w:line="360" w:lineRule="auto"/>
        <w:rPr>
          <w:rFonts w:ascii="Arial" w:eastAsia="Arial" w:hAnsi="Arial" w:cs="Arial"/>
          <w:b/>
          <w:bCs/>
          <w:sz w:val="24"/>
          <w:szCs w:val="24"/>
        </w:rPr>
      </w:pPr>
      <w:r w:rsidRPr="5009833A">
        <w:rPr>
          <w:rFonts w:ascii="Arial" w:eastAsia="Arial" w:hAnsi="Arial" w:cs="Arial"/>
          <w:b/>
          <w:bCs/>
          <w:sz w:val="24"/>
          <w:szCs w:val="24"/>
        </w:rPr>
        <w:t>Autorisierungsendpunkt:</w:t>
      </w:r>
      <w:r w:rsidRPr="5009833A">
        <w:rPr>
          <w:rFonts w:ascii="Arial" w:eastAsia="Arial" w:hAnsi="Arial" w:cs="Arial"/>
          <w:sz w:val="24"/>
          <w:szCs w:val="24"/>
        </w:rPr>
        <w:t xml:space="preserve"> Wickelt die interaktive Authentifizierung und Zustimmung des Benutzers ab</w:t>
      </w:r>
      <w:r w:rsidR="2177F0B8" w:rsidRPr="14E92987">
        <w:rPr>
          <w:rFonts w:ascii="Arial" w:eastAsia="Arial" w:hAnsi="Arial" w:cs="Arial"/>
          <w:sz w:val="24"/>
          <w:szCs w:val="24"/>
        </w:rPr>
        <w:t>.</w:t>
      </w:r>
      <w:r w:rsidR="61842240" w:rsidRPr="14E92987">
        <w:rPr>
          <w:rFonts w:ascii="Arial" w:eastAsia="Arial" w:hAnsi="Arial" w:cs="Arial"/>
          <w:sz w:val="24"/>
          <w:szCs w:val="24"/>
        </w:rPr>
        <w:t xml:space="preserve"> Erfolgt, bevor der Token-Endpunkt aufgerufen wird.</w:t>
      </w:r>
    </w:p>
    <w:p w14:paraId="7A0F85BF" w14:textId="6733342C" w:rsidR="14E92987" w:rsidRDefault="14E92987" w:rsidP="14E92987">
      <w:pPr>
        <w:pStyle w:val="Listenabsatz"/>
        <w:spacing w:line="360" w:lineRule="auto"/>
        <w:rPr>
          <w:rFonts w:ascii="Arial" w:eastAsia="Arial" w:hAnsi="Arial" w:cs="Arial"/>
          <w:b/>
          <w:bCs/>
          <w:sz w:val="24"/>
          <w:szCs w:val="24"/>
        </w:rPr>
      </w:pPr>
    </w:p>
    <w:p w14:paraId="1FE3C89F" w14:textId="0350780E" w:rsidR="5F13D769" w:rsidRDefault="04649E90" w:rsidP="5009833A">
      <w:pPr>
        <w:pStyle w:val="Listenabsatz"/>
        <w:numPr>
          <w:ilvl w:val="1"/>
          <w:numId w:val="5"/>
        </w:numPr>
        <w:spacing w:line="360" w:lineRule="auto"/>
        <w:rPr>
          <w:rFonts w:ascii="Arial" w:eastAsia="Arial" w:hAnsi="Arial" w:cs="Arial"/>
          <w:sz w:val="24"/>
          <w:szCs w:val="24"/>
        </w:rPr>
      </w:pPr>
      <w:r w:rsidRPr="5009833A">
        <w:rPr>
          <w:rFonts w:ascii="Arial" w:eastAsia="Arial" w:hAnsi="Arial" w:cs="Arial"/>
          <w:b/>
          <w:bCs/>
          <w:sz w:val="24"/>
          <w:szCs w:val="24"/>
        </w:rPr>
        <w:t>Token-Endpunkt:</w:t>
      </w:r>
      <w:r w:rsidRPr="5009833A">
        <w:rPr>
          <w:rFonts w:ascii="Arial" w:eastAsia="Arial" w:hAnsi="Arial" w:cs="Arial"/>
          <w:sz w:val="24"/>
          <w:szCs w:val="24"/>
        </w:rPr>
        <w:t xml:space="preserve"> </w:t>
      </w:r>
      <w:r w:rsidR="253F9DE7" w:rsidRPr="5009833A">
        <w:rPr>
          <w:rFonts w:ascii="Arial" w:eastAsia="Arial" w:hAnsi="Arial" w:cs="Arial"/>
          <w:sz w:val="24"/>
          <w:szCs w:val="24"/>
        </w:rPr>
        <w:t>Ist in einer Maschine-zu-Maschine Interaktion mit eingebunden</w:t>
      </w:r>
      <w:r w:rsidR="78F8FA3A" w:rsidRPr="14E92987">
        <w:rPr>
          <w:rFonts w:ascii="Arial" w:eastAsia="Arial" w:hAnsi="Arial" w:cs="Arial"/>
          <w:sz w:val="24"/>
          <w:szCs w:val="24"/>
        </w:rPr>
        <w:t xml:space="preserve">. Durch diesen Endpunkt erhält der Benutzer einen </w:t>
      </w:r>
      <w:r w:rsidR="15E6E3B2" w:rsidRPr="14E92987">
        <w:rPr>
          <w:rFonts w:ascii="Arial" w:eastAsia="Arial" w:hAnsi="Arial" w:cs="Arial"/>
          <w:sz w:val="24"/>
          <w:szCs w:val="24"/>
        </w:rPr>
        <w:t>Zugriffstoken für die Autorisierung</w:t>
      </w:r>
      <w:r w:rsidR="78F8FA3A" w:rsidRPr="14E92987">
        <w:rPr>
          <w:rFonts w:ascii="Arial" w:eastAsia="Arial" w:hAnsi="Arial" w:cs="Arial"/>
          <w:sz w:val="24"/>
          <w:szCs w:val="24"/>
        </w:rPr>
        <w:t>.</w:t>
      </w:r>
    </w:p>
    <w:p w14:paraId="4A6E13BC" w14:textId="0F977008" w:rsidR="5F13D769" w:rsidRDefault="5F13D769" w:rsidP="5009833A">
      <w:pPr>
        <w:pStyle w:val="Listenabsatz"/>
        <w:spacing w:line="360" w:lineRule="auto"/>
        <w:rPr>
          <w:rFonts w:ascii="Arial" w:eastAsia="Arial" w:hAnsi="Arial" w:cs="Arial"/>
          <w:b/>
          <w:bCs/>
          <w:sz w:val="24"/>
          <w:szCs w:val="24"/>
        </w:rPr>
      </w:pPr>
    </w:p>
    <w:p w14:paraId="72647423" w14:textId="4876F190" w:rsidR="5F13D769" w:rsidRDefault="06865681" w:rsidP="14E92987">
      <w:pPr>
        <w:pStyle w:val="Listenabsatz"/>
        <w:numPr>
          <w:ilvl w:val="0"/>
          <w:numId w:val="6"/>
        </w:numPr>
        <w:spacing w:line="360" w:lineRule="auto"/>
        <w:rPr>
          <w:rFonts w:ascii="Arial" w:eastAsia="Arial" w:hAnsi="Arial" w:cs="Arial"/>
          <w:sz w:val="24"/>
          <w:szCs w:val="24"/>
        </w:rPr>
      </w:pPr>
      <w:r w:rsidRPr="5009833A">
        <w:rPr>
          <w:rFonts w:ascii="Arial" w:eastAsia="Arial" w:hAnsi="Arial" w:cs="Arial"/>
          <w:sz w:val="24"/>
          <w:szCs w:val="24"/>
        </w:rPr>
        <w:t xml:space="preserve">Der </w:t>
      </w:r>
      <w:proofErr w:type="spellStart"/>
      <w:r w:rsidRPr="5009833A">
        <w:rPr>
          <w:rFonts w:ascii="Arial" w:eastAsia="Arial" w:hAnsi="Arial" w:cs="Arial"/>
          <w:i/>
          <w:iCs/>
          <w:sz w:val="24"/>
          <w:szCs w:val="24"/>
        </w:rPr>
        <w:t>Resource</w:t>
      </w:r>
      <w:proofErr w:type="spellEnd"/>
      <w:r w:rsidRPr="5009833A">
        <w:rPr>
          <w:rFonts w:ascii="Arial" w:eastAsia="Arial" w:hAnsi="Arial" w:cs="Arial"/>
          <w:i/>
          <w:iCs/>
          <w:sz w:val="24"/>
          <w:szCs w:val="24"/>
        </w:rPr>
        <w:t xml:space="preserve"> Server </w:t>
      </w:r>
      <w:r w:rsidRPr="5009833A">
        <w:rPr>
          <w:rFonts w:ascii="Arial" w:eastAsia="Arial" w:hAnsi="Arial" w:cs="Arial"/>
          <w:sz w:val="24"/>
          <w:szCs w:val="24"/>
        </w:rPr>
        <w:t>beschützt die Ressourcen des Benutzers und erhält vom Benutzer Zugriffsanforderungen auf eine Ressource.</w:t>
      </w:r>
      <w:r w:rsidR="3E7FCA46" w:rsidRPr="5009833A">
        <w:rPr>
          <w:rFonts w:ascii="Arial" w:eastAsia="Arial" w:hAnsi="Arial" w:cs="Arial"/>
          <w:sz w:val="24"/>
          <w:szCs w:val="24"/>
        </w:rPr>
        <w:t xml:space="preserve"> Es akzeptiert und validiert den Zugriffstoken des Clients.</w:t>
      </w:r>
    </w:p>
    <w:p w14:paraId="556B5866" w14:textId="29FD7178" w:rsidR="14E92987" w:rsidRDefault="14E92987" w:rsidP="14E92987">
      <w:pPr>
        <w:pStyle w:val="Listenabsatz"/>
        <w:spacing w:line="360" w:lineRule="auto"/>
        <w:rPr>
          <w:rFonts w:ascii="Arial" w:eastAsia="Arial" w:hAnsi="Arial" w:cs="Arial"/>
          <w:sz w:val="24"/>
          <w:szCs w:val="24"/>
        </w:rPr>
      </w:pPr>
    </w:p>
    <w:p w14:paraId="76646C70" w14:textId="618CF1AC" w:rsidR="5F13D769" w:rsidRDefault="7F58B64C" w:rsidP="5009833A">
      <w:pPr>
        <w:spacing w:line="360" w:lineRule="auto"/>
      </w:pPr>
      <w:r>
        <w:rPr>
          <w:noProof/>
        </w:rPr>
        <w:drawing>
          <wp:inline distT="0" distB="0" distL="0" distR="0" wp14:anchorId="20EBB1D4" wp14:editId="5747D2B0">
            <wp:extent cx="3473534" cy="2350281"/>
            <wp:effectExtent l="0" t="0" r="0" b="0"/>
            <wp:docPr id="809399205" name="Picture 80939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399205"/>
                    <pic:cNvPicPr/>
                  </pic:nvPicPr>
                  <pic:blipFill>
                    <a:blip r:embed="rId44">
                      <a:extLst>
                        <a:ext uri="{28A0092B-C50C-407E-A947-70E740481C1C}">
                          <a14:useLocalDpi xmlns:a14="http://schemas.microsoft.com/office/drawing/2010/main" val="0"/>
                        </a:ext>
                      </a:extLst>
                    </a:blip>
                    <a:stretch>
                      <a:fillRect/>
                    </a:stretch>
                  </pic:blipFill>
                  <pic:spPr>
                    <a:xfrm>
                      <a:off x="0" y="0"/>
                      <a:ext cx="3473534" cy="2350281"/>
                    </a:xfrm>
                    <a:prstGeom prst="rect">
                      <a:avLst/>
                    </a:prstGeom>
                  </pic:spPr>
                </pic:pic>
              </a:graphicData>
            </a:graphic>
          </wp:inline>
        </w:drawing>
      </w:r>
    </w:p>
    <w:p w14:paraId="7BD6B545" w14:textId="7AF99E57" w:rsidR="5F13D769" w:rsidRDefault="00EF3312" w:rsidP="00EF3312">
      <w:pPr>
        <w:pStyle w:val="Beschriftung"/>
      </w:pPr>
      <w:bookmarkStart w:id="62" w:name="_Toc170488533"/>
      <w:r>
        <w:t xml:space="preserve">Abbildung </w:t>
      </w:r>
      <w:fldSimple w:instr=" SEQ Abbildung \* ARABIC ">
        <w:r w:rsidR="00667C61">
          <w:rPr>
            <w:noProof/>
          </w:rPr>
          <w:t>5</w:t>
        </w:r>
      </w:fldSimple>
      <w:r>
        <w:t xml:space="preserve">: </w:t>
      </w:r>
      <w:r w:rsidRPr="005B237F">
        <w:t xml:space="preserve">Rollen und </w:t>
      </w:r>
      <w:proofErr w:type="spellStart"/>
      <w:r w:rsidRPr="005B237F">
        <w:t>Authorisationsprozess</w:t>
      </w:r>
      <w:proofErr w:type="spellEnd"/>
      <w:r w:rsidRPr="005B237F">
        <w:t xml:space="preserve"> in OAuth2</w:t>
      </w:r>
      <w:r w:rsidR="00C829FC">
        <w:t xml:space="preserve"> (</w:t>
      </w:r>
      <w:proofErr w:type="spellStart"/>
      <w:r w:rsidR="00C829FC">
        <w:t>Quelle:</w:t>
      </w:r>
      <w:r w:rsidR="00C15E34">
        <w:t>“Medium</w:t>
      </w:r>
      <w:proofErr w:type="spellEnd"/>
      <w:r w:rsidR="00C829FC">
        <w:t>“,</w:t>
      </w:r>
      <w:r w:rsidR="00143948">
        <w:t xml:space="preserve"> </w:t>
      </w:r>
      <w:hyperlink r:id="rId45" w:history="1">
        <w:r w:rsidR="00143948">
          <w:rPr>
            <w:rStyle w:val="Hyperlink"/>
          </w:rPr>
          <w:t>#</w:t>
        </w:r>
        <w:proofErr w:type="gramStart"/>
        <w:r w:rsidR="00143948">
          <w:rPr>
            <w:rStyle w:val="Hyperlink"/>
          </w:rPr>
          <w:t>SpringSecurity:Oauth</w:t>
        </w:r>
        <w:proofErr w:type="gramEnd"/>
        <w:r w:rsidR="00143948">
          <w:rPr>
            <w:rStyle w:val="Hyperlink"/>
          </w:rPr>
          <w:t xml:space="preserve"> 2.0 Roles | Medium</w:t>
        </w:r>
      </w:hyperlink>
      <w:r w:rsidR="00143948">
        <w:t xml:space="preserve">, </w:t>
      </w:r>
      <w:r w:rsidR="00C829FC">
        <w:t xml:space="preserve"> Zugriffsdatum: Juni 2024)</w:t>
      </w:r>
      <w:bookmarkEnd w:id="62"/>
    </w:p>
    <w:p w14:paraId="2EFED6C3" w14:textId="77777777" w:rsidR="00C829FC" w:rsidRPr="00C829FC" w:rsidRDefault="00C829FC" w:rsidP="00C829FC"/>
    <w:p w14:paraId="46B83255" w14:textId="6E2885AD" w:rsidR="5F13D769" w:rsidRDefault="5D0594D4" w:rsidP="5009833A">
      <w:pPr>
        <w:spacing w:line="360" w:lineRule="auto"/>
        <w:rPr>
          <w:rFonts w:ascii="Arial" w:eastAsia="Arial" w:hAnsi="Arial" w:cs="Arial"/>
          <w:sz w:val="24"/>
          <w:szCs w:val="24"/>
        </w:rPr>
      </w:pPr>
      <w:r w:rsidRPr="5009833A">
        <w:rPr>
          <w:rFonts w:ascii="Arial" w:eastAsia="Arial" w:hAnsi="Arial" w:cs="Arial"/>
          <w:sz w:val="24"/>
          <w:szCs w:val="24"/>
        </w:rPr>
        <w:t>Berechtigungen (</w:t>
      </w:r>
      <w:r w:rsidR="3514690A" w:rsidRPr="14E92987">
        <w:rPr>
          <w:rFonts w:ascii="Arial" w:eastAsia="Arial" w:hAnsi="Arial" w:cs="Arial"/>
          <w:sz w:val="24"/>
          <w:szCs w:val="24"/>
        </w:rPr>
        <w:t>G</w:t>
      </w:r>
      <w:r w:rsidRPr="14E92987">
        <w:rPr>
          <w:rFonts w:ascii="Arial" w:eastAsia="Arial" w:hAnsi="Arial" w:cs="Arial"/>
          <w:i/>
          <w:iCs/>
          <w:sz w:val="24"/>
          <w:szCs w:val="24"/>
        </w:rPr>
        <w:t>rants</w:t>
      </w:r>
      <w:r w:rsidRPr="5009833A">
        <w:rPr>
          <w:rFonts w:ascii="Arial" w:eastAsia="Arial" w:hAnsi="Arial" w:cs="Arial"/>
          <w:sz w:val="24"/>
          <w:szCs w:val="24"/>
        </w:rPr>
        <w:t xml:space="preserve">) </w:t>
      </w:r>
      <w:r w:rsidR="75442A9C" w:rsidRPr="5009833A">
        <w:rPr>
          <w:rFonts w:ascii="Arial" w:eastAsia="Arial" w:hAnsi="Arial" w:cs="Arial"/>
          <w:sz w:val="24"/>
          <w:szCs w:val="24"/>
        </w:rPr>
        <w:t xml:space="preserve">in OAuth2 sind </w:t>
      </w:r>
      <w:r w:rsidRPr="5009833A">
        <w:rPr>
          <w:rFonts w:ascii="Arial" w:eastAsia="Arial" w:hAnsi="Arial" w:cs="Arial"/>
          <w:sz w:val="24"/>
          <w:szCs w:val="24"/>
        </w:rPr>
        <w:t xml:space="preserve">“eine Reihe von Schritten, die ein Client ausführen muss, um eine Autorisierung für den Ressourcenzugriff zu erhalten” </w:t>
      </w:r>
      <w:hyperlink r:id="rId46">
        <w:r w:rsidR="359548B8" w:rsidRPr="14E92987">
          <w:rPr>
            <w:rStyle w:val="Hyperlink"/>
            <w:rFonts w:ascii="Arial" w:eastAsia="Arial" w:hAnsi="Arial" w:cs="Arial"/>
            <w:sz w:val="24"/>
            <w:szCs w:val="24"/>
          </w:rPr>
          <w:t>[11]</w:t>
        </w:r>
      </w:hyperlink>
      <w:r w:rsidRPr="14E92987">
        <w:rPr>
          <w:rFonts w:ascii="Arial" w:eastAsia="Arial" w:hAnsi="Arial" w:cs="Arial"/>
          <w:sz w:val="24"/>
          <w:szCs w:val="24"/>
        </w:rPr>
        <w:t>.</w:t>
      </w:r>
    </w:p>
    <w:p w14:paraId="2B269FA2" w14:textId="33A4A46F" w:rsidR="4BBF1049" w:rsidRDefault="4BBF1049" w:rsidP="14E92987">
      <w:pPr>
        <w:spacing w:line="360" w:lineRule="auto"/>
        <w:rPr>
          <w:rFonts w:ascii="Arial" w:eastAsia="Arial" w:hAnsi="Arial" w:cs="Arial"/>
          <w:sz w:val="24"/>
          <w:szCs w:val="24"/>
        </w:rPr>
      </w:pPr>
      <w:r w:rsidRPr="14E92987">
        <w:rPr>
          <w:rFonts w:ascii="Arial" w:eastAsia="Arial" w:hAnsi="Arial" w:cs="Arial"/>
          <w:sz w:val="24"/>
          <w:szCs w:val="24"/>
        </w:rPr>
        <w:t xml:space="preserve">Man spricht oft von </w:t>
      </w:r>
      <w:r w:rsidR="29C5A5EA" w:rsidRPr="14E92987">
        <w:rPr>
          <w:rFonts w:ascii="Arial" w:eastAsia="Arial" w:hAnsi="Arial" w:cs="Arial"/>
          <w:sz w:val="24"/>
          <w:szCs w:val="24"/>
        </w:rPr>
        <w:t xml:space="preserve">dem Prozess </w:t>
      </w:r>
      <w:r w:rsidRPr="14E92987">
        <w:rPr>
          <w:rFonts w:ascii="Arial" w:eastAsia="Arial" w:hAnsi="Arial" w:cs="Arial"/>
          <w:i/>
          <w:iCs/>
          <w:sz w:val="24"/>
          <w:szCs w:val="24"/>
        </w:rPr>
        <w:t>Authentication Flow (Authentifizierungsfluss)</w:t>
      </w:r>
      <w:r w:rsidRPr="14E92987">
        <w:rPr>
          <w:rFonts w:ascii="Arial" w:eastAsia="Arial" w:hAnsi="Arial" w:cs="Arial"/>
          <w:sz w:val="24"/>
          <w:szCs w:val="24"/>
        </w:rPr>
        <w:t xml:space="preserve">, bei dem </w:t>
      </w:r>
      <w:r w:rsidR="35239588" w:rsidRPr="14E92987">
        <w:rPr>
          <w:rFonts w:ascii="Arial" w:eastAsia="Arial" w:hAnsi="Arial" w:cs="Arial"/>
          <w:sz w:val="24"/>
          <w:szCs w:val="24"/>
        </w:rPr>
        <w:t>die Identität des Benutzers zuerst überprüft wird</w:t>
      </w:r>
      <w:r w:rsidR="51A06A16" w:rsidRPr="14E92987">
        <w:rPr>
          <w:rFonts w:ascii="Arial" w:eastAsia="Arial" w:hAnsi="Arial" w:cs="Arial"/>
          <w:sz w:val="24"/>
          <w:szCs w:val="24"/>
        </w:rPr>
        <w:t xml:space="preserve">, bevor Zugriff auf die Ressource </w:t>
      </w:r>
      <w:proofErr w:type="gramStart"/>
      <w:r w:rsidR="51A06A16" w:rsidRPr="14E92987">
        <w:rPr>
          <w:rFonts w:ascii="Arial" w:eastAsia="Arial" w:hAnsi="Arial" w:cs="Arial"/>
          <w:sz w:val="24"/>
          <w:szCs w:val="24"/>
        </w:rPr>
        <w:t>gewährt</w:t>
      </w:r>
      <w:proofErr w:type="gramEnd"/>
      <w:r w:rsidR="51A06A16" w:rsidRPr="14E92987">
        <w:rPr>
          <w:rFonts w:ascii="Arial" w:eastAsia="Arial" w:hAnsi="Arial" w:cs="Arial"/>
          <w:sz w:val="24"/>
          <w:szCs w:val="24"/>
        </w:rPr>
        <w:t xml:space="preserve"> wird </w:t>
      </w:r>
      <w:hyperlink r:id="rId47">
        <w:r w:rsidR="795E489A" w:rsidRPr="14E92987">
          <w:rPr>
            <w:rStyle w:val="Hyperlink"/>
            <w:rFonts w:ascii="Arial" w:eastAsia="Arial" w:hAnsi="Arial" w:cs="Arial"/>
            <w:sz w:val="24"/>
            <w:szCs w:val="24"/>
          </w:rPr>
          <w:t>[11]</w:t>
        </w:r>
      </w:hyperlink>
      <w:r w:rsidRPr="14E92987">
        <w:rPr>
          <w:rFonts w:ascii="Arial" w:eastAsia="Arial" w:hAnsi="Arial" w:cs="Arial"/>
          <w:sz w:val="24"/>
          <w:szCs w:val="24"/>
        </w:rPr>
        <w:t>.</w:t>
      </w:r>
    </w:p>
    <w:p w14:paraId="73E5F484" w14:textId="26BF6D23" w:rsidR="5F13D769" w:rsidRDefault="5D0594D4" w:rsidP="5009833A">
      <w:pPr>
        <w:spacing w:line="360" w:lineRule="auto"/>
        <w:rPr>
          <w:rFonts w:ascii="Arial" w:eastAsia="Arial" w:hAnsi="Arial" w:cs="Arial"/>
          <w:sz w:val="24"/>
          <w:szCs w:val="24"/>
        </w:rPr>
      </w:pPr>
      <w:r w:rsidRPr="5009833A">
        <w:rPr>
          <w:rFonts w:ascii="Arial" w:eastAsia="Arial" w:hAnsi="Arial" w:cs="Arial"/>
          <w:sz w:val="24"/>
          <w:szCs w:val="24"/>
        </w:rPr>
        <w:t xml:space="preserve">Man unterscheidet sieben </w:t>
      </w:r>
      <w:proofErr w:type="spellStart"/>
      <w:r w:rsidRPr="14E92987">
        <w:rPr>
          <w:rFonts w:ascii="Arial" w:eastAsia="Arial" w:hAnsi="Arial" w:cs="Arial"/>
          <w:i/>
          <w:sz w:val="24"/>
          <w:szCs w:val="24"/>
        </w:rPr>
        <w:t>Granttypen</w:t>
      </w:r>
      <w:proofErr w:type="spellEnd"/>
      <w:r w:rsidRPr="5009833A">
        <w:rPr>
          <w:rFonts w:ascii="Arial" w:eastAsia="Arial" w:hAnsi="Arial" w:cs="Arial"/>
          <w:sz w:val="24"/>
          <w:szCs w:val="24"/>
        </w:rPr>
        <w:t>, jedoch werden hier nur die für das Pro</w:t>
      </w:r>
      <w:r w:rsidR="7B6B729E" w:rsidRPr="5009833A">
        <w:rPr>
          <w:rFonts w:ascii="Arial" w:eastAsia="Arial" w:hAnsi="Arial" w:cs="Arial"/>
          <w:sz w:val="24"/>
          <w:szCs w:val="24"/>
        </w:rPr>
        <w:t xml:space="preserve">jekt relevante </w:t>
      </w:r>
      <w:proofErr w:type="spellStart"/>
      <w:r w:rsidR="7B6B729E" w:rsidRPr="14E92987">
        <w:rPr>
          <w:rFonts w:ascii="Arial" w:eastAsia="Arial" w:hAnsi="Arial" w:cs="Arial"/>
          <w:i/>
          <w:sz w:val="24"/>
          <w:szCs w:val="24"/>
        </w:rPr>
        <w:t>Granttypen</w:t>
      </w:r>
      <w:proofErr w:type="spellEnd"/>
      <w:r w:rsidR="7B6B729E" w:rsidRPr="14E92987">
        <w:rPr>
          <w:rFonts w:ascii="Arial" w:eastAsia="Arial" w:hAnsi="Arial" w:cs="Arial"/>
          <w:i/>
          <w:sz w:val="24"/>
          <w:szCs w:val="24"/>
        </w:rPr>
        <w:t xml:space="preserve"> </w:t>
      </w:r>
      <w:r w:rsidR="7B6B729E" w:rsidRPr="5009833A">
        <w:rPr>
          <w:rFonts w:ascii="Arial" w:eastAsia="Arial" w:hAnsi="Arial" w:cs="Arial"/>
          <w:sz w:val="24"/>
          <w:szCs w:val="24"/>
        </w:rPr>
        <w:t>erläutert:</w:t>
      </w:r>
    </w:p>
    <w:p w14:paraId="6C3D7720" w14:textId="0B8293BF" w:rsidR="5F13D769" w:rsidRDefault="6E61FAAD" w:rsidP="5009833A">
      <w:pPr>
        <w:pStyle w:val="Listenabsatz"/>
        <w:numPr>
          <w:ilvl w:val="0"/>
          <w:numId w:val="4"/>
        </w:numPr>
        <w:spacing w:line="360" w:lineRule="auto"/>
        <w:rPr>
          <w:rFonts w:ascii="Arial" w:eastAsia="Arial" w:hAnsi="Arial" w:cs="Arial"/>
          <w:sz w:val="24"/>
          <w:szCs w:val="24"/>
        </w:rPr>
      </w:pPr>
      <w:r w:rsidRPr="5009833A">
        <w:rPr>
          <w:rFonts w:ascii="Arial" w:eastAsia="Arial" w:hAnsi="Arial" w:cs="Arial"/>
          <w:sz w:val="24"/>
          <w:szCs w:val="24"/>
        </w:rPr>
        <w:t xml:space="preserve">Der </w:t>
      </w:r>
      <w:r w:rsidRPr="5009833A">
        <w:rPr>
          <w:rFonts w:ascii="Arial" w:eastAsia="Arial" w:hAnsi="Arial" w:cs="Arial"/>
          <w:i/>
          <w:iCs/>
          <w:sz w:val="24"/>
          <w:szCs w:val="24"/>
        </w:rPr>
        <w:t xml:space="preserve">Client </w:t>
      </w:r>
      <w:proofErr w:type="spellStart"/>
      <w:r w:rsidRPr="5009833A">
        <w:rPr>
          <w:rFonts w:ascii="Arial" w:eastAsia="Arial" w:hAnsi="Arial" w:cs="Arial"/>
          <w:i/>
          <w:iCs/>
          <w:sz w:val="24"/>
          <w:szCs w:val="24"/>
        </w:rPr>
        <w:t>Credentials</w:t>
      </w:r>
      <w:proofErr w:type="spellEnd"/>
      <w:r w:rsidRPr="5009833A">
        <w:rPr>
          <w:rFonts w:ascii="Arial" w:eastAsia="Arial" w:hAnsi="Arial" w:cs="Arial"/>
          <w:i/>
          <w:iCs/>
          <w:sz w:val="24"/>
          <w:szCs w:val="24"/>
        </w:rPr>
        <w:t xml:space="preserve"> Grant Type</w:t>
      </w:r>
      <w:r w:rsidRPr="5009833A">
        <w:rPr>
          <w:rFonts w:ascii="Arial" w:eastAsia="Arial" w:hAnsi="Arial" w:cs="Arial"/>
          <w:sz w:val="24"/>
          <w:szCs w:val="24"/>
        </w:rPr>
        <w:t xml:space="preserve"> wird für automatisierte Prozesse und Microservices verwendet. Zur A</w:t>
      </w:r>
      <w:r w:rsidR="39094F58" w:rsidRPr="5009833A">
        <w:rPr>
          <w:rFonts w:ascii="Arial" w:eastAsia="Arial" w:hAnsi="Arial" w:cs="Arial"/>
          <w:sz w:val="24"/>
          <w:szCs w:val="24"/>
        </w:rPr>
        <w:t>u</w:t>
      </w:r>
      <w:r w:rsidRPr="5009833A">
        <w:rPr>
          <w:rFonts w:ascii="Arial" w:eastAsia="Arial" w:hAnsi="Arial" w:cs="Arial"/>
          <w:sz w:val="24"/>
          <w:szCs w:val="24"/>
        </w:rPr>
        <w:t>thentifizierung w</w:t>
      </w:r>
      <w:r w:rsidR="30C038DA" w:rsidRPr="5009833A">
        <w:rPr>
          <w:rFonts w:ascii="Arial" w:eastAsia="Arial" w:hAnsi="Arial" w:cs="Arial"/>
          <w:sz w:val="24"/>
          <w:szCs w:val="24"/>
        </w:rPr>
        <w:t xml:space="preserve">ird das </w:t>
      </w:r>
      <w:proofErr w:type="spellStart"/>
      <w:r w:rsidR="30C038DA" w:rsidRPr="5009833A">
        <w:rPr>
          <w:rFonts w:ascii="Arial" w:eastAsia="Arial" w:hAnsi="Arial" w:cs="Arial"/>
          <w:i/>
          <w:iCs/>
          <w:sz w:val="24"/>
          <w:szCs w:val="24"/>
        </w:rPr>
        <w:t>client_secret</w:t>
      </w:r>
      <w:proofErr w:type="spellEnd"/>
      <w:r w:rsidR="30C038DA" w:rsidRPr="5009833A">
        <w:rPr>
          <w:rFonts w:ascii="Arial" w:eastAsia="Arial" w:hAnsi="Arial" w:cs="Arial"/>
          <w:i/>
          <w:iCs/>
          <w:sz w:val="24"/>
          <w:szCs w:val="24"/>
        </w:rPr>
        <w:t xml:space="preserve"> </w:t>
      </w:r>
      <w:r w:rsidR="30C038DA" w:rsidRPr="5009833A">
        <w:rPr>
          <w:rFonts w:ascii="Arial" w:eastAsia="Arial" w:hAnsi="Arial" w:cs="Arial"/>
          <w:sz w:val="24"/>
          <w:szCs w:val="24"/>
        </w:rPr>
        <w:t xml:space="preserve">und die </w:t>
      </w:r>
      <w:proofErr w:type="spellStart"/>
      <w:r w:rsidR="30C038DA" w:rsidRPr="5009833A">
        <w:rPr>
          <w:rFonts w:ascii="Arial" w:eastAsia="Arial" w:hAnsi="Arial" w:cs="Arial"/>
          <w:i/>
          <w:iCs/>
          <w:sz w:val="24"/>
          <w:szCs w:val="24"/>
        </w:rPr>
        <w:t>client_id</w:t>
      </w:r>
      <w:proofErr w:type="spellEnd"/>
      <w:r w:rsidR="30C038DA" w:rsidRPr="5009833A">
        <w:rPr>
          <w:rFonts w:ascii="Arial" w:eastAsia="Arial" w:hAnsi="Arial" w:cs="Arial"/>
          <w:sz w:val="24"/>
          <w:szCs w:val="24"/>
        </w:rPr>
        <w:t xml:space="preserve"> benötigt</w:t>
      </w:r>
      <w:r w:rsidR="6221C637" w:rsidRPr="5009833A">
        <w:rPr>
          <w:rFonts w:ascii="Arial" w:eastAsia="Arial" w:hAnsi="Arial" w:cs="Arial"/>
          <w:sz w:val="24"/>
          <w:szCs w:val="24"/>
        </w:rPr>
        <w:t>.</w:t>
      </w:r>
    </w:p>
    <w:p w14:paraId="6C3A69EE" w14:textId="26CD1A38" w:rsidR="5F13D769" w:rsidRDefault="46A64D3C" w:rsidP="5009833A">
      <w:pPr>
        <w:pStyle w:val="Listenabsatz"/>
        <w:numPr>
          <w:ilvl w:val="0"/>
          <w:numId w:val="4"/>
        </w:numPr>
        <w:spacing w:line="360" w:lineRule="auto"/>
        <w:rPr>
          <w:rFonts w:ascii="Arial" w:eastAsia="Arial" w:hAnsi="Arial" w:cs="Arial"/>
          <w:sz w:val="24"/>
          <w:szCs w:val="24"/>
        </w:rPr>
      </w:pPr>
      <w:proofErr w:type="spellStart"/>
      <w:r w:rsidRPr="5009833A">
        <w:rPr>
          <w:rFonts w:ascii="Arial" w:eastAsia="Arial" w:hAnsi="Arial" w:cs="Arial"/>
          <w:sz w:val="24"/>
          <w:szCs w:val="24"/>
        </w:rPr>
        <w:t>Authorization</w:t>
      </w:r>
      <w:proofErr w:type="spellEnd"/>
      <w:r w:rsidRPr="5009833A">
        <w:rPr>
          <w:rFonts w:ascii="Arial" w:eastAsia="Arial" w:hAnsi="Arial" w:cs="Arial"/>
          <w:sz w:val="24"/>
          <w:szCs w:val="24"/>
        </w:rPr>
        <w:t xml:space="preserve"> Code Flow</w:t>
      </w:r>
    </w:p>
    <w:p w14:paraId="5D8F2F66" w14:textId="74B19612" w:rsidR="5F13D769" w:rsidRDefault="2902725C" w:rsidP="5009833A">
      <w:pPr>
        <w:spacing w:line="360" w:lineRule="auto"/>
        <w:rPr>
          <w:rFonts w:ascii="Arial" w:eastAsia="Arial" w:hAnsi="Arial" w:cs="Arial"/>
          <w:sz w:val="24"/>
          <w:szCs w:val="24"/>
        </w:rPr>
      </w:pPr>
      <w:r w:rsidRPr="5009833A">
        <w:rPr>
          <w:rFonts w:ascii="Arial" w:eastAsia="Arial" w:hAnsi="Arial" w:cs="Arial"/>
          <w:sz w:val="24"/>
          <w:szCs w:val="24"/>
        </w:rPr>
        <w:t xml:space="preserve">OpenID Connect </w:t>
      </w:r>
      <w:r w:rsidRPr="5009833A">
        <w:rPr>
          <w:rFonts w:ascii="Arial" w:eastAsia="Arial" w:hAnsi="Arial" w:cs="Arial"/>
          <w:i/>
          <w:iCs/>
          <w:sz w:val="24"/>
          <w:szCs w:val="24"/>
        </w:rPr>
        <w:t>(kurz: OIDC)</w:t>
      </w:r>
      <w:r w:rsidRPr="5009833A">
        <w:rPr>
          <w:rFonts w:ascii="Arial" w:eastAsia="Arial" w:hAnsi="Arial" w:cs="Arial"/>
          <w:sz w:val="24"/>
          <w:szCs w:val="24"/>
        </w:rPr>
        <w:t xml:space="preserve"> ist ein Authentifizierungsprotokoll, bzw. </w:t>
      </w:r>
      <w:r w:rsidR="005FB032" w:rsidRPr="14E92987">
        <w:rPr>
          <w:rFonts w:ascii="Arial" w:eastAsia="Arial" w:hAnsi="Arial" w:cs="Arial"/>
          <w:sz w:val="24"/>
          <w:szCs w:val="24"/>
        </w:rPr>
        <w:t>e</w:t>
      </w:r>
      <w:r w:rsidR="32001099" w:rsidRPr="14E92987">
        <w:rPr>
          <w:rFonts w:ascii="Arial" w:eastAsia="Arial" w:hAnsi="Arial" w:cs="Arial"/>
          <w:sz w:val="24"/>
          <w:szCs w:val="24"/>
        </w:rPr>
        <w:t>in</w:t>
      </w:r>
      <w:r w:rsidRPr="5009833A">
        <w:rPr>
          <w:rFonts w:ascii="Arial" w:eastAsia="Arial" w:hAnsi="Arial" w:cs="Arial"/>
          <w:sz w:val="24"/>
          <w:szCs w:val="24"/>
        </w:rPr>
        <w:t xml:space="preserve"> Identitätsprotokoll </w:t>
      </w:r>
      <w:hyperlink r:id="rId48">
        <w:r w:rsidR="32001099" w:rsidRPr="14E92987">
          <w:rPr>
            <w:rStyle w:val="Hyperlink"/>
            <w:rFonts w:ascii="Arial" w:eastAsia="Arial" w:hAnsi="Arial" w:cs="Arial"/>
            <w:sz w:val="24"/>
            <w:szCs w:val="24"/>
          </w:rPr>
          <w:t>[1</w:t>
        </w:r>
        <w:r w:rsidR="7065C193" w:rsidRPr="14E92987">
          <w:rPr>
            <w:rStyle w:val="Hyperlink"/>
            <w:rFonts w:ascii="Arial" w:eastAsia="Arial" w:hAnsi="Arial" w:cs="Arial"/>
            <w:sz w:val="24"/>
            <w:szCs w:val="24"/>
          </w:rPr>
          <w:t>2</w:t>
        </w:r>
        <w:r w:rsidR="32001099" w:rsidRPr="14E92987">
          <w:rPr>
            <w:rStyle w:val="Hyperlink"/>
            <w:rFonts w:ascii="Arial" w:eastAsia="Arial" w:hAnsi="Arial" w:cs="Arial"/>
            <w:sz w:val="24"/>
            <w:szCs w:val="24"/>
          </w:rPr>
          <w:t>]</w:t>
        </w:r>
      </w:hyperlink>
      <w:r w:rsidR="6F1457AA" w:rsidRPr="14E92987">
        <w:rPr>
          <w:rFonts w:ascii="Arial" w:eastAsia="Arial" w:hAnsi="Arial" w:cs="Arial"/>
          <w:sz w:val="24"/>
          <w:szCs w:val="24"/>
        </w:rPr>
        <w:t>,</w:t>
      </w:r>
      <w:r w:rsidR="2A5D81E0" w:rsidRPr="5009833A">
        <w:rPr>
          <w:rFonts w:ascii="Arial" w:eastAsia="Arial" w:hAnsi="Arial" w:cs="Arial"/>
          <w:sz w:val="24"/>
          <w:szCs w:val="24"/>
        </w:rPr>
        <w:t xml:space="preserve"> welches OAuth2 i</w:t>
      </w:r>
      <w:ins w:id="63" w:author="Michael Prib" w:date="2024-06-27T14:28:00Z">
        <w:r w:rsidR="2A5D81E0" w:rsidRPr="5009833A">
          <w:rPr>
            <w:rFonts w:ascii="Arial" w:eastAsia="Arial" w:hAnsi="Arial" w:cs="Arial"/>
            <w:sz w:val="24"/>
            <w:szCs w:val="24"/>
          </w:rPr>
          <w:t>n Anwendungen</w:t>
        </w:r>
        <w:r w:rsidR="75B2A074" w:rsidRPr="14E92987">
          <w:rPr>
            <w:rFonts w:ascii="Arial" w:eastAsia="Arial" w:hAnsi="Arial" w:cs="Arial"/>
            <w:sz w:val="24"/>
            <w:szCs w:val="24"/>
          </w:rPr>
          <w:t xml:space="preserve"> ergänzt</w:t>
        </w:r>
      </w:ins>
      <w:r w:rsidR="32001099" w:rsidRPr="14E92987">
        <w:rPr>
          <w:rFonts w:ascii="Arial" w:eastAsia="Arial" w:hAnsi="Arial" w:cs="Arial"/>
          <w:sz w:val="24"/>
          <w:szCs w:val="24"/>
        </w:rPr>
        <w:t>.</w:t>
      </w:r>
      <w:r w:rsidRPr="5009833A">
        <w:rPr>
          <w:rFonts w:ascii="Arial" w:eastAsia="Arial" w:hAnsi="Arial" w:cs="Arial"/>
          <w:sz w:val="24"/>
          <w:szCs w:val="24"/>
        </w:rPr>
        <w:t xml:space="preserve"> </w:t>
      </w:r>
      <w:r w:rsidR="06FF9B65" w:rsidRPr="5009833A">
        <w:rPr>
          <w:rFonts w:ascii="Arial" w:eastAsia="Arial" w:hAnsi="Arial" w:cs="Arial"/>
          <w:sz w:val="24"/>
          <w:szCs w:val="24"/>
        </w:rPr>
        <w:t xml:space="preserve">OIDC </w:t>
      </w:r>
      <w:r w:rsidR="4AE283AE" w:rsidRPr="5009833A">
        <w:rPr>
          <w:rFonts w:ascii="Arial" w:eastAsia="Arial" w:hAnsi="Arial" w:cs="Arial"/>
          <w:sz w:val="24"/>
          <w:szCs w:val="24"/>
        </w:rPr>
        <w:t>verifiziert</w:t>
      </w:r>
      <w:r w:rsidR="06FF9B65" w:rsidRPr="5009833A">
        <w:rPr>
          <w:rFonts w:ascii="Arial" w:eastAsia="Arial" w:hAnsi="Arial" w:cs="Arial"/>
          <w:sz w:val="24"/>
          <w:szCs w:val="24"/>
        </w:rPr>
        <w:t xml:space="preserve"> </w:t>
      </w:r>
      <w:r w:rsidR="61FE3A3A" w:rsidRPr="14E92987">
        <w:rPr>
          <w:rFonts w:ascii="Arial" w:eastAsia="Arial" w:hAnsi="Arial" w:cs="Arial"/>
          <w:sz w:val="24"/>
          <w:szCs w:val="24"/>
        </w:rPr>
        <w:t xml:space="preserve">erst </w:t>
      </w:r>
      <w:r w:rsidR="06FF9B65" w:rsidRPr="5009833A">
        <w:rPr>
          <w:rFonts w:ascii="Arial" w:eastAsia="Arial" w:hAnsi="Arial" w:cs="Arial"/>
          <w:sz w:val="24"/>
          <w:szCs w:val="24"/>
        </w:rPr>
        <w:t>die Identität eines Clients</w:t>
      </w:r>
      <w:r w:rsidR="1AC0A4D2" w:rsidRPr="5009833A">
        <w:rPr>
          <w:rFonts w:ascii="Arial" w:eastAsia="Arial" w:hAnsi="Arial" w:cs="Arial"/>
          <w:sz w:val="24"/>
          <w:szCs w:val="24"/>
        </w:rPr>
        <w:t xml:space="preserve"> (wird in OIDC auch als </w:t>
      </w:r>
      <w:proofErr w:type="spellStart"/>
      <w:r w:rsidR="1AC0A4D2" w:rsidRPr="5009833A">
        <w:rPr>
          <w:rFonts w:ascii="Arial" w:eastAsia="Arial" w:hAnsi="Arial" w:cs="Arial"/>
          <w:i/>
          <w:iCs/>
          <w:sz w:val="24"/>
          <w:szCs w:val="24"/>
        </w:rPr>
        <w:t>Relying</w:t>
      </w:r>
      <w:proofErr w:type="spellEnd"/>
      <w:r w:rsidR="1AC0A4D2" w:rsidRPr="5009833A">
        <w:rPr>
          <w:rFonts w:ascii="Arial" w:eastAsia="Arial" w:hAnsi="Arial" w:cs="Arial"/>
          <w:i/>
          <w:iCs/>
          <w:sz w:val="24"/>
          <w:szCs w:val="24"/>
        </w:rPr>
        <w:t xml:space="preserve"> Party (kurz: RP)</w:t>
      </w:r>
      <w:r w:rsidR="1AC0A4D2" w:rsidRPr="5009833A">
        <w:rPr>
          <w:rFonts w:ascii="Arial" w:eastAsia="Arial" w:hAnsi="Arial" w:cs="Arial"/>
          <w:sz w:val="24"/>
          <w:szCs w:val="24"/>
        </w:rPr>
        <w:t xml:space="preserve"> bezeichnet), </w:t>
      </w:r>
      <w:r w:rsidR="60FC3C8F" w:rsidRPr="5009833A">
        <w:rPr>
          <w:rFonts w:ascii="Arial" w:eastAsia="Arial" w:hAnsi="Arial" w:cs="Arial"/>
          <w:sz w:val="24"/>
          <w:szCs w:val="24"/>
        </w:rPr>
        <w:t xml:space="preserve">bevor der Autorisierungsprozess </w:t>
      </w:r>
      <w:ins w:id="64" w:author="Michael Prib" w:date="2024-06-27T14:29:00Z">
        <w:r w:rsidR="60FC3C8F" w:rsidRPr="5009833A">
          <w:rPr>
            <w:rFonts w:ascii="Arial" w:eastAsia="Arial" w:hAnsi="Arial" w:cs="Arial"/>
            <w:sz w:val="24"/>
            <w:szCs w:val="24"/>
          </w:rPr>
          <w:t>durch OAuth2</w:t>
        </w:r>
        <w:r w:rsidR="0BE7107C" w:rsidRPr="14E92987">
          <w:rPr>
            <w:rFonts w:ascii="Arial" w:eastAsia="Arial" w:hAnsi="Arial" w:cs="Arial"/>
            <w:sz w:val="24"/>
            <w:szCs w:val="24"/>
          </w:rPr>
          <w:t xml:space="preserve"> erfolgt</w:t>
        </w:r>
      </w:ins>
      <w:r w:rsidR="4F9D804C" w:rsidRPr="14E92987">
        <w:rPr>
          <w:rFonts w:ascii="Arial" w:eastAsia="Arial" w:hAnsi="Arial" w:cs="Arial"/>
          <w:sz w:val="24"/>
          <w:szCs w:val="24"/>
        </w:rPr>
        <w:t>.</w:t>
      </w:r>
      <w:r w:rsidR="032CE092" w:rsidRPr="5009833A">
        <w:rPr>
          <w:rFonts w:ascii="Arial" w:eastAsia="Arial" w:hAnsi="Arial" w:cs="Arial"/>
          <w:sz w:val="24"/>
          <w:szCs w:val="24"/>
        </w:rPr>
        <w:t xml:space="preserve"> Die “Identitätsschicht” </w:t>
      </w:r>
      <w:hyperlink r:id="rId49">
        <w:r w:rsidR="03E6A614" w:rsidRPr="14E92987">
          <w:rPr>
            <w:rStyle w:val="Hyperlink"/>
            <w:rFonts w:ascii="Arial" w:eastAsia="Arial" w:hAnsi="Arial" w:cs="Arial"/>
            <w:sz w:val="24"/>
            <w:szCs w:val="24"/>
          </w:rPr>
          <w:t>[12]</w:t>
        </w:r>
      </w:hyperlink>
      <w:r w:rsidR="26A87AB6" w:rsidRPr="14E92987">
        <w:rPr>
          <w:rFonts w:ascii="Arial" w:eastAsia="Arial" w:hAnsi="Arial" w:cs="Arial"/>
          <w:sz w:val="24"/>
          <w:szCs w:val="24"/>
        </w:rPr>
        <w:t>, die OIDC verfügbar macht</w:t>
      </w:r>
      <w:r w:rsidR="3712EB14" w:rsidRPr="14E92987">
        <w:rPr>
          <w:rFonts w:ascii="Arial" w:eastAsia="Arial" w:hAnsi="Arial" w:cs="Arial"/>
          <w:sz w:val="24"/>
          <w:szCs w:val="24"/>
        </w:rPr>
        <w:t xml:space="preserve">, </w:t>
      </w:r>
      <w:r w:rsidR="26A87AB6" w:rsidRPr="14E92987">
        <w:rPr>
          <w:rFonts w:ascii="Arial" w:eastAsia="Arial" w:hAnsi="Arial" w:cs="Arial"/>
          <w:sz w:val="24"/>
          <w:szCs w:val="24"/>
        </w:rPr>
        <w:t>liegt also über der “</w:t>
      </w:r>
      <w:r w:rsidR="41CB1EE9" w:rsidRPr="14E92987">
        <w:rPr>
          <w:rFonts w:ascii="Arial" w:eastAsia="Arial" w:hAnsi="Arial" w:cs="Arial"/>
          <w:sz w:val="24"/>
          <w:szCs w:val="24"/>
        </w:rPr>
        <w:t>Autorisierungsschicht</w:t>
      </w:r>
      <w:r w:rsidR="26A87AB6" w:rsidRPr="14E92987">
        <w:rPr>
          <w:rFonts w:ascii="Arial" w:eastAsia="Arial" w:hAnsi="Arial" w:cs="Arial"/>
          <w:sz w:val="24"/>
          <w:szCs w:val="24"/>
        </w:rPr>
        <w:t xml:space="preserve">” </w:t>
      </w:r>
      <w:hyperlink r:id="rId50">
        <w:r w:rsidR="251D5147" w:rsidRPr="14E92987">
          <w:rPr>
            <w:rStyle w:val="Hyperlink"/>
            <w:rFonts w:ascii="Arial" w:eastAsia="Arial" w:hAnsi="Arial" w:cs="Arial"/>
            <w:sz w:val="24"/>
            <w:szCs w:val="24"/>
          </w:rPr>
          <w:t>[12]</w:t>
        </w:r>
      </w:hyperlink>
      <w:r w:rsidR="251D5147" w:rsidRPr="14E92987">
        <w:rPr>
          <w:rFonts w:ascii="Arial" w:eastAsia="Arial" w:hAnsi="Arial" w:cs="Arial"/>
          <w:sz w:val="24"/>
          <w:szCs w:val="24"/>
        </w:rPr>
        <w:t>,</w:t>
      </w:r>
      <w:r w:rsidR="26A87AB6" w:rsidRPr="14E92987">
        <w:rPr>
          <w:rFonts w:ascii="Arial" w:eastAsia="Arial" w:hAnsi="Arial" w:cs="Arial"/>
          <w:sz w:val="24"/>
          <w:szCs w:val="24"/>
        </w:rPr>
        <w:t>, die OAuth2 bereitstellt.</w:t>
      </w:r>
      <w:r w:rsidR="0DB01725" w:rsidRPr="14E92987">
        <w:rPr>
          <w:rFonts w:ascii="Arial" w:eastAsia="Arial" w:hAnsi="Arial" w:cs="Arial"/>
          <w:sz w:val="24"/>
          <w:szCs w:val="24"/>
        </w:rPr>
        <w:t xml:space="preserve"> </w:t>
      </w:r>
      <w:r w:rsidR="2B516218" w:rsidRPr="5009833A">
        <w:rPr>
          <w:rFonts w:ascii="Arial" w:eastAsia="Arial" w:hAnsi="Arial" w:cs="Arial"/>
          <w:sz w:val="24"/>
          <w:szCs w:val="24"/>
        </w:rPr>
        <w:t xml:space="preserve">Um die Identitätsschicht bereitzustellen, werden Tokens verwendet. </w:t>
      </w:r>
      <w:r w:rsidR="0DB01725" w:rsidRPr="14E92987">
        <w:rPr>
          <w:rFonts w:ascii="Arial" w:eastAsia="Arial" w:hAnsi="Arial" w:cs="Arial"/>
          <w:sz w:val="24"/>
          <w:szCs w:val="24"/>
        </w:rPr>
        <w:t xml:space="preserve">Man unterscheidet drei </w:t>
      </w:r>
      <w:proofErr w:type="spellStart"/>
      <w:r w:rsidR="0DB01725" w:rsidRPr="14E92987">
        <w:rPr>
          <w:rFonts w:ascii="Arial" w:eastAsia="Arial" w:hAnsi="Arial" w:cs="Arial"/>
          <w:sz w:val="24"/>
          <w:szCs w:val="24"/>
        </w:rPr>
        <w:t>Tokentypen</w:t>
      </w:r>
      <w:proofErr w:type="spellEnd"/>
      <w:r w:rsidR="0DB01725" w:rsidRPr="14E92987">
        <w:rPr>
          <w:rFonts w:ascii="Arial" w:eastAsia="Arial" w:hAnsi="Arial" w:cs="Arial"/>
          <w:sz w:val="24"/>
          <w:szCs w:val="24"/>
        </w:rPr>
        <w:t xml:space="preserve"> in OIDC</w:t>
      </w:r>
      <w:r w:rsidR="5FFDC075" w:rsidRPr="14E92987">
        <w:rPr>
          <w:rFonts w:ascii="Arial" w:eastAsia="Arial" w:hAnsi="Arial" w:cs="Arial"/>
          <w:sz w:val="24"/>
          <w:szCs w:val="24"/>
        </w:rPr>
        <w:t xml:space="preserve"> </w:t>
      </w:r>
      <w:hyperlink r:id="rId51">
        <w:r w:rsidR="5FFDC075" w:rsidRPr="14E92987">
          <w:rPr>
            <w:rStyle w:val="Hyperlink"/>
            <w:rFonts w:ascii="Arial" w:eastAsia="Arial" w:hAnsi="Arial" w:cs="Arial"/>
            <w:sz w:val="24"/>
            <w:szCs w:val="24"/>
          </w:rPr>
          <w:t>[13]</w:t>
        </w:r>
      </w:hyperlink>
      <w:r w:rsidR="0DB01725" w:rsidRPr="14E92987">
        <w:rPr>
          <w:rFonts w:ascii="Arial" w:eastAsia="Arial" w:hAnsi="Arial" w:cs="Arial"/>
          <w:sz w:val="24"/>
          <w:szCs w:val="24"/>
        </w:rPr>
        <w:t>:</w:t>
      </w:r>
    </w:p>
    <w:p w14:paraId="3F507C13" w14:textId="45BD41C6" w:rsidR="5F13D769" w:rsidRDefault="6B34BD0E" w:rsidP="5009833A">
      <w:pPr>
        <w:pStyle w:val="Listenabsatz"/>
        <w:numPr>
          <w:ilvl w:val="0"/>
          <w:numId w:val="2"/>
        </w:numPr>
        <w:spacing w:line="360" w:lineRule="auto"/>
        <w:rPr>
          <w:rFonts w:ascii="Arial" w:eastAsia="Arial" w:hAnsi="Arial" w:cs="Arial"/>
          <w:sz w:val="24"/>
          <w:szCs w:val="24"/>
        </w:rPr>
      </w:pPr>
      <w:r w:rsidRPr="5009833A">
        <w:rPr>
          <w:rFonts w:ascii="Arial" w:eastAsia="Arial" w:hAnsi="Arial" w:cs="Arial"/>
          <w:i/>
          <w:iCs/>
          <w:sz w:val="24"/>
          <w:szCs w:val="24"/>
        </w:rPr>
        <w:t>ID-Tokens</w:t>
      </w:r>
      <w:r w:rsidR="27BA046B" w:rsidRPr="5009833A">
        <w:rPr>
          <w:rFonts w:ascii="Arial" w:eastAsia="Arial" w:hAnsi="Arial" w:cs="Arial"/>
          <w:i/>
          <w:iCs/>
          <w:sz w:val="24"/>
          <w:szCs w:val="24"/>
        </w:rPr>
        <w:t xml:space="preserve"> sind </w:t>
      </w:r>
      <w:r w:rsidR="27BA046B" w:rsidRPr="5009833A">
        <w:rPr>
          <w:rFonts w:ascii="Arial" w:eastAsia="Arial" w:hAnsi="Arial" w:cs="Arial"/>
          <w:sz w:val="24"/>
          <w:szCs w:val="24"/>
        </w:rPr>
        <w:t xml:space="preserve">im JWT-Format und </w:t>
      </w:r>
      <w:r w:rsidR="6BE91C53" w:rsidRPr="5009833A">
        <w:rPr>
          <w:rFonts w:ascii="Arial" w:eastAsia="Arial" w:hAnsi="Arial" w:cs="Arial"/>
          <w:sz w:val="24"/>
          <w:szCs w:val="24"/>
        </w:rPr>
        <w:t>können Identitätsdaten bereitstellen.</w:t>
      </w:r>
    </w:p>
    <w:p w14:paraId="14E1B245" w14:textId="7BA026FC" w:rsidR="5F13D769" w:rsidRDefault="5C052536" w:rsidP="5009833A">
      <w:pPr>
        <w:pStyle w:val="Listenabsatz"/>
        <w:numPr>
          <w:ilvl w:val="0"/>
          <w:numId w:val="2"/>
        </w:numPr>
        <w:spacing w:line="360" w:lineRule="auto"/>
        <w:rPr>
          <w:rFonts w:ascii="Arial" w:eastAsia="Arial" w:hAnsi="Arial" w:cs="Arial"/>
          <w:sz w:val="24"/>
          <w:szCs w:val="24"/>
        </w:rPr>
      </w:pPr>
      <w:commentRangeStart w:id="65"/>
      <w:r w:rsidRPr="5009833A">
        <w:rPr>
          <w:rFonts w:ascii="Arial" w:eastAsia="Arial" w:hAnsi="Arial" w:cs="Arial"/>
          <w:i/>
          <w:iCs/>
          <w:sz w:val="24"/>
          <w:szCs w:val="24"/>
        </w:rPr>
        <w:t xml:space="preserve">Access Tokens </w:t>
      </w:r>
      <w:r w:rsidR="0FED68BB" w:rsidRPr="5009833A">
        <w:rPr>
          <w:rFonts w:ascii="Arial" w:eastAsia="Arial" w:hAnsi="Arial" w:cs="Arial"/>
          <w:sz w:val="24"/>
          <w:szCs w:val="24"/>
        </w:rPr>
        <w:t>zeichnen sich durch eine kurze Lebensdauer aus.</w:t>
      </w:r>
      <w:r w:rsidR="6FB44B90" w:rsidRPr="2F2F1BCE">
        <w:rPr>
          <w:rFonts w:ascii="Arial" w:eastAsia="Arial" w:hAnsi="Arial" w:cs="Arial"/>
          <w:sz w:val="24"/>
          <w:szCs w:val="24"/>
        </w:rPr>
        <w:t xml:space="preserve"> Ihre Gültigkeitsdauer läuft nach einer festgesetzten Zeit ab und wenn die Zeit abgelaufen ist, kann man sich mit den Tokens nicht mehr authentifizieren.</w:t>
      </w:r>
      <w:r w:rsidR="13B4A036" w:rsidRPr="2F2F1BCE">
        <w:rPr>
          <w:rFonts w:ascii="Arial" w:eastAsia="Arial" w:hAnsi="Arial" w:cs="Arial"/>
          <w:sz w:val="24"/>
          <w:szCs w:val="24"/>
        </w:rPr>
        <w:t xml:space="preserve"> </w:t>
      </w:r>
      <w:r w:rsidR="507A5769" w:rsidRPr="2F2F1BCE">
        <w:rPr>
          <w:rFonts w:ascii="Arial" w:eastAsia="Arial" w:hAnsi="Arial" w:cs="Arial"/>
          <w:sz w:val="24"/>
          <w:szCs w:val="24"/>
        </w:rPr>
        <w:t>Sie dienen dazu,</w:t>
      </w:r>
      <w:r w:rsidR="56A17B2A" w:rsidRPr="2F2F1BCE">
        <w:rPr>
          <w:rFonts w:ascii="Arial" w:eastAsia="Arial" w:hAnsi="Arial" w:cs="Arial"/>
          <w:sz w:val="24"/>
          <w:szCs w:val="24"/>
        </w:rPr>
        <w:t xml:space="preserve"> dass der Benutzer auf die gewünschte Ressource Zugriff erlangt.</w:t>
      </w:r>
    </w:p>
    <w:p w14:paraId="4A576C56" w14:textId="10C254F4" w:rsidR="5F13D769" w:rsidRDefault="0FED68BB" w:rsidP="5009833A">
      <w:pPr>
        <w:pStyle w:val="Listenabsatz"/>
        <w:numPr>
          <w:ilvl w:val="0"/>
          <w:numId w:val="2"/>
        </w:numPr>
        <w:spacing w:line="360" w:lineRule="auto"/>
        <w:rPr>
          <w:rFonts w:ascii="Arial" w:eastAsia="Arial" w:hAnsi="Arial" w:cs="Arial"/>
          <w:sz w:val="24"/>
          <w:szCs w:val="24"/>
        </w:rPr>
      </w:pPr>
      <w:r w:rsidRPr="5009833A">
        <w:rPr>
          <w:rFonts w:ascii="Arial" w:eastAsia="Arial" w:hAnsi="Arial" w:cs="Arial"/>
          <w:i/>
          <w:iCs/>
          <w:sz w:val="24"/>
          <w:szCs w:val="24"/>
        </w:rPr>
        <w:t xml:space="preserve">Refresh Tokens </w:t>
      </w:r>
      <w:r w:rsidRPr="2F2F1BCE">
        <w:rPr>
          <w:rFonts w:ascii="Arial" w:eastAsia="Arial" w:hAnsi="Arial" w:cs="Arial"/>
          <w:i/>
          <w:sz w:val="24"/>
          <w:szCs w:val="24"/>
        </w:rPr>
        <w:t xml:space="preserve">sind </w:t>
      </w:r>
      <w:r w:rsidR="09F7E3EF" w:rsidRPr="2F2F1BCE">
        <w:rPr>
          <w:rFonts w:ascii="Arial" w:eastAsia="Arial" w:hAnsi="Arial" w:cs="Arial"/>
          <w:i/>
          <w:iCs/>
          <w:sz w:val="24"/>
          <w:szCs w:val="24"/>
        </w:rPr>
        <w:t xml:space="preserve">neue angeforderte Access Tokens. </w:t>
      </w:r>
      <w:r w:rsidR="09F7E3EF" w:rsidRPr="2F2F1BCE">
        <w:rPr>
          <w:rFonts w:ascii="Arial" w:eastAsia="Arial" w:hAnsi="Arial" w:cs="Arial"/>
          <w:sz w:val="24"/>
          <w:szCs w:val="24"/>
        </w:rPr>
        <w:t xml:space="preserve">Sie </w:t>
      </w:r>
      <w:r w:rsidR="7171F18C" w:rsidRPr="2F2F1BCE">
        <w:rPr>
          <w:rFonts w:ascii="Arial" w:eastAsia="Arial" w:hAnsi="Arial" w:cs="Arial"/>
          <w:sz w:val="24"/>
          <w:szCs w:val="24"/>
        </w:rPr>
        <w:t xml:space="preserve">sind </w:t>
      </w:r>
      <w:r w:rsidRPr="5009833A">
        <w:rPr>
          <w:rFonts w:ascii="Arial" w:eastAsia="Arial" w:hAnsi="Arial" w:cs="Arial"/>
          <w:sz w:val="24"/>
          <w:szCs w:val="24"/>
        </w:rPr>
        <w:t>hingegen zu den Access Tokens langlebig.</w:t>
      </w:r>
      <w:r w:rsidR="0D95F981" w:rsidRPr="2F2F1BCE">
        <w:rPr>
          <w:rFonts w:ascii="Arial" w:eastAsia="Arial" w:hAnsi="Arial" w:cs="Arial"/>
          <w:sz w:val="24"/>
          <w:szCs w:val="24"/>
        </w:rPr>
        <w:t xml:space="preserve"> Sie </w:t>
      </w:r>
      <w:ins w:id="66" w:author="Michael Prib" w:date="2024-06-27T14:30:00Z">
        <w:r w:rsidR="23D07068" w:rsidRPr="2F2F1BCE">
          <w:rPr>
            <w:rFonts w:ascii="Arial" w:eastAsia="Arial" w:hAnsi="Arial" w:cs="Arial"/>
            <w:sz w:val="24"/>
            <w:szCs w:val="24"/>
          </w:rPr>
          <w:t>haben</w:t>
        </w:r>
      </w:ins>
      <w:r w:rsidR="0D95F981" w:rsidRPr="2F2F1BCE">
        <w:rPr>
          <w:rFonts w:ascii="Arial" w:eastAsia="Arial" w:hAnsi="Arial" w:cs="Arial"/>
          <w:sz w:val="24"/>
          <w:szCs w:val="24"/>
        </w:rPr>
        <w:t xml:space="preserve"> keine festgesetzte Gültigkeitsdauer.</w:t>
      </w:r>
      <w:r w:rsidR="37623B58" w:rsidRPr="2F2F1BCE">
        <w:rPr>
          <w:rFonts w:ascii="Arial" w:eastAsia="Arial" w:hAnsi="Arial" w:cs="Arial"/>
          <w:sz w:val="24"/>
          <w:szCs w:val="24"/>
        </w:rPr>
        <w:t xml:space="preserve"> Der Vorteil dieses Tokens ist, dass sie automatisch neu generiert werden, mit der sich der Benutzer anmelden kann.</w:t>
      </w:r>
      <w:commentRangeEnd w:id="65"/>
      <w:r>
        <w:rPr>
          <w:rStyle w:val="Kommentarzeichen"/>
        </w:rPr>
        <w:commentReference w:id="65"/>
      </w:r>
    </w:p>
    <w:p w14:paraId="3F786EDC" w14:textId="75D3E338" w:rsidR="3DB9F140" w:rsidRDefault="3DB9F140" w:rsidP="14E92987">
      <w:pPr>
        <w:spacing w:before="240" w:after="240" w:line="360" w:lineRule="auto"/>
      </w:pPr>
      <w:r w:rsidRPr="14E92987">
        <w:rPr>
          <w:rFonts w:ascii="Arial" w:eastAsia="Arial" w:hAnsi="Arial" w:cs="Arial"/>
          <w:sz w:val="24"/>
          <w:szCs w:val="24"/>
        </w:rPr>
        <w:t>OpenID Connect (OIDC) ergänzt OAuth2 durch zusätzliche Funktionen für die Authentifizierung und Identitätsverwaltung:</w:t>
      </w:r>
    </w:p>
    <w:p w14:paraId="4138F081" w14:textId="5EFBBC0C" w:rsidR="3DB9F140" w:rsidRDefault="3DB9F140" w:rsidP="14E92987">
      <w:pPr>
        <w:pStyle w:val="Listenabsatz"/>
        <w:numPr>
          <w:ilvl w:val="0"/>
          <w:numId w:val="7"/>
        </w:numPr>
        <w:spacing w:before="240" w:after="240" w:line="360" w:lineRule="auto"/>
        <w:rPr>
          <w:rFonts w:ascii="Arial" w:eastAsia="Arial" w:hAnsi="Arial" w:cs="Arial"/>
          <w:sz w:val="24"/>
          <w:szCs w:val="24"/>
        </w:rPr>
      </w:pPr>
      <w:r w:rsidRPr="14E92987">
        <w:rPr>
          <w:rFonts w:ascii="Arial" w:eastAsia="Arial" w:hAnsi="Arial" w:cs="Arial"/>
          <w:b/>
          <w:bCs/>
          <w:sz w:val="24"/>
          <w:szCs w:val="24"/>
        </w:rPr>
        <w:t>Authentifizierung des Benutzers</w:t>
      </w:r>
      <w:r w:rsidRPr="14E92987">
        <w:rPr>
          <w:rFonts w:ascii="Arial" w:eastAsia="Arial" w:hAnsi="Arial" w:cs="Arial"/>
          <w:sz w:val="24"/>
          <w:szCs w:val="24"/>
        </w:rPr>
        <w:t>: OIDC ermöglicht es dem Client, mithilfe von ID-Tokens (JWT</w:t>
      </w:r>
      <w:r w:rsidR="09F5F15B" w:rsidRPr="14E92987">
        <w:rPr>
          <w:rFonts w:ascii="Arial" w:eastAsia="Arial" w:hAnsi="Arial" w:cs="Arial"/>
          <w:sz w:val="24"/>
          <w:szCs w:val="24"/>
        </w:rPr>
        <w:t>-Tokens</w:t>
      </w:r>
      <w:r w:rsidRPr="14E92987">
        <w:rPr>
          <w:rFonts w:ascii="Arial" w:eastAsia="Arial" w:hAnsi="Arial" w:cs="Arial"/>
          <w:sz w:val="24"/>
          <w:szCs w:val="24"/>
        </w:rPr>
        <w:t>) die Identität des Benutzers zu überprüfen. Diese Tokens werden oft in Verbindung mit OAuth2 verwendet, um sicherzustellen, dass der Benutzer, der Zugriff auf Ressourcen beantragt, auch tatsächlich authentifiziert ist.</w:t>
      </w:r>
    </w:p>
    <w:p w14:paraId="2AFB2DAD" w14:textId="3FBC7E4E" w:rsidR="14E92987" w:rsidRDefault="14E92987" w:rsidP="14E92987">
      <w:pPr>
        <w:pStyle w:val="Listenabsatz"/>
        <w:spacing w:before="240" w:after="240" w:line="360" w:lineRule="auto"/>
        <w:rPr>
          <w:rFonts w:ascii="Arial" w:eastAsia="Arial" w:hAnsi="Arial" w:cs="Arial"/>
          <w:sz w:val="24"/>
          <w:szCs w:val="24"/>
        </w:rPr>
      </w:pPr>
    </w:p>
    <w:p w14:paraId="3AE6D8A4" w14:textId="2ED45D09" w:rsidR="3DB9F140" w:rsidRDefault="3DB9F140" w:rsidP="14E92987">
      <w:pPr>
        <w:pStyle w:val="Listenabsatz"/>
        <w:numPr>
          <w:ilvl w:val="0"/>
          <w:numId w:val="7"/>
        </w:numPr>
        <w:spacing w:before="240" w:after="240" w:line="360" w:lineRule="auto"/>
        <w:rPr>
          <w:rFonts w:ascii="Arial" w:eastAsia="Arial" w:hAnsi="Arial" w:cs="Arial"/>
          <w:sz w:val="24"/>
          <w:szCs w:val="24"/>
        </w:rPr>
      </w:pPr>
      <w:r w:rsidRPr="14E92987">
        <w:rPr>
          <w:rFonts w:ascii="Arial" w:eastAsia="Arial" w:hAnsi="Arial" w:cs="Arial"/>
          <w:b/>
          <w:bCs/>
          <w:sz w:val="24"/>
          <w:szCs w:val="24"/>
        </w:rPr>
        <w:t>Bereitstellung von Identitätsinformationen</w:t>
      </w:r>
      <w:r w:rsidRPr="14E92987">
        <w:rPr>
          <w:rFonts w:ascii="Arial" w:eastAsia="Arial" w:hAnsi="Arial" w:cs="Arial"/>
          <w:sz w:val="24"/>
          <w:szCs w:val="24"/>
        </w:rPr>
        <w:t xml:space="preserve">: Die ID-Tokens enthalten </w:t>
      </w:r>
      <w:r w:rsidRPr="14E92987">
        <w:rPr>
          <w:rFonts w:ascii="Arial" w:eastAsia="Arial" w:hAnsi="Arial" w:cs="Arial"/>
          <w:i/>
          <w:iCs/>
          <w:sz w:val="24"/>
          <w:szCs w:val="24"/>
        </w:rPr>
        <w:t>Claims</w:t>
      </w:r>
      <w:r w:rsidR="343D9F90" w:rsidRPr="14E92987">
        <w:rPr>
          <w:rFonts w:ascii="Arial" w:eastAsia="Arial" w:hAnsi="Arial" w:cs="Arial"/>
          <w:i/>
          <w:iCs/>
          <w:sz w:val="24"/>
          <w:szCs w:val="24"/>
        </w:rPr>
        <w:t>,</w:t>
      </w:r>
      <w:r w:rsidRPr="14E92987">
        <w:rPr>
          <w:rFonts w:ascii="Arial" w:eastAsia="Arial" w:hAnsi="Arial" w:cs="Arial"/>
          <w:sz w:val="24"/>
          <w:szCs w:val="24"/>
        </w:rPr>
        <w:t xml:space="preserve"> die Identitätsinformationen wie den Benutzernamen oder andere verifizierte Attribute des Benutzers enthalten. Diese Informationen sind nützlich für den Client, um personalisierte Dienste anzubieten oder Berechtigungen basierend auf der Benutzeridentität zu verwalten.</w:t>
      </w:r>
    </w:p>
    <w:p w14:paraId="29C0E572" w14:textId="0F0B31E1" w:rsidR="5F13D769" w:rsidRDefault="0FED68BB" w:rsidP="5009833A">
      <w:pPr>
        <w:spacing w:line="360" w:lineRule="auto"/>
        <w:rPr>
          <w:rFonts w:ascii="Arial" w:eastAsia="Arial" w:hAnsi="Arial" w:cs="Arial"/>
          <w:sz w:val="24"/>
          <w:szCs w:val="24"/>
        </w:rPr>
      </w:pPr>
      <w:r w:rsidRPr="5009833A">
        <w:rPr>
          <w:rFonts w:ascii="Arial" w:eastAsia="Arial" w:hAnsi="Arial" w:cs="Arial"/>
          <w:sz w:val="24"/>
          <w:szCs w:val="24"/>
        </w:rPr>
        <w:t xml:space="preserve">Beide Protokolle, </w:t>
      </w:r>
      <w:r w:rsidR="1F85D23A" w:rsidRPr="5009833A">
        <w:rPr>
          <w:rFonts w:ascii="Arial" w:eastAsia="Arial" w:hAnsi="Arial" w:cs="Arial"/>
          <w:sz w:val="24"/>
          <w:szCs w:val="24"/>
        </w:rPr>
        <w:t>Authentifizierung</w:t>
      </w:r>
      <w:r w:rsidRPr="5009833A">
        <w:rPr>
          <w:rFonts w:ascii="Arial" w:eastAsia="Arial" w:hAnsi="Arial" w:cs="Arial"/>
          <w:sz w:val="24"/>
          <w:szCs w:val="24"/>
        </w:rPr>
        <w:t xml:space="preserve"> - sowie Autorisierungsprotokolle, werden gemeinsam verwendet</w:t>
      </w:r>
      <w:r w:rsidR="398AA79D" w:rsidRPr="5009833A">
        <w:rPr>
          <w:rFonts w:ascii="Arial" w:eastAsia="Arial" w:hAnsi="Arial" w:cs="Arial"/>
          <w:sz w:val="24"/>
          <w:szCs w:val="24"/>
        </w:rPr>
        <w:t>, d.h. dass das Autorisierungsprotokoll (OAuth2) das Authentifizierungsprotokoll (OIDC) beinhaltet</w:t>
      </w:r>
      <w:r w:rsidRPr="5009833A">
        <w:rPr>
          <w:rFonts w:ascii="Arial" w:eastAsia="Arial" w:hAnsi="Arial" w:cs="Arial"/>
          <w:sz w:val="24"/>
          <w:szCs w:val="24"/>
        </w:rPr>
        <w:t>.</w:t>
      </w:r>
    </w:p>
    <w:p w14:paraId="096DE07E" w14:textId="31DE0285" w:rsidR="0412EC72" w:rsidRDefault="347BCAAD" w:rsidP="0412EC72">
      <w:pPr>
        <w:spacing w:line="360" w:lineRule="auto"/>
        <w:rPr>
          <w:rFonts w:ascii="Arial" w:eastAsia="Arial" w:hAnsi="Arial" w:cs="Arial"/>
          <w:sz w:val="24"/>
          <w:szCs w:val="24"/>
        </w:rPr>
      </w:pPr>
      <w:r w:rsidRPr="14E92987">
        <w:rPr>
          <w:rFonts w:ascii="Arial" w:eastAsia="Arial" w:hAnsi="Arial" w:cs="Arial"/>
          <w:sz w:val="24"/>
          <w:szCs w:val="24"/>
        </w:rPr>
        <w:t xml:space="preserve">OAuth2 </w:t>
      </w:r>
      <w:r w:rsidR="2DB16285" w:rsidRPr="14E92987">
        <w:rPr>
          <w:rFonts w:ascii="Arial" w:eastAsia="Arial" w:hAnsi="Arial" w:cs="Arial"/>
          <w:sz w:val="24"/>
          <w:szCs w:val="24"/>
        </w:rPr>
        <w:t xml:space="preserve">wird hier gemeinsam mit Keycloak und Spring Security (erläutert in 2.2.6) </w:t>
      </w:r>
      <w:r w:rsidR="3A1ED869" w:rsidRPr="14E92987">
        <w:rPr>
          <w:rFonts w:ascii="Arial" w:eastAsia="Arial" w:hAnsi="Arial" w:cs="Arial"/>
          <w:sz w:val="24"/>
          <w:szCs w:val="24"/>
        </w:rPr>
        <w:t>kombiniert, weil es dadurch eine effizientere Sicherheitslösung ist</w:t>
      </w:r>
      <w:r w:rsidR="6B1A3FCD" w:rsidRPr="14E92987">
        <w:rPr>
          <w:rFonts w:ascii="Arial" w:eastAsia="Arial" w:hAnsi="Arial" w:cs="Arial"/>
          <w:sz w:val="24"/>
          <w:szCs w:val="24"/>
        </w:rPr>
        <w:t>.</w:t>
      </w:r>
    </w:p>
    <w:p w14:paraId="5D10E950" w14:textId="436397DC" w:rsidR="0561F022" w:rsidRDefault="0561F022" w:rsidP="14E92987">
      <w:pPr>
        <w:spacing w:line="360" w:lineRule="auto"/>
        <w:rPr>
          <w:rFonts w:ascii="Arial" w:eastAsia="Arial" w:hAnsi="Arial" w:cs="Arial"/>
          <w:sz w:val="24"/>
          <w:szCs w:val="24"/>
        </w:rPr>
      </w:pPr>
    </w:p>
    <w:p w14:paraId="4D03AA89" w14:textId="4484478E" w:rsidR="2F2F1BCE" w:rsidRDefault="2F2F1BCE" w:rsidP="2F2F1BCE">
      <w:pPr>
        <w:spacing w:line="360" w:lineRule="auto"/>
        <w:rPr>
          <w:rFonts w:ascii="Arial" w:eastAsia="Arial" w:hAnsi="Arial" w:cs="Arial"/>
          <w:sz w:val="24"/>
          <w:szCs w:val="24"/>
        </w:rPr>
      </w:pPr>
    </w:p>
    <w:p w14:paraId="5D905855" w14:textId="1D18866F" w:rsidR="5F13D769" w:rsidRDefault="4DD319CA" w:rsidP="2F2F1BCE">
      <w:pPr>
        <w:pStyle w:val="berschrift2"/>
      </w:pPr>
      <w:bookmarkStart w:id="67" w:name="_Toc1920553146"/>
      <w:bookmarkStart w:id="68" w:name="_Toc134052415"/>
      <w:bookmarkStart w:id="69" w:name="_Toc170488863"/>
      <w:r>
        <w:t>3</w:t>
      </w:r>
      <w:r w:rsidR="5A3B2DA4" w:rsidRPr="5009833A">
        <w:t xml:space="preserve">.5 </w:t>
      </w:r>
      <w:r w:rsidR="2151D861">
        <w:t>Spring</w:t>
      </w:r>
      <w:r w:rsidR="3816EE1A" w:rsidRPr="5009833A">
        <w:t xml:space="preserve"> und Springboot</w:t>
      </w:r>
      <w:bookmarkEnd w:id="67"/>
      <w:bookmarkEnd w:id="68"/>
      <w:bookmarkEnd w:id="69"/>
    </w:p>
    <w:p w14:paraId="1C122392" w14:textId="50788E39" w:rsidR="5F13D769" w:rsidRDefault="5F13D769" w:rsidP="5009833A">
      <w:pPr>
        <w:spacing w:line="360" w:lineRule="auto"/>
        <w:rPr>
          <w:rFonts w:ascii="Arial" w:eastAsia="Arial" w:hAnsi="Arial" w:cs="Arial"/>
          <w:sz w:val="24"/>
          <w:szCs w:val="24"/>
        </w:rPr>
      </w:pPr>
    </w:p>
    <w:p w14:paraId="0DECC658" w14:textId="7A8733F8" w:rsidR="5F13D769" w:rsidRDefault="3D91BC15" w:rsidP="5009833A">
      <w:pPr>
        <w:spacing w:line="360" w:lineRule="auto"/>
        <w:rPr>
          <w:rFonts w:ascii="Arial" w:eastAsia="Arial" w:hAnsi="Arial" w:cs="Arial"/>
          <w:sz w:val="24"/>
          <w:szCs w:val="24"/>
        </w:rPr>
      </w:pPr>
      <w:r w:rsidRPr="14E92987">
        <w:rPr>
          <w:rFonts w:ascii="Arial" w:eastAsia="Arial" w:hAnsi="Arial" w:cs="Arial"/>
          <w:sz w:val="24"/>
          <w:szCs w:val="24"/>
        </w:rPr>
        <w:t>Das Spring Framework ist ein Open-Source-Framework für die Anwendungsentwicklung</w:t>
      </w:r>
      <w:r w:rsidR="76EEF74C" w:rsidRPr="14E92987">
        <w:rPr>
          <w:rFonts w:ascii="Arial" w:eastAsia="Arial" w:hAnsi="Arial" w:cs="Arial"/>
          <w:sz w:val="24"/>
          <w:szCs w:val="24"/>
        </w:rPr>
        <w:t xml:space="preserve"> in </w:t>
      </w:r>
      <w:r w:rsidR="66409A99" w:rsidRPr="14E92987">
        <w:rPr>
          <w:rFonts w:ascii="Arial" w:eastAsia="Arial" w:hAnsi="Arial" w:cs="Arial"/>
          <w:sz w:val="24"/>
          <w:szCs w:val="24"/>
        </w:rPr>
        <w:t xml:space="preserve">der Programmiersprache </w:t>
      </w:r>
      <w:r w:rsidRPr="14E92987">
        <w:rPr>
          <w:rFonts w:ascii="Arial" w:eastAsia="Arial" w:hAnsi="Arial" w:cs="Arial"/>
          <w:sz w:val="24"/>
          <w:szCs w:val="24"/>
        </w:rPr>
        <w:t>Java</w:t>
      </w:r>
      <w:r w:rsidR="4E14779D" w:rsidRPr="14E92987">
        <w:rPr>
          <w:rFonts w:ascii="Arial" w:eastAsia="Arial" w:hAnsi="Arial" w:cs="Arial"/>
          <w:sz w:val="24"/>
          <w:szCs w:val="24"/>
        </w:rPr>
        <w:t xml:space="preserve"> </w:t>
      </w:r>
      <w:hyperlink r:id="rId52">
        <w:r w:rsidRPr="14E92987">
          <w:rPr>
            <w:rStyle w:val="Hyperlink"/>
            <w:rFonts w:ascii="Arial" w:eastAsia="Arial" w:hAnsi="Arial" w:cs="Arial"/>
            <w:sz w:val="24"/>
            <w:szCs w:val="24"/>
          </w:rPr>
          <w:t>[1</w:t>
        </w:r>
        <w:r w:rsidR="0EF90819" w:rsidRPr="14E92987">
          <w:rPr>
            <w:rStyle w:val="Hyperlink"/>
            <w:rFonts w:ascii="Arial" w:eastAsia="Arial" w:hAnsi="Arial" w:cs="Arial"/>
            <w:sz w:val="24"/>
            <w:szCs w:val="24"/>
          </w:rPr>
          <w:t>4</w:t>
        </w:r>
        <w:r w:rsidRPr="14E92987">
          <w:rPr>
            <w:rStyle w:val="Hyperlink"/>
            <w:rFonts w:ascii="Arial" w:eastAsia="Arial" w:hAnsi="Arial" w:cs="Arial"/>
            <w:sz w:val="24"/>
            <w:szCs w:val="24"/>
          </w:rPr>
          <w:t>]</w:t>
        </w:r>
      </w:hyperlink>
      <w:r w:rsidRPr="14E92987">
        <w:rPr>
          <w:rFonts w:ascii="Arial" w:eastAsia="Arial" w:hAnsi="Arial" w:cs="Arial"/>
          <w:sz w:val="24"/>
          <w:szCs w:val="24"/>
        </w:rPr>
        <w:t>.</w:t>
      </w:r>
      <w:r w:rsidR="0A163572" w:rsidRPr="14E92987">
        <w:rPr>
          <w:rFonts w:ascii="Arial" w:eastAsia="Arial" w:hAnsi="Arial" w:cs="Arial"/>
          <w:sz w:val="24"/>
          <w:szCs w:val="24"/>
        </w:rPr>
        <w:t xml:space="preserve"> </w:t>
      </w:r>
    </w:p>
    <w:p w14:paraId="07CD7084" w14:textId="14FA6D97" w:rsidR="5F13D769" w:rsidRDefault="2473CD31" w:rsidP="5009833A">
      <w:pPr>
        <w:spacing w:line="360" w:lineRule="auto"/>
        <w:rPr>
          <w:rFonts w:ascii="Arial" w:eastAsia="Arial" w:hAnsi="Arial" w:cs="Arial"/>
          <w:sz w:val="24"/>
          <w:szCs w:val="24"/>
        </w:rPr>
      </w:pPr>
      <w:r w:rsidRPr="5009833A">
        <w:rPr>
          <w:rFonts w:ascii="Arial" w:eastAsia="Arial" w:hAnsi="Arial" w:cs="Arial"/>
          <w:sz w:val="24"/>
          <w:szCs w:val="24"/>
        </w:rPr>
        <w:t>Springboot baut auf das Spring Framework auf und erleichtert die Entwicklung von Anwendungen</w:t>
      </w:r>
      <w:r w:rsidR="5B468361" w:rsidRPr="14E92987">
        <w:rPr>
          <w:rFonts w:ascii="Arial" w:eastAsia="Arial" w:hAnsi="Arial" w:cs="Arial"/>
          <w:sz w:val="24"/>
          <w:szCs w:val="24"/>
        </w:rPr>
        <w:t>. B</w:t>
      </w:r>
      <w:r w:rsidR="1C248B37" w:rsidRPr="14E92987">
        <w:rPr>
          <w:rFonts w:ascii="Arial" w:eastAsia="Arial" w:hAnsi="Arial" w:cs="Arial"/>
          <w:sz w:val="24"/>
          <w:szCs w:val="24"/>
        </w:rPr>
        <w:t xml:space="preserve">spw. </w:t>
      </w:r>
      <w:r w:rsidR="49CA65A3" w:rsidRPr="14E92987">
        <w:rPr>
          <w:rFonts w:ascii="Arial" w:eastAsia="Arial" w:hAnsi="Arial" w:cs="Arial"/>
          <w:sz w:val="24"/>
          <w:szCs w:val="24"/>
        </w:rPr>
        <w:t>b</w:t>
      </w:r>
      <w:r w:rsidR="30C3827B" w:rsidRPr="14E92987">
        <w:rPr>
          <w:rFonts w:ascii="Arial" w:eastAsia="Arial" w:hAnsi="Arial" w:cs="Arial"/>
          <w:sz w:val="24"/>
          <w:szCs w:val="24"/>
        </w:rPr>
        <w:t>ietet Springboot zusätzlich die Autokonfiguration</w:t>
      </w:r>
      <w:r w:rsidR="75530080" w:rsidRPr="14E92987">
        <w:rPr>
          <w:rFonts w:ascii="Arial" w:eastAsia="Arial" w:hAnsi="Arial" w:cs="Arial"/>
          <w:sz w:val="24"/>
          <w:szCs w:val="24"/>
        </w:rPr>
        <w:t xml:space="preserve"> </w:t>
      </w:r>
      <w:hyperlink r:id="rId53">
        <w:r w:rsidR="75530080" w:rsidRPr="14E92987">
          <w:rPr>
            <w:rStyle w:val="Hyperlink"/>
            <w:rFonts w:ascii="Arial" w:eastAsia="Arial" w:hAnsi="Arial" w:cs="Arial"/>
            <w:sz w:val="24"/>
            <w:szCs w:val="24"/>
          </w:rPr>
          <w:t>[15]</w:t>
        </w:r>
      </w:hyperlink>
      <w:r w:rsidR="30C3827B" w:rsidRPr="14E92987">
        <w:rPr>
          <w:rFonts w:ascii="Arial" w:eastAsia="Arial" w:hAnsi="Arial" w:cs="Arial"/>
          <w:sz w:val="24"/>
          <w:szCs w:val="24"/>
        </w:rPr>
        <w:t xml:space="preserve"> an. Autokonfiguration bedeutet, dass die gewünschten A</w:t>
      </w:r>
      <w:ins w:id="70" w:author="Michael Prib" w:date="2024-06-27T14:31:00Z">
        <w:r w:rsidR="40708815" w:rsidRPr="14E92987">
          <w:rPr>
            <w:rFonts w:ascii="Arial" w:eastAsia="Arial" w:hAnsi="Arial" w:cs="Arial"/>
            <w:sz w:val="24"/>
            <w:szCs w:val="24"/>
          </w:rPr>
          <w:t>b</w:t>
        </w:r>
      </w:ins>
      <w:r w:rsidR="30C3827B" w:rsidRPr="14E92987">
        <w:rPr>
          <w:rFonts w:ascii="Arial" w:eastAsia="Arial" w:hAnsi="Arial" w:cs="Arial"/>
          <w:sz w:val="24"/>
          <w:szCs w:val="24"/>
        </w:rPr>
        <w:t xml:space="preserve">hängigkeiten im Projekt automatische konfiguriert werden in die </w:t>
      </w:r>
      <w:r w:rsidR="5DC4C001" w:rsidRPr="14E92987">
        <w:rPr>
          <w:rFonts w:ascii="Arial" w:eastAsia="Arial" w:hAnsi="Arial" w:cs="Arial"/>
          <w:sz w:val="24"/>
          <w:szCs w:val="24"/>
        </w:rPr>
        <w:t>Springboot-Anwendung.</w:t>
      </w:r>
    </w:p>
    <w:p w14:paraId="293E8924" w14:textId="0688382C" w:rsidR="5F13D769" w:rsidRDefault="0B84F49A" w:rsidP="14E92987">
      <w:pPr>
        <w:spacing w:line="360" w:lineRule="auto"/>
        <w:rPr>
          <w:rFonts w:ascii="Arial" w:eastAsia="Arial" w:hAnsi="Arial" w:cs="Arial"/>
          <w:b/>
          <w:bCs/>
          <w:sz w:val="24"/>
          <w:szCs w:val="24"/>
        </w:rPr>
      </w:pPr>
      <w:r w:rsidRPr="5009833A">
        <w:rPr>
          <w:rFonts w:ascii="Arial" w:eastAsia="Arial" w:hAnsi="Arial" w:cs="Arial"/>
          <w:sz w:val="24"/>
          <w:szCs w:val="24"/>
        </w:rPr>
        <w:t xml:space="preserve">Die angewandten Technologien, die Spring </w:t>
      </w:r>
      <w:r w:rsidR="4E8410A4" w:rsidRPr="2F2F1BCE">
        <w:rPr>
          <w:rFonts w:ascii="Arial" w:eastAsia="Arial" w:hAnsi="Arial" w:cs="Arial"/>
          <w:sz w:val="24"/>
          <w:szCs w:val="24"/>
        </w:rPr>
        <w:t>kennzeichne</w:t>
      </w:r>
      <w:ins w:id="71" w:author="Michael Prib" w:date="2024-06-28T08:30:00Z">
        <w:r w:rsidR="70E44209" w:rsidRPr="2F2F1BCE">
          <w:rPr>
            <w:rFonts w:ascii="Arial" w:eastAsia="Arial" w:hAnsi="Arial" w:cs="Arial"/>
            <w:sz w:val="24"/>
            <w:szCs w:val="24"/>
          </w:rPr>
          <w:t>n</w:t>
        </w:r>
      </w:ins>
      <w:r w:rsidRPr="5009833A">
        <w:rPr>
          <w:rFonts w:ascii="Arial" w:eastAsia="Arial" w:hAnsi="Arial" w:cs="Arial"/>
          <w:sz w:val="24"/>
          <w:szCs w:val="24"/>
        </w:rPr>
        <w:t xml:space="preserve">, sind die </w:t>
      </w:r>
      <w:proofErr w:type="spellStart"/>
      <w:r w:rsidRPr="5009833A">
        <w:rPr>
          <w:rFonts w:ascii="Arial" w:eastAsia="Arial" w:hAnsi="Arial" w:cs="Arial"/>
          <w:i/>
          <w:iCs/>
          <w:sz w:val="24"/>
          <w:szCs w:val="24"/>
        </w:rPr>
        <w:t>Dependency</w:t>
      </w:r>
      <w:proofErr w:type="spellEnd"/>
      <w:r w:rsidRPr="5009833A">
        <w:rPr>
          <w:rFonts w:ascii="Arial" w:eastAsia="Arial" w:hAnsi="Arial" w:cs="Arial"/>
          <w:i/>
          <w:iCs/>
          <w:sz w:val="24"/>
          <w:szCs w:val="24"/>
        </w:rPr>
        <w:t xml:space="preserve"> </w:t>
      </w:r>
      <w:proofErr w:type="spellStart"/>
      <w:r w:rsidRPr="5009833A">
        <w:rPr>
          <w:rFonts w:ascii="Arial" w:eastAsia="Arial" w:hAnsi="Arial" w:cs="Arial"/>
          <w:i/>
          <w:iCs/>
          <w:sz w:val="24"/>
          <w:szCs w:val="24"/>
        </w:rPr>
        <w:t>Injection</w:t>
      </w:r>
      <w:proofErr w:type="spellEnd"/>
      <w:r w:rsidRPr="5009833A">
        <w:rPr>
          <w:rFonts w:ascii="Arial" w:eastAsia="Arial" w:hAnsi="Arial" w:cs="Arial"/>
          <w:i/>
          <w:iCs/>
          <w:sz w:val="24"/>
          <w:szCs w:val="24"/>
        </w:rPr>
        <w:t xml:space="preserve"> </w:t>
      </w:r>
      <w:r w:rsidRPr="5009833A">
        <w:rPr>
          <w:rFonts w:ascii="Arial" w:eastAsia="Arial" w:hAnsi="Arial" w:cs="Arial"/>
          <w:sz w:val="24"/>
          <w:szCs w:val="24"/>
        </w:rPr>
        <w:t>und die</w:t>
      </w:r>
      <w:r w:rsidRPr="5009833A">
        <w:rPr>
          <w:rFonts w:ascii="Arial" w:eastAsia="Arial" w:hAnsi="Arial" w:cs="Arial"/>
          <w:i/>
          <w:iCs/>
          <w:sz w:val="24"/>
          <w:szCs w:val="24"/>
        </w:rPr>
        <w:t xml:space="preserve"> Inversion </w:t>
      </w:r>
      <w:proofErr w:type="spellStart"/>
      <w:r w:rsidRPr="5009833A">
        <w:rPr>
          <w:rFonts w:ascii="Arial" w:eastAsia="Arial" w:hAnsi="Arial" w:cs="Arial"/>
          <w:i/>
          <w:iCs/>
          <w:sz w:val="24"/>
          <w:szCs w:val="24"/>
        </w:rPr>
        <w:t>of</w:t>
      </w:r>
      <w:proofErr w:type="spellEnd"/>
      <w:r w:rsidRPr="5009833A">
        <w:rPr>
          <w:rFonts w:ascii="Arial" w:eastAsia="Arial" w:hAnsi="Arial" w:cs="Arial"/>
          <w:i/>
          <w:iCs/>
          <w:sz w:val="24"/>
          <w:szCs w:val="24"/>
        </w:rPr>
        <w:t xml:space="preserve"> Control</w:t>
      </w:r>
      <w:r w:rsidR="67DD862E" w:rsidRPr="5009833A">
        <w:rPr>
          <w:rFonts w:ascii="Arial" w:eastAsia="Arial" w:hAnsi="Arial" w:cs="Arial"/>
          <w:i/>
          <w:iCs/>
          <w:sz w:val="24"/>
          <w:szCs w:val="24"/>
        </w:rPr>
        <w:t xml:space="preserve"> (kurz: </w:t>
      </w:r>
      <w:proofErr w:type="spellStart"/>
      <w:r w:rsidR="67DD862E" w:rsidRPr="5009833A">
        <w:rPr>
          <w:rFonts w:ascii="Arial" w:eastAsia="Arial" w:hAnsi="Arial" w:cs="Arial"/>
          <w:i/>
          <w:iCs/>
          <w:sz w:val="24"/>
          <w:szCs w:val="24"/>
        </w:rPr>
        <w:t>IoC</w:t>
      </w:r>
      <w:proofErr w:type="spellEnd"/>
      <w:r w:rsidR="67DD862E" w:rsidRPr="5009833A">
        <w:rPr>
          <w:rFonts w:ascii="Arial" w:eastAsia="Arial" w:hAnsi="Arial" w:cs="Arial"/>
          <w:i/>
          <w:iCs/>
          <w:sz w:val="24"/>
          <w:szCs w:val="24"/>
        </w:rPr>
        <w:t>)</w:t>
      </w:r>
      <w:r w:rsidRPr="5009833A">
        <w:rPr>
          <w:rFonts w:ascii="Arial" w:eastAsia="Arial" w:hAnsi="Arial" w:cs="Arial"/>
          <w:b/>
          <w:bCs/>
          <w:sz w:val="24"/>
          <w:szCs w:val="24"/>
        </w:rPr>
        <w:t>.</w:t>
      </w:r>
    </w:p>
    <w:p w14:paraId="499C75A9" w14:textId="46FA848E" w:rsidR="5F13D769" w:rsidRDefault="5F81F385" w:rsidP="5009833A">
      <w:pPr>
        <w:spacing w:line="360" w:lineRule="auto"/>
        <w:rPr>
          <w:del w:id="72" w:author="Michael Prib" w:date="2024-06-28T08:31:00Z" w16du:dateUtc="2024-06-28T08:31:23Z"/>
          <w:rFonts w:ascii="Arial" w:eastAsia="Arial" w:hAnsi="Arial" w:cs="Arial"/>
          <w:sz w:val="24"/>
          <w:szCs w:val="24"/>
        </w:rPr>
      </w:pPr>
      <w:r w:rsidRPr="5009833A">
        <w:rPr>
          <w:rFonts w:ascii="Arial" w:eastAsia="Arial" w:hAnsi="Arial" w:cs="Arial"/>
          <w:sz w:val="24"/>
          <w:szCs w:val="24"/>
        </w:rPr>
        <w:t xml:space="preserve">Beim </w:t>
      </w:r>
      <w:proofErr w:type="spellStart"/>
      <w:r w:rsidRPr="5009833A">
        <w:rPr>
          <w:rFonts w:ascii="Arial" w:eastAsia="Arial" w:hAnsi="Arial" w:cs="Arial"/>
          <w:sz w:val="24"/>
          <w:szCs w:val="24"/>
        </w:rPr>
        <w:t>IoC</w:t>
      </w:r>
      <w:proofErr w:type="spellEnd"/>
      <w:r w:rsidRPr="5009833A">
        <w:rPr>
          <w:rFonts w:ascii="Arial" w:eastAsia="Arial" w:hAnsi="Arial" w:cs="Arial"/>
          <w:sz w:val="24"/>
          <w:szCs w:val="24"/>
        </w:rPr>
        <w:t xml:space="preserve"> handelt es sich um ein Prinzip, bei der ein Programmablauf einer Anwendung direkt in das Framework übertragen werden, mit dem es verbunden </w:t>
      </w:r>
      <w:r w:rsidR="18BC1FD0" w:rsidRPr="2F2F1BCE">
        <w:rPr>
          <w:rFonts w:ascii="Arial" w:eastAsia="Arial" w:hAnsi="Arial" w:cs="Arial"/>
          <w:sz w:val="24"/>
          <w:szCs w:val="24"/>
        </w:rPr>
        <w:t xml:space="preserve">     </w:t>
      </w:r>
      <w:proofErr w:type="gramStart"/>
      <w:r w:rsidR="1FE2F8D7" w:rsidRPr="2F2F1BCE">
        <w:rPr>
          <w:rFonts w:ascii="Arial" w:eastAsia="Arial" w:hAnsi="Arial" w:cs="Arial"/>
          <w:sz w:val="24"/>
          <w:szCs w:val="24"/>
        </w:rPr>
        <w:t>ist</w:t>
      </w:r>
      <w:proofErr w:type="gramEnd"/>
      <w:r w:rsidR="5C6824D7" w:rsidRPr="2F2F1BCE">
        <w:rPr>
          <w:rFonts w:ascii="Arial" w:eastAsia="Arial" w:hAnsi="Arial" w:cs="Arial"/>
          <w:sz w:val="24"/>
          <w:szCs w:val="24"/>
        </w:rPr>
        <w:t xml:space="preserve"> </w:t>
      </w:r>
      <w:hyperlink r:id="rId54">
        <w:r w:rsidR="34737001" w:rsidRPr="2F2F1BCE">
          <w:rPr>
            <w:rStyle w:val="Hyperlink"/>
            <w:rFonts w:ascii="Arial" w:eastAsia="Arial" w:hAnsi="Arial" w:cs="Arial"/>
            <w:sz w:val="24"/>
            <w:szCs w:val="24"/>
          </w:rPr>
          <w:t>[15]</w:t>
        </w:r>
      </w:hyperlink>
      <w:r w:rsidR="1FE2F8D7" w:rsidRPr="2F2F1BCE">
        <w:rPr>
          <w:rFonts w:ascii="Arial" w:eastAsia="Arial" w:hAnsi="Arial" w:cs="Arial"/>
          <w:sz w:val="24"/>
          <w:szCs w:val="24"/>
        </w:rPr>
        <w:t>.</w:t>
      </w:r>
    </w:p>
    <w:p w14:paraId="30044AD2" w14:textId="03E9D977" w:rsidR="5F13D769" w:rsidRDefault="0099DD42" w:rsidP="5009833A">
      <w:pPr>
        <w:spacing w:line="360" w:lineRule="auto"/>
        <w:rPr>
          <w:rFonts w:ascii="Arial" w:eastAsia="Arial" w:hAnsi="Arial" w:cs="Arial"/>
          <w:sz w:val="24"/>
          <w:szCs w:val="24"/>
        </w:rPr>
      </w:pPr>
      <w:r w:rsidRPr="5009833A">
        <w:rPr>
          <w:rFonts w:ascii="Arial" w:eastAsia="Arial" w:hAnsi="Arial" w:cs="Arial"/>
          <w:sz w:val="24"/>
          <w:szCs w:val="24"/>
        </w:rPr>
        <w:t>Um es verständlicher zu machen, kann man sich vorstellen, dass die Java-Anwendung ein “</w:t>
      </w:r>
      <w:r w:rsidR="1D638DC5" w:rsidRPr="5009833A">
        <w:rPr>
          <w:rFonts w:ascii="Arial" w:eastAsia="Arial" w:hAnsi="Arial" w:cs="Arial"/>
          <w:sz w:val="24"/>
          <w:szCs w:val="24"/>
        </w:rPr>
        <w:t>Kunde</w:t>
      </w:r>
      <w:r w:rsidRPr="5009833A">
        <w:rPr>
          <w:rFonts w:ascii="Arial" w:eastAsia="Arial" w:hAnsi="Arial" w:cs="Arial"/>
          <w:sz w:val="24"/>
          <w:szCs w:val="24"/>
        </w:rPr>
        <w:t>”</w:t>
      </w:r>
      <w:r w:rsidR="497ABDCF" w:rsidRPr="5009833A">
        <w:rPr>
          <w:rFonts w:ascii="Arial" w:eastAsia="Arial" w:hAnsi="Arial" w:cs="Arial"/>
          <w:sz w:val="24"/>
          <w:szCs w:val="24"/>
        </w:rPr>
        <w:t xml:space="preserve"> ist in einem Restaurant und das Framework der “Kellner”. Der “Kellner" erfüllt alle </w:t>
      </w:r>
      <w:r w:rsidR="75A5072E" w:rsidRPr="5009833A">
        <w:rPr>
          <w:rFonts w:ascii="Arial" w:eastAsia="Arial" w:hAnsi="Arial" w:cs="Arial"/>
          <w:sz w:val="24"/>
          <w:szCs w:val="24"/>
        </w:rPr>
        <w:t xml:space="preserve">Anforderungen des “Kunden”, wobei der “Kunde” dem “Kellner” diese Anforderungen mitteilt. Somit besagt das </w:t>
      </w:r>
      <w:proofErr w:type="spellStart"/>
      <w:r w:rsidR="75A5072E" w:rsidRPr="5009833A">
        <w:rPr>
          <w:rFonts w:ascii="Arial" w:eastAsia="Arial" w:hAnsi="Arial" w:cs="Arial"/>
          <w:sz w:val="24"/>
          <w:szCs w:val="24"/>
        </w:rPr>
        <w:t>IoC</w:t>
      </w:r>
      <w:proofErr w:type="spellEnd"/>
      <w:r w:rsidR="75A5072E" w:rsidRPr="5009833A">
        <w:rPr>
          <w:rFonts w:ascii="Arial" w:eastAsia="Arial" w:hAnsi="Arial" w:cs="Arial"/>
          <w:sz w:val="24"/>
          <w:szCs w:val="24"/>
        </w:rPr>
        <w:t>, dass das Framework d</w:t>
      </w:r>
      <w:r w:rsidR="24837426" w:rsidRPr="5009833A">
        <w:rPr>
          <w:rFonts w:ascii="Arial" w:eastAsia="Arial" w:hAnsi="Arial" w:cs="Arial"/>
          <w:sz w:val="24"/>
          <w:szCs w:val="24"/>
        </w:rPr>
        <w:t>ie Aufgaben d</w:t>
      </w:r>
      <w:r w:rsidR="67DB15B5" w:rsidRPr="5009833A">
        <w:rPr>
          <w:rFonts w:ascii="Arial" w:eastAsia="Arial" w:hAnsi="Arial" w:cs="Arial"/>
          <w:sz w:val="24"/>
          <w:szCs w:val="24"/>
        </w:rPr>
        <w:t>en Code und dessen Schnittstellen steuert und kontrolliert, statt dass das die Anwendung tut.</w:t>
      </w:r>
    </w:p>
    <w:p w14:paraId="25CCBE89" w14:textId="354C5E13" w:rsidR="5F13D769" w:rsidRDefault="53A71179" w:rsidP="5009833A">
      <w:pPr>
        <w:spacing w:line="360" w:lineRule="auto"/>
        <w:rPr>
          <w:rFonts w:ascii="Arial" w:eastAsia="Arial" w:hAnsi="Arial" w:cs="Arial"/>
          <w:sz w:val="24"/>
          <w:szCs w:val="24"/>
        </w:rPr>
      </w:pPr>
      <w:r w:rsidRPr="5009833A">
        <w:rPr>
          <w:rFonts w:ascii="Arial" w:eastAsia="Arial" w:hAnsi="Arial" w:cs="Arial"/>
          <w:sz w:val="24"/>
          <w:szCs w:val="24"/>
        </w:rPr>
        <w:t xml:space="preserve">Die </w:t>
      </w:r>
      <w:proofErr w:type="spellStart"/>
      <w:r w:rsidRPr="5009833A">
        <w:rPr>
          <w:rFonts w:ascii="Arial" w:eastAsia="Arial" w:hAnsi="Arial" w:cs="Arial"/>
          <w:i/>
          <w:iCs/>
          <w:sz w:val="24"/>
          <w:szCs w:val="24"/>
        </w:rPr>
        <w:t>Dependency</w:t>
      </w:r>
      <w:proofErr w:type="spellEnd"/>
      <w:r w:rsidRPr="5009833A">
        <w:rPr>
          <w:rFonts w:ascii="Arial" w:eastAsia="Arial" w:hAnsi="Arial" w:cs="Arial"/>
          <w:i/>
          <w:iCs/>
          <w:sz w:val="24"/>
          <w:szCs w:val="24"/>
        </w:rPr>
        <w:t xml:space="preserve"> </w:t>
      </w:r>
      <w:proofErr w:type="spellStart"/>
      <w:r w:rsidRPr="5009833A">
        <w:rPr>
          <w:rFonts w:ascii="Arial" w:eastAsia="Arial" w:hAnsi="Arial" w:cs="Arial"/>
          <w:i/>
          <w:iCs/>
          <w:sz w:val="24"/>
          <w:szCs w:val="24"/>
        </w:rPr>
        <w:t>Injection</w:t>
      </w:r>
      <w:proofErr w:type="spellEnd"/>
      <w:r w:rsidR="57EEF5D4" w:rsidRPr="5009833A">
        <w:rPr>
          <w:rFonts w:ascii="Arial" w:eastAsia="Arial" w:hAnsi="Arial" w:cs="Arial"/>
          <w:sz w:val="24"/>
          <w:szCs w:val="24"/>
        </w:rPr>
        <w:t xml:space="preserve"> sorgt dafür, dass einer Anwendung Abhängigkeiten und Konfigurationen bereitgestellt werden</w:t>
      </w:r>
      <w:r w:rsidR="3193C43E" w:rsidRPr="5009833A">
        <w:rPr>
          <w:rFonts w:ascii="Arial" w:eastAsia="Arial" w:hAnsi="Arial" w:cs="Arial"/>
          <w:sz w:val="24"/>
          <w:szCs w:val="24"/>
        </w:rPr>
        <w:t xml:space="preserve">, </w:t>
      </w:r>
      <w:r w:rsidR="2BE602D2" w:rsidRPr="5009833A">
        <w:rPr>
          <w:rFonts w:ascii="Arial" w:eastAsia="Arial" w:hAnsi="Arial" w:cs="Arial"/>
          <w:sz w:val="24"/>
          <w:szCs w:val="24"/>
        </w:rPr>
        <w:t xml:space="preserve">die sich </w:t>
      </w:r>
      <w:r w:rsidR="3193C43E" w:rsidRPr="5009833A">
        <w:rPr>
          <w:rFonts w:ascii="Arial" w:eastAsia="Arial" w:hAnsi="Arial" w:cs="Arial"/>
          <w:sz w:val="24"/>
          <w:szCs w:val="24"/>
        </w:rPr>
        <w:t>außerhalb der Objekte, die in der Anwendung definiert werden</w:t>
      </w:r>
      <w:r w:rsidR="4F035C9F" w:rsidRPr="5009833A">
        <w:rPr>
          <w:rFonts w:ascii="Arial" w:eastAsia="Arial" w:hAnsi="Arial" w:cs="Arial"/>
          <w:sz w:val="24"/>
          <w:szCs w:val="24"/>
        </w:rPr>
        <w:t>, befinden</w:t>
      </w:r>
      <w:r w:rsidR="57EEF5D4" w:rsidRPr="5009833A">
        <w:rPr>
          <w:rFonts w:ascii="Arial" w:eastAsia="Arial" w:hAnsi="Arial" w:cs="Arial"/>
          <w:sz w:val="24"/>
          <w:szCs w:val="24"/>
        </w:rPr>
        <w:t xml:space="preserve"> </w:t>
      </w:r>
      <w:hyperlink r:id="rId55">
        <w:r w:rsidR="643B615E" w:rsidRPr="14E92987">
          <w:rPr>
            <w:rStyle w:val="Hyperlink"/>
            <w:rFonts w:ascii="Arial" w:eastAsia="Arial" w:hAnsi="Arial" w:cs="Arial"/>
            <w:sz w:val="24"/>
            <w:szCs w:val="24"/>
          </w:rPr>
          <w:t>[15]</w:t>
        </w:r>
      </w:hyperlink>
      <w:r w:rsidR="57EEF5D4" w:rsidRPr="14E92987">
        <w:rPr>
          <w:rFonts w:ascii="Arial" w:eastAsia="Arial" w:hAnsi="Arial" w:cs="Arial"/>
          <w:sz w:val="24"/>
          <w:szCs w:val="24"/>
        </w:rPr>
        <w:t>.</w:t>
      </w:r>
    </w:p>
    <w:p w14:paraId="71DC4A9A" w14:textId="57081B81" w:rsidR="5F13D769" w:rsidRDefault="7A355D97" w:rsidP="5009833A">
      <w:pPr>
        <w:spacing w:line="360" w:lineRule="auto"/>
        <w:rPr>
          <w:rFonts w:ascii="Arial" w:eastAsia="Arial" w:hAnsi="Arial" w:cs="Arial"/>
          <w:sz w:val="24"/>
          <w:szCs w:val="24"/>
        </w:rPr>
      </w:pPr>
      <w:r w:rsidRPr="5009833A">
        <w:rPr>
          <w:rFonts w:ascii="Arial" w:eastAsia="Arial" w:hAnsi="Arial" w:cs="Arial"/>
          <w:sz w:val="24"/>
          <w:szCs w:val="24"/>
        </w:rPr>
        <w:t>Man nimmt als Beispiel, dass es eine Java-Anwendung namens “Portal_3” gibt, in der die Klasse “</w:t>
      </w:r>
      <w:r w:rsidR="3C12623D" w:rsidRPr="5009833A">
        <w:rPr>
          <w:rFonts w:ascii="Arial" w:eastAsia="Arial" w:hAnsi="Arial" w:cs="Arial"/>
          <w:sz w:val="24"/>
          <w:szCs w:val="24"/>
        </w:rPr>
        <w:t>Chamber</w:t>
      </w:r>
      <w:r w:rsidRPr="5009833A">
        <w:rPr>
          <w:rFonts w:ascii="Arial" w:eastAsia="Arial" w:hAnsi="Arial" w:cs="Arial"/>
          <w:sz w:val="24"/>
          <w:szCs w:val="24"/>
        </w:rPr>
        <w:t xml:space="preserve">” </w:t>
      </w:r>
      <w:r w:rsidR="72AAF5F7" w:rsidRPr="5009833A">
        <w:rPr>
          <w:rFonts w:ascii="Arial" w:eastAsia="Arial" w:hAnsi="Arial" w:cs="Arial"/>
          <w:sz w:val="24"/>
          <w:szCs w:val="24"/>
        </w:rPr>
        <w:t>definiert ist. Wenn die Klasse</w:t>
      </w:r>
      <w:r w:rsidR="36027242" w:rsidRPr="5009833A">
        <w:rPr>
          <w:rFonts w:ascii="Arial" w:eastAsia="Arial" w:hAnsi="Arial" w:cs="Arial"/>
          <w:sz w:val="24"/>
          <w:szCs w:val="24"/>
        </w:rPr>
        <w:t xml:space="preserve"> </w:t>
      </w:r>
      <w:r w:rsidR="62034032" w:rsidRPr="5009833A">
        <w:rPr>
          <w:rFonts w:ascii="Arial" w:eastAsia="Arial" w:hAnsi="Arial" w:cs="Arial"/>
          <w:sz w:val="24"/>
          <w:szCs w:val="24"/>
        </w:rPr>
        <w:t xml:space="preserve">nun </w:t>
      </w:r>
      <w:r w:rsidR="6B6BE7E3" w:rsidRPr="2F2F1BCE">
        <w:rPr>
          <w:rFonts w:ascii="Arial" w:eastAsia="Arial" w:hAnsi="Arial" w:cs="Arial"/>
          <w:sz w:val="24"/>
          <w:szCs w:val="24"/>
        </w:rPr>
        <w:t>d</w:t>
      </w:r>
      <w:r w:rsidR="4A42E673" w:rsidRPr="2F2F1BCE">
        <w:rPr>
          <w:rFonts w:ascii="Arial" w:eastAsia="Arial" w:hAnsi="Arial" w:cs="Arial"/>
          <w:sz w:val="24"/>
          <w:szCs w:val="24"/>
        </w:rPr>
        <w:t>ie</w:t>
      </w:r>
      <w:r w:rsidR="6B6BE7E3" w:rsidRPr="2F2F1BCE">
        <w:rPr>
          <w:rFonts w:ascii="Arial" w:eastAsia="Arial" w:hAnsi="Arial" w:cs="Arial"/>
          <w:sz w:val="24"/>
          <w:szCs w:val="24"/>
        </w:rPr>
        <w:t xml:space="preserve"> Attribut</w:t>
      </w:r>
      <w:r w:rsidR="12CD4A48" w:rsidRPr="2F2F1BCE">
        <w:rPr>
          <w:rFonts w:ascii="Arial" w:eastAsia="Arial" w:hAnsi="Arial" w:cs="Arial"/>
          <w:sz w:val="24"/>
          <w:szCs w:val="24"/>
        </w:rPr>
        <w:t>e</w:t>
      </w:r>
      <w:r w:rsidR="62034032" w:rsidRPr="5009833A">
        <w:rPr>
          <w:rFonts w:ascii="Arial" w:eastAsia="Arial" w:hAnsi="Arial" w:cs="Arial"/>
          <w:sz w:val="24"/>
          <w:szCs w:val="24"/>
        </w:rPr>
        <w:t xml:space="preserve"> </w:t>
      </w:r>
      <w:commentRangeStart w:id="73"/>
      <w:r w:rsidR="62034032" w:rsidRPr="5009833A">
        <w:rPr>
          <w:rFonts w:ascii="Arial" w:eastAsia="Arial" w:hAnsi="Arial" w:cs="Arial"/>
          <w:sz w:val="24"/>
          <w:szCs w:val="24"/>
        </w:rPr>
        <w:t>“</w:t>
      </w:r>
      <w:proofErr w:type="spellStart"/>
      <w:r w:rsidR="28661306" w:rsidRPr="5009833A">
        <w:rPr>
          <w:rFonts w:ascii="Arial" w:eastAsia="Arial" w:hAnsi="Arial" w:cs="Arial"/>
          <w:sz w:val="24"/>
          <w:szCs w:val="24"/>
        </w:rPr>
        <w:t>chamber_number</w:t>
      </w:r>
      <w:proofErr w:type="spellEnd"/>
      <w:r w:rsidR="44AAE61B" w:rsidRPr="5009833A">
        <w:rPr>
          <w:rFonts w:ascii="Arial" w:eastAsia="Arial" w:hAnsi="Arial" w:cs="Arial"/>
          <w:sz w:val="24"/>
          <w:szCs w:val="24"/>
        </w:rPr>
        <w:t>” und “</w:t>
      </w:r>
      <w:proofErr w:type="spellStart"/>
      <w:r w:rsidR="487D74D5" w:rsidRPr="5009833A">
        <w:rPr>
          <w:rFonts w:ascii="Arial" w:eastAsia="Arial" w:hAnsi="Arial" w:cs="Arial"/>
          <w:sz w:val="24"/>
          <w:szCs w:val="24"/>
        </w:rPr>
        <w:t>chamber_</w:t>
      </w:r>
      <w:r w:rsidR="28593580" w:rsidRPr="2F2F1BCE">
        <w:rPr>
          <w:rFonts w:ascii="Arial" w:eastAsia="Arial" w:hAnsi="Arial" w:cs="Arial"/>
          <w:sz w:val="24"/>
          <w:szCs w:val="24"/>
        </w:rPr>
        <w:t>name</w:t>
      </w:r>
      <w:proofErr w:type="spellEnd"/>
      <w:r w:rsidR="28593580" w:rsidRPr="2F2F1BCE">
        <w:rPr>
          <w:rFonts w:ascii="Arial" w:eastAsia="Arial" w:hAnsi="Arial" w:cs="Arial"/>
          <w:sz w:val="24"/>
          <w:szCs w:val="24"/>
        </w:rPr>
        <w:t>”</w:t>
      </w:r>
      <w:commentRangeEnd w:id="73"/>
      <w:r>
        <w:rPr>
          <w:rStyle w:val="Kommentarzeichen"/>
        </w:rPr>
        <w:commentReference w:id="73"/>
      </w:r>
      <w:r w:rsidR="1BAFDAFF" w:rsidRPr="5009833A">
        <w:rPr>
          <w:rFonts w:ascii="Arial" w:eastAsia="Arial" w:hAnsi="Arial" w:cs="Arial"/>
          <w:sz w:val="24"/>
          <w:szCs w:val="24"/>
        </w:rPr>
        <w:t xml:space="preserve"> </w:t>
      </w:r>
      <w:r w:rsidR="48A7BAE0" w:rsidRPr="5009833A">
        <w:rPr>
          <w:rFonts w:ascii="Arial" w:eastAsia="Arial" w:hAnsi="Arial" w:cs="Arial"/>
          <w:sz w:val="24"/>
          <w:szCs w:val="24"/>
        </w:rPr>
        <w:t xml:space="preserve">in die Datenbank gespeichert werden </w:t>
      </w:r>
      <w:r w:rsidR="6B00BCC2" w:rsidRPr="2F2F1BCE">
        <w:rPr>
          <w:rFonts w:ascii="Arial" w:eastAsia="Arial" w:hAnsi="Arial" w:cs="Arial"/>
          <w:sz w:val="24"/>
          <w:szCs w:val="24"/>
        </w:rPr>
        <w:t>soll</w:t>
      </w:r>
      <w:r w:rsidR="63FE53BB" w:rsidRPr="2F2F1BCE">
        <w:rPr>
          <w:rFonts w:ascii="Arial" w:eastAsia="Arial" w:hAnsi="Arial" w:cs="Arial"/>
          <w:sz w:val="24"/>
          <w:szCs w:val="24"/>
        </w:rPr>
        <w:t>en</w:t>
      </w:r>
      <w:r w:rsidR="48A7BAE0" w:rsidRPr="5009833A">
        <w:rPr>
          <w:rFonts w:ascii="Arial" w:eastAsia="Arial" w:hAnsi="Arial" w:cs="Arial"/>
          <w:sz w:val="24"/>
          <w:szCs w:val="24"/>
        </w:rPr>
        <w:t xml:space="preserve">, so geschieht dies in </w:t>
      </w:r>
      <w:r w:rsidR="4F624796" w:rsidRPr="5009833A">
        <w:rPr>
          <w:rFonts w:ascii="Arial" w:eastAsia="Arial" w:hAnsi="Arial" w:cs="Arial"/>
          <w:sz w:val="24"/>
          <w:szCs w:val="24"/>
        </w:rPr>
        <w:t xml:space="preserve">der Anwendung selbst. Man kann bspw. </w:t>
      </w:r>
      <w:proofErr w:type="spellStart"/>
      <w:r w:rsidR="4F624796" w:rsidRPr="5009833A">
        <w:rPr>
          <w:rFonts w:ascii="Arial" w:eastAsia="Arial" w:hAnsi="Arial" w:cs="Arial"/>
          <w:i/>
          <w:iCs/>
          <w:sz w:val="24"/>
          <w:szCs w:val="24"/>
        </w:rPr>
        <w:t>Annotations</w:t>
      </w:r>
      <w:proofErr w:type="spellEnd"/>
      <w:r w:rsidR="4F624796" w:rsidRPr="5009833A">
        <w:rPr>
          <w:rFonts w:ascii="Arial" w:eastAsia="Arial" w:hAnsi="Arial" w:cs="Arial"/>
          <w:i/>
          <w:iCs/>
          <w:sz w:val="24"/>
          <w:szCs w:val="24"/>
        </w:rPr>
        <w:t xml:space="preserve"> </w:t>
      </w:r>
      <w:r w:rsidR="4F624796" w:rsidRPr="5009833A">
        <w:rPr>
          <w:rFonts w:ascii="Arial" w:eastAsia="Arial" w:hAnsi="Arial" w:cs="Arial"/>
          <w:sz w:val="24"/>
          <w:szCs w:val="24"/>
        </w:rPr>
        <w:t xml:space="preserve">verwenden, welche </w:t>
      </w:r>
      <w:r w:rsidR="1FD29C44" w:rsidRPr="5009833A">
        <w:rPr>
          <w:rFonts w:ascii="Arial" w:eastAsia="Arial" w:hAnsi="Arial" w:cs="Arial"/>
          <w:sz w:val="24"/>
          <w:szCs w:val="24"/>
        </w:rPr>
        <w:t xml:space="preserve">die Klasse in die Datenbank injiziert, bzw. </w:t>
      </w:r>
      <w:r w:rsidR="34C279DC" w:rsidRPr="5009833A">
        <w:rPr>
          <w:rFonts w:ascii="Arial" w:eastAsia="Arial" w:hAnsi="Arial" w:cs="Arial"/>
          <w:sz w:val="24"/>
          <w:szCs w:val="24"/>
        </w:rPr>
        <w:t>a</w:t>
      </w:r>
      <w:r w:rsidR="1FD29C44" w:rsidRPr="5009833A">
        <w:rPr>
          <w:rFonts w:ascii="Arial" w:eastAsia="Arial" w:hAnsi="Arial" w:cs="Arial"/>
          <w:sz w:val="24"/>
          <w:szCs w:val="24"/>
        </w:rPr>
        <w:t>bbildet.</w:t>
      </w:r>
    </w:p>
    <w:p w14:paraId="728666F4" w14:textId="7E1B79BE" w:rsidR="5F13D769" w:rsidRDefault="5F13D769" w:rsidP="14E92987">
      <w:pPr>
        <w:spacing w:line="360" w:lineRule="auto"/>
        <w:rPr>
          <w:rFonts w:ascii="Arial" w:eastAsia="Arial" w:hAnsi="Arial" w:cs="Arial"/>
          <w:sz w:val="24"/>
          <w:szCs w:val="24"/>
        </w:rPr>
      </w:pPr>
    </w:p>
    <w:p w14:paraId="3100DCCF" w14:textId="4501DAE2" w:rsidR="5F13D769" w:rsidRDefault="5F13D769" w:rsidP="5009833A">
      <w:pPr>
        <w:spacing w:line="360" w:lineRule="auto"/>
        <w:rPr>
          <w:rFonts w:ascii="Arial" w:eastAsia="Arial" w:hAnsi="Arial" w:cs="Arial"/>
          <w:sz w:val="24"/>
          <w:szCs w:val="24"/>
        </w:rPr>
      </w:pPr>
      <w:r>
        <w:rPr>
          <w:noProof/>
        </w:rPr>
        <mc:AlternateContent>
          <mc:Choice Requires="wpg">
            <w:drawing>
              <wp:inline distT="0" distB="0" distL="0" distR="0" wp14:anchorId="2CCDD4C7" wp14:editId="733C10F2">
                <wp:extent cx="5300980" cy="2121580"/>
                <wp:effectExtent l="0" t="0" r="13970" b="12065"/>
                <wp:docPr id="263867465" name="Rechteck 1"/>
                <wp:cNvGraphicFramePr/>
                <a:graphic xmlns:a="http://schemas.openxmlformats.org/drawingml/2006/main">
                  <a:graphicData uri="http://schemas.microsoft.com/office/word/2010/wordprocessingGroup">
                    <wpg:wgp>
                      <wpg:cNvGrpSpPr/>
                      <wpg:grpSpPr>
                        <a:xfrm>
                          <a:off x="0" y="0"/>
                          <a:ext cx="5300980" cy="2121580"/>
                          <a:chOff x="0" y="0"/>
                          <a:chExt cx="5300980" cy="2689860"/>
                        </a:xfrm>
                      </wpg:grpSpPr>
                      <wps:wsp>
                        <wps:cNvPr id="1540485485" name="Rechteck 2"/>
                        <wps:cNvSpPr/>
                        <wps:spPr>
                          <a:xfrm>
                            <a:off x="182152" y="122908"/>
                            <a:ext cx="4936677" cy="1569438"/>
                          </a:xfrm>
                          <a:prstGeom prst="rect">
                            <a:avLst/>
                          </a:prstGeom>
                          <a:no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825257259" name="Rechteck 3"/>
                        <wps:cNvSpPr/>
                        <wps:spPr>
                          <a:xfrm>
                            <a:off x="0" y="0"/>
                            <a:ext cx="5300980" cy="2689860"/>
                          </a:xfrm>
                          <a:prstGeom prst="rect">
                            <a:avLst/>
                          </a:prstGeom>
                          <a:solidFill>
                            <a:schemeClr val="lt1"/>
                          </a:solidFill>
                          <a:ln>
                            <a:solidFill>
                              <a:srgbClr val="000000"/>
                            </a:solidFill>
                          </a:ln>
                        </wps:spPr>
                        <wps:txbx>
                          <w:txbxContent>
                            <w:p w14:paraId="7DF05048" w14:textId="77777777" w:rsidR="00503FB6" w:rsidRDefault="00503FB6" w:rsidP="00503FB6">
                              <w:pPr>
                                <w:spacing w:line="252" w:lineRule="auto"/>
                                <w:rPr>
                                  <w:rFonts w:ascii="Calibri" w:hAnsi="Calibri" w:cs="Calibri"/>
                                  <w:lang w:val="en-US"/>
                                </w:rPr>
                              </w:pPr>
                              <w:r>
                                <w:rPr>
                                  <w:rFonts w:ascii="Calibri" w:hAnsi="Calibri" w:cs="Calibri"/>
                                  <w:lang w:val="en-US"/>
                                </w:rPr>
                                <w:t xml:space="preserve">@Entity </w:t>
                              </w:r>
                            </w:p>
                            <w:p w14:paraId="0744D651" w14:textId="77777777" w:rsidR="00503FB6" w:rsidRDefault="00503FB6" w:rsidP="00503FB6">
                              <w:pPr>
                                <w:spacing w:line="252" w:lineRule="auto"/>
                                <w:rPr>
                                  <w:rFonts w:ascii="Calibri" w:hAnsi="Calibri" w:cs="Calibri"/>
                                  <w:lang w:val="en-US"/>
                                </w:rPr>
                              </w:pPr>
                              <w:r>
                                <w:rPr>
                                  <w:rFonts w:ascii="Calibri" w:hAnsi="Calibri" w:cs="Calibri"/>
                                  <w:lang w:val="en-US"/>
                                </w:rPr>
                                <w:t xml:space="preserve">public class Chamber { </w:t>
                              </w:r>
                            </w:p>
                            <w:p w14:paraId="76DE9426" w14:textId="77777777" w:rsidR="00503FB6" w:rsidRDefault="00503FB6" w:rsidP="00503FB6">
                              <w:pPr>
                                <w:spacing w:line="252" w:lineRule="auto"/>
                                <w:rPr>
                                  <w:rFonts w:ascii="Calibri" w:hAnsi="Calibri" w:cs="Calibri"/>
                                  <w:lang w:val="en-US"/>
                                </w:rPr>
                              </w:pPr>
                              <w:r>
                                <w:rPr>
                                  <w:rFonts w:ascii="Calibri" w:hAnsi="Calibri" w:cs="Calibri"/>
                                  <w:lang w:val="en-US"/>
                                </w:rPr>
                                <w:t xml:space="preserve">@Id </w:t>
                              </w:r>
                            </w:p>
                            <w:p w14:paraId="53E674E2" w14:textId="77777777" w:rsidR="00503FB6" w:rsidRDefault="00503FB6" w:rsidP="00503FB6">
                              <w:pPr>
                                <w:spacing w:line="252" w:lineRule="auto"/>
                                <w:rPr>
                                  <w:rFonts w:ascii="Calibri" w:hAnsi="Calibri" w:cs="Calibri"/>
                                  <w:lang w:val="en-US"/>
                                </w:rPr>
                              </w:pPr>
                              <w:r>
                                <w:rPr>
                                  <w:rFonts w:ascii="Calibri" w:hAnsi="Calibri" w:cs="Calibri"/>
                                  <w:lang w:val="en-US"/>
                                </w:rPr>
                                <w:t xml:space="preserve">private </w:t>
                              </w:r>
                              <w:proofErr w:type="gramStart"/>
                              <w:r>
                                <w:rPr>
                                  <w:rFonts w:ascii="Calibri" w:hAnsi="Calibri" w:cs="Calibri"/>
                                  <w:lang w:val="en-US"/>
                                </w:rPr>
                                <w:t>Long</w:t>
                              </w:r>
                              <w:proofErr w:type="gramEnd"/>
                              <w:r>
                                <w:rPr>
                                  <w:rFonts w:ascii="Calibri" w:hAnsi="Calibri" w:cs="Calibri"/>
                                  <w:lang w:val="en-US"/>
                                </w:rPr>
                                <w:t xml:space="preserve"> </w:t>
                              </w:r>
                              <w:proofErr w:type="spellStart"/>
                              <w:r>
                                <w:rPr>
                                  <w:rFonts w:ascii="Calibri" w:hAnsi="Calibri" w:cs="Calibri"/>
                                  <w:lang w:val="en-US"/>
                                </w:rPr>
                                <w:t>chamber_id</w:t>
                              </w:r>
                              <w:proofErr w:type="spellEnd"/>
                              <w:r>
                                <w:rPr>
                                  <w:rFonts w:ascii="Calibri" w:hAnsi="Calibri" w:cs="Calibri"/>
                                  <w:lang w:val="en-US"/>
                                </w:rPr>
                                <w:t xml:space="preserve">; </w:t>
                              </w:r>
                            </w:p>
                            <w:p w14:paraId="4B1EDE57" w14:textId="77777777" w:rsidR="00503FB6" w:rsidRDefault="00503FB6" w:rsidP="00503FB6">
                              <w:pPr>
                                <w:spacing w:line="252" w:lineRule="auto"/>
                                <w:rPr>
                                  <w:rFonts w:ascii="Calibri" w:hAnsi="Calibri" w:cs="Calibri"/>
                                  <w:color w:val="000000"/>
                                  <w:lang w:val="en-US"/>
                                </w:rPr>
                              </w:pPr>
                              <w:r>
                                <w:rPr>
                                  <w:rFonts w:ascii="Calibri" w:hAnsi="Calibri" w:cs="Calibri"/>
                                  <w:color w:val="000000"/>
                                  <w:lang w:val="en-US"/>
                                </w:rPr>
                                <w:t xml:space="preserve">private String </w:t>
                              </w:r>
                              <w:proofErr w:type="spellStart"/>
                              <w:r>
                                <w:rPr>
                                  <w:rFonts w:ascii="Calibri" w:hAnsi="Calibri" w:cs="Calibri"/>
                                  <w:color w:val="000000"/>
                                  <w:lang w:val="en-US"/>
                                </w:rPr>
                                <w:t>chamber_</w:t>
                              </w:r>
                              <w:proofErr w:type="gramStart"/>
                              <w:r>
                                <w:rPr>
                                  <w:rFonts w:ascii="Calibri" w:hAnsi="Calibri" w:cs="Calibri"/>
                                  <w:color w:val="000000"/>
                                  <w:lang w:val="en-US"/>
                                </w:rPr>
                                <w:t>number</w:t>
                              </w:r>
                              <w:proofErr w:type="spellEnd"/>
                              <w:r>
                                <w:rPr>
                                  <w:rFonts w:ascii="Calibri" w:hAnsi="Calibri" w:cs="Calibri"/>
                                  <w:color w:val="000000"/>
                                  <w:lang w:val="en-US"/>
                                </w:rPr>
                                <w:t>;</w:t>
                              </w:r>
                              <w:proofErr w:type="gramEnd"/>
                              <w:r>
                                <w:rPr>
                                  <w:rFonts w:ascii="Calibri" w:hAnsi="Calibri" w:cs="Calibri"/>
                                  <w:color w:val="000000"/>
                                  <w:lang w:val="en-US"/>
                                </w:rPr>
                                <w:t xml:space="preserve"> </w:t>
                              </w:r>
                            </w:p>
                            <w:p w14:paraId="7A447A15" w14:textId="77777777" w:rsidR="00503FB6" w:rsidRDefault="00503FB6" w:rsidP="00503FB6">
                              <w:pPr>
                                <w:spacing w:line="252" w:lineRule="auto"/>
                                <w:rPr>
                                  <w:rFonts w:ascii="Calibri" w:hAnsi="Calibri" w:cs="Calibri"/>
                                  <w:lang w:val="en-US"/>
                                </w:rPr>
                              </w:pPr>
                              <w:r>
                                <w:rPr>
                                  <w:rFonts w:ascii="Calibri" w:hAnsi="Calibri" w:cs="Calibri"/>
                                  <w:lang w:val="en-US"/>
                                </w:rPr>
                                <w:t xml:space="preserve">private String </w:t>
                              </w:r>
                              <w:proofErr w:type="spellStart"/>
                              <w:r>
                                <w:rPr>
                                  <w:rFonts w:ascii="Calibri" w:hAnsi="Calibri" w:cs="Calibri"/>
                                  <w:lang w:val="en-US"/>
                                </w:rPr>
                                <w:t>chamber_</w:t>
                              </w:r>
                              <w:proofErr w:type="gramStart"/>
                              <w:r>
                                <w:rPr>
                                  <w:rFonts w:ascii="Calibri" w:hAnsi="Calibri" w:cs="Calibri"/>
                                  <w:lang w:val="en-US"/>
                                </w:rPr>
                                <w:t>name</w:t>
                              </w:r>
                              <w:proofErr w:type="spellEnd"/>
                              <w:r>
                                <w:rPr>
                                  <w:rFonts w:ascii="Calibri" w:hAnsi="Calibri" w:cs="Calibri"/>
                                  <w:lang w:val="en-US"/>
                                </w:rPr>
                                <w:t>;</w:t>
                              </w:r>
                              <w:proofErr w:type="gramEnd"/>
                              <w:r>
                                <w:rPr>
                                  <w:rFonts w:ascii="Calibri" w:hAnsi="Calibri" w:cs="Calibri"/>
                                  <w:lang w:val="en-US"/>
                                </w:rPr>
                                <w:t xml:space="preserve"> </w:t>
                              </w:r>
                            </w:p>
                            <w:p w14:paraId="300C6699" w14:textId="77777777" w:rsidR="00503FB6" w:rsidRDefault="00503FB6" w:rsidP="00503FB6">
                              <w:pPr>
                                <w:spacing w:line="252" w:lineRule="auto"/>
                                <w:rPr>
                                  <w:rFonts w:ascii="Calibri" w:hAnsi="Calibri" w:cs="Calibri"/>
                                  <w:lang w:val="en-US"/>
                                </w:rPr>
                              </w:pPr>
                              <w:r>
                                <w:rPr>
                                  <w:rFonts w:ascii="Calibri" w:hAnsi="Calibri" w:cs="Calibri"/>
                                  <w:lang w:val="en-US"/>
                                </w:rPr>
                                <w:t xml:space="preserve">} </w:t>
                              </w:r>
                            </w:p>
                          </w:txbxContent>
                        </wps:txbx>
                        <wps:bodyPr anchor="t"/>
                      </wps:wsp>
                    </wpg:wgp>
                  </a:graphicData>
                </a:graphic>
              </wp:inline>
            </w:drawing>
          </mc:Choice>
          <mc:Fallback>
            <w:pict>
              <v:group w14:anchorId="2CCDD4C7" id="Rechteck 1" o:spid="_x0000_s1039" style="width:417.4pt;height:167.05pt;mso-position-horizontal-relative:char;mso-position-vertical-relative:line" coordsize="53009,26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">
                <v:rect id="Rechteck 2" o:spid="_x0000_s1040" style="position:absolute;left:1821;top:1229;width:49367;height:1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" filled="f" strokecolor="black [3213]" strokeweight="1pt"/>
                <v:rect id="Rechteck 3" o:spid="_x0000_s1041" style="position:absolute;width:53009;height:26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" fillcolor="white [3201]">
                  <v:textbox>
                    <w:txbxContent>
                      <w:p w14:paraId="7DF05048" w14:textId="77777777" w:rsidR="00503FB6" w:rsidRDefault="00503FB6" w:rsidP="00503FB6">
                        <w:pPr>
                          <w:spacing w:line="252" w:lineRule="auto"/>
                          <w:rPr>
                            <w:rFonts w:ascii="Calibri" w:hAnsi="Calibri" w:cs="Calibri"/>
                            <w:lang w:val="en-US"/>
                          </w:rPr>
                        </w:pPr>
                        <w:r>
                          <w:rPr>
                            <w:rFonts w:ascii="Calibri" w:hAnsi="Calibri" w:cs="Calibri"/>
                            <w:lang w:val="en-US"/>
                          </w:rPr>
                          <w:t xml:space="preserve">@Entity </w:t>
                        </w:r>
                      </w:p>
                      <w:p w14:paraId="0744D651" w14:textId="77777777" w:rsidR="00503FB6" w:rsidRDefault="00503FB6" w:rsidP="00503FB6">
                        <w:pPr>
                          <w:spacing w:line="252" w:lineRule="auto"/>
                          <w:rPr>
                            <w:rFonts w:ascii="Calibri" w:hAnsi="Calibri" w:cs="Calibri"/>
                            <w:lang w:val="en-US"/>
                          </w:rPr>
                        </w:pPr>
                        <w:r>
                          <w:rPr>
                            <w:rFonts w:ascii="Calibri" w:hAnsi="Calibri" w:cs="Calibri"/>
                            <w:lang w:val="en-US"/>
                          </w:rPr>
                          <w:t xml:space="preserve">public class Chamber { </w:t>
                        </w:r>
                      </w:p>
                      <w:p w14:paraId="76DE9426" w14:textId="77777777" w:rsidR="00503FB6" w:rsidRDefault="00503FB6" w:rsidP="00503FB6">
                        <w:pPr>
                          <w:spacing w:line="252" w:lineRule="auto"/>
                          <w:rPr>
                            <w:rFonts w:ascii="Calibri" w:hAnsi="Calibri" w:cs="Calibri"/>
                            <w:lang w:val="en-US"/>
                          </w:rPr>
                        </w:pPr>
                        <w:r>
                          <w:rPr>
                            <w:rFonts w:ascii="Calibri" w:hAnsi="Calibri" w:cs="Calibri"/>
                            <w:lang w:val="en-US"/>
                          </w:rPr>
                          <w:t xml:space="preserve">@Id </w:t>
                        </w:r>
                      </w:p>
                      <w:p w14:paraId="53E674E2" w14:textId="77777777" w:rsidR="00503FB6" w:rsidRDefault="00503FB6" w:rsidP="00503FB6">
                        <w:pPr>
                          <w:spacing w:line="252" w:lineRule="auto"/>
                          <w:rPr>
                            <w:rFonts w:ascii="Calibri" w:hAnsi="Calibri" w:cs="Calibri"/>
                            <w:lang w:val="en-US"/>
                          </w:rPr>
                        </w:pPr>
                        <w:r>
                          <w:rPr>
                            <w:rFonts w:ascii="Calibri" w:hAnsi="Calibri" w:cs="Calibri"/>
                            <w:lang w:val="en-US"/>
                          </w:rPr>
                          <w:t xml:space="preserve">private </w:t>
                        </w:r>
                        <w:proofErr w:type="gramStart"/>
                        <w:r>
                          <w:rPr>
                            <w:rFonts w:ascii="Calibri" w:hAnsi="Calibri" w:cs="Calibri"/>
                            <w:lang w:val="en-US"/>
                          </w:rPr>
                          <w:t>Long</w:t>
                        </w:r>
                        <w:proofErr w:type="gramEnd"/>
                        <w:r>
                          <w:rPr>
                            <w:rFonts w:ascii="Calibri" w:hAnsi="Calibri" w:cs="Calibri"/>
                            <w:lang w:val="en-US"/>
                          </w:rPr>
                          <w:t xml:space="preserve"> </w:t>
                        </w:r>
                        <w:proofErr w:type="spellStart"/>
                        <w:r>
                          <w:rPr>
                            <w:rFonts w:ascii="Calibri" w:hAnsi="Calibri" w:cs="Calibri"/>
                            <w:lang w:val="en-US"/>
                          </w:rPr>
                          <w:t>chamber_id</w:t>
                        </w:r>
                        <w:proofErr w:type="spellEnd"/>
                        <w:r>
                          <w:rPr>
                            <w:rFonts w:ascii="Calibri" w:hAnsi="Calibri" w:cs="Calibri"/>
                            <w:lang w:val="en-US"/>
                          </w:rPr>
                          <w:t xml:space="preserve">; </w:t>
                        </w:r>
                      </w:p>
                      <w:p w14:paraId="4B1EDE57" w14:textId="77777777" w:rsidR="00503FB6" w:rsidRDefault="00503FB6" w:rsidP="00503FB6">
                        <w:pPr>
                          <w:spacing w:line="252" w:lineRule="auto"/>
                          <w:rPr>
                            <w:rFonts w:ascii="Calibri" w:hAnsi="Calibri" w:cs="Calibri"/>
                            <w:color w:val="000000"/>
                            <w:lang w:val="en-US"/>
                          </w:rPr>
                        </w:pPr>
                        <w:r>
                          <w:rPr>
                            <w:rFonts w:ascii="Calibri" w:hAnsi="Calibri" w:cs="Calibri"/>
                            <w:color w:val="000000"/>
                            <w:lang w:val="en-US"/>
                          </w:rPr>
                          <w:t xml:space="preserve">private String </w:t>
                        </w:r>
                        <w:proofErr w:type="spellStart"/>
                        <w:r>
                          <w:rPr>
                            <w:rFonts w:ascii="Calibri" w:hAnsi="Calibri" w:cs="Calibri"/>
                            <w:color w:val="000000"/>
                            <w:lang w:val="en-US"/>
                          </w:rPr>
                          <w:t>chamber_</w:t>
                        </w:r>
                        <w:proofErr w:type="gramStart"/>
                        <w:r>
                          <w:rPr>
                            <w:rFonts w:ascii="Calibri" w:hAnsi="Calibri" w:cs="Calibri"/>
                            <w:color w:val="000000"/>
                            <w:lang w:val="en-US"/>
                          </w:rPr>
                          <w:t>number</w:t>
                        </w:r>
                        <w:proofErr w:type="spellEnd"/>
                        <w:r>
                          <w:rPr>
                            <w:rFonts w:ascii="Calibri" w:hAnsi="Calibri" w:cs="Calibri"/>
                            <w:color w:val="000000"/>
                            <w:lang w:val="en-US"/>
                          </w:rPr>
                          <w:t>;</w:t>
                        </w:r>
                        <w:proofErr w:type="gramEnd"/>
                        <w:r>
                          <w:rPr>
                            <w:rFonts w:ascii="Calibri" w:hAnsi="Calibri" w:cs="Calibri"/>
                            <w:color w:val="000000"/>
                            <w:lang w:val="en-US"/>
                          </w:rPr>
                          <w:t xml:space="preserve"> </w:t>
                        </w:r>
                      </w:p>
                      <w:p w14:paraId="7A447A15" w14:textId="77777777" w:rsidR="00503FB6" w:rsidRDefault="00503FB6" w:rsidP="00503FB6">
                        <w:pPr>
                          <w:spacing w:line="252" w:lineRule="auto"/>
                          <w:rPr>
                            <w:rFonts w:ascii="Calibri" w:hAnsi="Calibri" w:cs="Calibri"/>
                            <w:lang w:val="en-US"/>
                          </w:rPr>
                        </w:pPr>
                        <w:r>
                          <w:rPr>
                            <w:rFonts w:ascii="Calibri" w:hAnsi="Calibri" w:cs="Calibri"/>
                            <w:lang w:val="en-US"/>
                          </w:rPr>
                          <w:t xml:space="preserve">private String </w:t>
                        </w:r>
                        <w:proofErr w:type="spellStart"/>
                        <w:r>
                          <w:rPr>
                            <w:rFonts w:ascii="Calibri" w:hAnsi="Calibri" w:cs="Calibri"/>
                            <w:lang w:val="en-US"/>
                          </w:rPr>
                          <w:t>chamber_</w:t>
                        </w:r>
                        <w:proofErr w:type="gramStart"/>
                        <w:r>
                          <w:rPr>
                            <w:rFonts w:ascii="Calibri" w:hAnsi="Calibri" w:cs="Calibri"/>
                            <w:lang w:val="en-US"/>
                          </w:rPr>
                          <w:t>name</w:t>
                        </w:r>
                        <w:proofErr w:type="spellEnd"/>
                        <w:r>
                          <w:rPr>
                            <w:rFonts w:ascii="Calibri" w:hAnsi="Calibri" w:cs="Calibri"/>
                            <w:lang w:val="en-US"/>
                          </w:rPr>
                          <w:t>;</w:t>
                        </w:r>
                        <w:proofErr w:type="gramEnd"/>
                        <w:r>
                          <w:rPr>
                            <w:rFonts w:ascii="Calibri" w:hAnsi="Calibri" w:cs="Calibri"/>
                            <w:lang w:val="en-US"/>
                          </w:rPr>
                          <w:t xml:space="preserve"> </w:t>
                        </w:r>
                      </w:p>
                      <w:p w14:paraId="300C6699" w14:textId="77777777" w:rsidR="00503FB6" w:rsidRDefault="00503FB6" w:rsidP="00503FB6">
                        <w:pPr>
                          <w:spacing w:line="252" w:lineRule="auto"/>
                          <w:rPr>
                            <w:rFonts w:ascii="Calibri" w:hAnsi="Calibri" w:cs="Calibri"/>
                            <w:lang w:val="en-US"/>
                          </w:rPr>
                        </w:pPr>
                        <w:r>
                          <w:rPr>
                            <w:rFonts w:ascii="Calibri" w:hAnsi="Calibri" w:cs="Calibri"/>
                            <w:lang w:val="en-US"/>
                          </w:rPr>
                          <w:t xml:space="preserve">} </w:t>
                        </w:r>
                      </w:p>
                    </w:txbxContent>
                  </v:textbox>
                </v:rect>
                <w10:anchorlock/>
              </v:group>
            </w:pict>
          </mc:Fallback>
        </mc:AlternateContent>
      </w:r>
    </w:p>
    <w:p w14:paraId="782463BF" w14:textId="099CD56C" w:rsidR="5F13D769" w:rsidRDefault="00EF3312" w:rsidP="00EF3312">
      <w:pPr>
        <w:pStyle w:val="Beschriftung"/>
        <w:rPr>
          <w:rFonts w:ascii="Arial" w:eastAsia="Arial" w:hAnsi="Arial" w:cs="Arial"/>
        </w:rPr>
      </w:pPr>
      <w:bookmarkStart w:id="74" w:name="_Toc170488534"/>
      <w:r>
        <w:t xml:space="preserve">Abbildung </w:t>
      </w:r>
      <w:fldSimple w:instr=" SEQ Abbildung \* ARABIC ">
        <w:r w:rsidR="00667C61">
          <w:rPr>
            <w:noProof/>
          </w:rPr>
          <w:t>6</w:t>
        </w:r>
      </w:fldSimple>
      <w:r>
        <w:t xml:space="preserve">: </w:t>
      </w:r>
      <w:r w:rsidRPr="00DD1093">
        <w:t>Beispiel, wie Annotation verwendet werden: @Entity kennzeichnet die Klasse als Datenbanktabelle und sorgt dafür, dass sie als solche in der Datenbank abgebildet wird</w:t>
      </w:r>
      <w:bookmarkEnd w:id="74"/>
    </w:p>
    <w:p w14:paraId="56CF6032" w14:textId="521C75AE" w:rsidR="5F13D769" w:rsidRDefault="5F13D769" w:rsidP="5009833A">
      <w:pPr>
        <w:spacing w:line="360" w:lineRule="auto"/>
        <w:rPr>
          <w:rFonts w:ascii="Arial" w:eastAsia="Arial" w:hAnsi="Arial" w:cs="Arial"/>
        </w:rPr>
      </w:pPr>
    </w:p>
    <w:p w14:paraId="7E52304E" w14:textId="43E0017B" w:rsidR="5F13D769" w:rsidRDefault="28026A87" w:rsidP="14E92987">
      <w:pPr>
        <w:spacing w:line="360" w:lineRule="auto"/>
        <w:rPr>
          <w:rFonts w:ascii="Arial" w:eastAsia="Arial" w:hAnsi="Arial" w:cs="Arial"/>
          <w:sz w:val="24"/>
          <w:szCs w:val="24"/>
        </w:rPr>
      </w:pPr>
      <w:r w:rsidRPr="2F2F1BCE">
        <w:rPr>
          <w:rFonts w:ascii="Arial" w:eastAsia="Arial" w:hAnsi="Arial" w:cs="Arial"/>
          <w:sz w:val="24"/>
          <w:szCs w:val="24"/>
        </w:rPr>
        <w:t xml:space="preserve">Da es durch Springboot vereinfacht wird, komplexe Projekte mit vielen Abhängigkeiten wie Datenbankanbindungen, Autorisierungsprotokollen und </w:t>
      </w:r>
      <w:r w:rsidR="3738854E" w:rsidRPr="2F2F1BCE">
        <w:rPr>
          <w:rFonts w:ascii="Arial" w:eastAsia="Arial" w:hAnsi="Arial" w:cs="Arial"/>
          <w:sz w:val="24"/>
          <w:szCs w:val="24"/>
        </w:rPr>
        <w:t>Zugriffskontroll-Frameworks, zu erstellen, wurde die SPE als Spring-Projekt erstellt.</w:t>
      </w:r>
    </w:p>
    <w:p w14:paraId="4BD65DE0" w14:textId="4E6AF8D8" w:rsidR="5F13D769" w:rsidRDefault="193CB9B0" w:rsidP="14E92987">
      <w:pPr>
        <w:spacing w:line="360" w:lineRule="auto"/>
        <w:rPr>
          <w:rFonts w:ascii="Arial" w:eastAsia="Arial" w:hAnsi="Arial" w:cs="Arial"/>
          <w:sz w:val="24"/>
          <w:szCs w:val="24"/>
        </w:rPr>
      </w:pPr>
      <w:r w:rsidRPr="2F2F1BCE">
        <w:rPr>
          <w:rFonts w:ascii="Arial" w:eastAsia="Arial" w:hAnsi="Arial" w:cs="Arial"/>
          <w:sz w:val="24"/>
          <w:szCs w:val="24"/>
        </w:rPr>
        <w:t xml:space="preserve">Springboot-Projekte sind strukturiert aufgebaut und </w:t>
      </w:r>
      <w:r w:rsidR="1BD6C8D6" w:rsidRPr="2F2F1BCE">
        <w:rPr>
          <w:rFonts w:ascii="Arial" w:eastAsia="Arial" w:hAnsi="Arial" w:cs="Arial"/>
          <w:sz w:val="24"/>
          <w:szCs w:val="24"/>
        </w:rPr>
        <w:t xml:space="preserve">sind </w:t>
      </w:r>
      <w:ins w:id="75" w:author="Michael Prib" w:date="2024-06-28T08:33:00Z">
        <w:r w:rsidR="36110A7E" w:rsidRPr="2F2F1BCE">
          <w:rPr>
            <w:rFonts w:ascii="Arial" w:eastAsia="Arial" w:hAnsi="Arial" w:cs="Arial"/>
            <w:sz w:val="24"/>
            <w:szCs w:val="24"/>
          </w:rPr>
          <w:t>in vier Schichten aufgeteilt</w:t>
        </w:r>
      </w:ins>
      <w:r w:rsidRPr="2F2F1BCE">
        <w:rPr>
          <w:rFonts w:ascii="Arial" w:eastAsia="Arial" w:hAnsi="Arial" w:cs="Arial"/>
          <w:sz w:val="24"/>
          <w:szCs w:val="24"/>
        </w:rPr>
        <w:t xml:space="preserve">. </w:t>
      </w:r>
    </w:p>
    <w:p w14:paraId="432A8008" w14:textId="5492EC40" w:rsidR="5F13D769" w:rsidRDefault="3939443B" w:rsidP="14E92987">
      <w:pPr>
        <w:spacing w:line="360" w:lineRule="auto"/>
        <w:rPr>
          <w:rFonts w:ascii="Arial" w:eastAsia="Arial" w:hAnsi="Arial" w:cs="Arial"/>
          <w:sz w:val="24"/>
          <w:szCs w:val="24"/>
        </w:rPr>
      </w:pPr>
      <w:r w:rsidRPr="14E92987">
        <w:rPr>
          <w:rFonts w:ascii="Arial" w:eastAsia="Arial" w:hAnsi="Arial" w:cs="Arial"/>
          <w:sz w:val="24"/>
          <w:szCs w:val="24"/>
        </w:rPr>
        <w:t xml:space="preserve">In der </w:t>
      </w:r>
      <w:r w:rsidR="4E960D6A" w:rsidRPr="14E92987">
        <w:rPr>
          <w:rFonts w:ascii="Arial" w:eastAsia="Arial" w:hAnsi="Arial" w:cs="Arial"/>
          <w:sz w:val="24"/>
          <w:szCs w:val="24"/>
        </w:rPr>
        <w:t xml:space="preserve">Controller-Schicht werden die Anfragen des Clients anhand der Endpunkte durch Protokolle wie SCIM </w:t>
      </w:r>
      <w:r w:rsidR="39256514" w:rsidRPr="14E92987">
        <w:rPr>
          <w:rFonts w:ascii="Arial" w:eastAsia="Arial" w:hAnsi="Arial" w:cs="Arial"/>
          <w:sz w:val="24"/>
          <w:szCs w:val="24"/>
        </w:rPr>
        <w:t xml:space="preserve">gesendet. </w:t>
      </w:r>
    </w:p>
    <w:p w14:paraId="4C8351E1" w14:textId="62FDCC3A" w:rsidR="5F13D769" w:rsidRDefault="6AB058BC" w:rsidP="14E92987">
      <w:pPr>
        <w:spacing w:line="360" w:lineRule="auto"/>
        <w:rPr>
          <w:rFonts w:ascii="Arial" w:eastAsia="Arial" w:hAnsi="Arial" w:cs="Arial"/>
          <w:sz w:val="24"/>
          <w:szCs w:val="24"/>
        </w:rPr>
      </w:pPr>
      <w:r w:rsidRPr="2F2F1BCE">
        <w:rPr>
          <w:rFonts w:ascii="Arial" w:eastAsia="Arial" w:hAnsi="Arial" w:cs="Arial"/>
          <w:sz w:val="24"/>
          <w:szCs w:val="24"/>
        </w:rPr>
        <w:t>In der Repository-Schicht w</w:t>
      </w:r>
      <w:ins w:id="76" w:author="Michael Prib" w:date="2024-06-28T08:35:00Z">
        <w:r w:rsidR="3CFC1243" w:rsidRPr="2F2F1BCE">
          <w:rPr>
            <w:rFonts w:ascii="Arial" w:eastAsia="Arial" w:hAnsi="Arial" w:cs="Arial"/>
            <w:sz w:val="24"/>
            <w:szCs w:val="24"/>
          </w:rPr>
          <w:t>er</w:t>
        </w:r>
      </w:ins>
      <w:ins w:id="77" w:author="Michael Prib" w:date="2024-06-28T08:36:00Z">
        <w:r w:rsidR="3CFC1243" w:rsidRPr="2F2F1BCE">
          <w:rPr>
            <w:rFonts w:ascii="Arial" w:eastAsia="Arial" w:hAnsi="Arial" w:cs="Arial"/>
            <w:sz w:val="24"/>
            <w:szCs w:val="24"/>
          </w:rPr>
          <w:t>den</w:t>
        </w:r>
      </w:ins>
      <w:r w:rsidRPr="2F2F1BCE">
        <w:rPr>
          <w:rFonts w:ascii="Arial" w:eastAsia="Arial" w:hAnsi="Arial" w:cs="Arial"/>
          <w:sz w:val="24"/>
          <w:szCs w:val="24"/>
        </w:rPr>
        <w:t xml:space="preserve"> durch das </w:t>
      </w:r>
      <w:r w:rsidR="02CB659E" w:rsidRPr="2F2F1BCE">
        <w:rPr>
          <w:rFonts w:ascii="Arial" w:eastAsia="Arial" w:hAnsi="Arial" w:cs="Arial"/>
          <w:sz w:val="24"/>
          <w:szCs w:val="24"/>
        </w:rPr>
        <w:t>genannte</w:t>
      </w:r>
      <w:r w:rsidRPr="2F2F1BCE">
        <w:rPr>
          <w:rFonts w:ascii="Arial" w:eastAsia="Arial" w:hAnsi="Arial" w:cs="Arial"/>
          <w:sz w:val="24"/>
          <w:szCs w:val="24"/>
        </w:rPr>
        <w:t xml:space="preserve"> </w:t>
      </w:r>
      <w:r w:rsidR="4202A91E" w:rsidRPr="2F2F1BCE">
        <w:rPr>
          <w:rFonts w:ascii="Arial" w:eastAsia="Arial" w:hAnsi="Arial" w:cs="Arial"/>
          <w:sz w:val="24"/>
          <w:szCs w:val="24"/>
        </w:rPr>
        <w:t>Konzept</w:t>
      </w:r>
      <w:r w:rsidRPr="2F2F1BCE">
        <w:rPr>
          <w:rFonts w:ascii="Arial" w:eastAsia="Arial" w:hAnsi="Arial" w:cs="Arial"/>
          <w:sz w:val="24"/>
          <w:szCs w:val="24"/>
        </w:rPr>
        <w:t xml:space="preserve"> der </w:t>
      </w:r>
      <w:proofErr w:type="spellStart"/>
      <w:r w:rsidRPr="2F2F1BCE">
        <w:rPr>
          <w:rFonts w:ascii="Arial" w:eastAsia="Arial" w:hAnsi="Arial" w:cs="Arial"/>
          <w:i/>
          <w:iCs/>
          <w:sz w:val="24"/>
          <w:szCs w:val="24"/>
        </w:rPr>
        <w:t>Dependency</w:t>
      </w:r>
      <w:proofErr w:type="spellEnd"/>
      <w:r w:rsidRPr="2F2F1BCE">
        <w:rPr>
          <w:rFonts w:ascii="Arial" w:eastAsia="Arial" w:hAnsi="Arial" w:cs="Arial"/>
          <w:i/>
          <w:iCs/>
          <w:sz w:val="24"/>
          <w:szCs w:val="24"/>
        </w:rPr>
        <w:t xml:space="preserve"> -</w:t>
      </w:r>
      <w:proofErr w:type="spellStart"/>
      <w:r w:rsidRPr="2F2F1BCE">
        <w:rPr>
          <w:rFonts w:ascii="Arial" w:eastAsia="Arial" w:hAnsi="Arial" w:cs="Arial"/>
          <w:i/>
          <w:iCs/>
          <w:sz w:val="24"/>
          <w:szCs w:val="24"/>
        </w:rPr>
        <w:t>Injection</w:t>
      </w:r>
      <w:proofErr w:type="spellEnd"/>
      <w:r w:rsidRPr="2F2F1BCE">
        <w:rPr>
          <w:rFonts w:ascii="Arial" w:eastAsia="Arial" w:hAnsi="Arial" w:cs="Arial"/>
          <w:i/>
          <w:iCs/>
          <w:sz w:val="24"/>
          <w:szCs w:val="24"/>
        </w:rPr>
        <w:t xml:space="preserve"> </w:t>
      </w:r>
      <w:r w:rsidRPr="2F2F1BCE">
        <w:rPr>
          <w:rFonts w:ascii="Arial" w:eastAsia="Arial" w:hAnsi="Arial" w:cs="Arial"/>
          <w:sz w:val="24"/>
          <w:szCs w:val="24"/>
        </w:rPr>
        <w:t>die CRUD-</w:t>
      </w:r>
      <w:ins w:id="78" w:author="Michael Prib" w:date="2024-06-28T08:34:00Z">
        <w:r w:rsidR="283E9B1E" w:rsidRPr="2F2F1BCE">
          <w:rPr>
            <w:rFonts w:ascii="Arial" w:eastAsia="Arial" w:hAnsi="Arial" w:cs="Arial"/>
            <w:sz w:val="24"/>
            <w:szCs w:val="24"/>
          </w:rPr>
          <w:t>O</w:t>
        </w:r>
      </w:ins>
      <w:r w:rsidRPr="2F2F1BCE">
        <w:rPr>
          <w:rFonts w:ascii="Arial" w:eastAsia="Arial" w:hAnsi="Arial" w:cs="Arial"/>
          <w:sz w:val="24"/>
          <w:szCs w:val="24"/>
        </w:rPr>
        <w:t>perationen (Create, Read, Update</w:t>
      </w:r>
      <w:r w:rsidR="6E91FC8B" w:rsidRPr="2F2F1BCE">
        <w:rPr>
          <w:rFonts w:ascii="Arial" w:eastAsia="Arial" w:hAnsi="Arial" w:cs="Arial"/>
          <w:sz w:val="24"/>
          <w:szCs w:val="24"/>
        </w:rPr>
        <w:t>, Delete) ausgeführt</w:t>
      </w:r>
      <w:r w:rsidR="3AF616E9" w:rsidRPr="2F2F1BCE">
        <w:rPr>
          <w:rFonts w:ascii="Arial" w:eastAsia="Arial" w:hAnsi="Arial" w:cs="Arial"/>
          <w:sz w:val="24"/>
          <w:szCs w:val="24"/>
        </w:rPr>
        <w:t xml:space="preserve">. Je nach http-Methode, die </w:t>
      </w:r>
      <w:r w:rsidR="2903CCDC" w:rsidRPr="2F2F1BCE">
        <w:rPr>
          <w:rFonts w:ascii="Arial" w:eastAsia="Arial" w:hAnsi="Arial" w:cs="Arial"/>
          <w:sz w:val="24"/>
          <w:szCs w:val="24"/>
        </w:rPr>
        <w:t>v</w:t>
      </w:r>
      <w:r w:rsidR="3AF616E9" w:rsidRPr="2F2F1BCE">
        <w:rPr>
          <w:rFonts w:ascii="Arial" w:eastAsia="Arial" w:hAnsi="Arial" w:cs="Arial"/>
          <w:sz w:val="24"/>
          <w:szCs w:val="24"/>
        </w:rPr>
        <w:t xml:space="preserve">om Client angefordert wird, wird die entsprechende CRUD-Methode ausgeführt. </w:t>
      </w:r>
      <w:r w:rsidR="6E91FC8B" w:rsidRPr="2F2F1BCE">
        <w:rPr>
          <w:rFonts w:ascii="Arial" w:eastAsia="Arial" w:hAnsi="Arial" w:cs="Arial"/>
          <w:sz w:val="24"/>
          <w:szCs w:val="24"/>
        </w:rPr>
        <w:t>Dadu</w:t>
      </w:r>
      <w:r w:rsidR="6E54B855" w:rsidRPr="2F2F1BCE">
        <w:rPr>
          <w:rFonts w:ascii="Arial" w:eastAsia="Arial" w:hAnsi="Arial" w:cs="Arial"/>
          <w:sz w:val="24"/>
          <w:szCs w:val="24"/>
        </w:rPr>
        <w:t>rch werden Anforderungen des Clients in</w:t>
      </w:r>
      <w:r w:rsidR="2503E788" w:rsidRPr="2F2F1BCE">
        <w:rPr>
          <w:rFonts w:ascii="Arial" w:eastAsia="Arial" w:hAnsi="Arial" w:cs="Arial"/>
          <w:sz w:val="24"/>
          <w:szCs w:val="24"/>
        </w:rPr>
        <w:t xml:space="preserve"> </w:t>
      </w:r>
      <w:r w:rsidR="6E54B855" w:rsidRPr="2F2F1BCE">
        <w:rPr>
          <w:rFonts w:ascii="Arial" w:eastAsia="Arial" w:hAnsi="Arial" w:cs="Arial"/>
          <w:sz w:val="24"/>
          <w:szCs w:val="24"/>
        </w:rPr>
        <w:t>Sprache umgewandelt, die die Datenbank versteht.</w:t>
      </w:r>
      <w:r w:rsidR="6E91FC8B" w:rsidRPr="2F2F1BCE">
        <w:rPr>
          <w:rFonts w:ascii="Arial" w:eastAsia="Arial" w:hAnsi="Arial" w:cs="Arial"/>
          <w:sz w:val="24"/>
          <w:szCs w:val="24"/>
        </w:rPr>
        <w:t xml:space="preserve"> </w:t>
      </w:r>
    </w:p>
    <w:p w14:paraId="6D6CE7B9" w14:textId="2E5D172E" w:rsidR="5F13D769" w:rsidRDefault="617AEB62" w:rsidP="14E92987">
      <w:pPr>
        <w:spacing w:line="360" w:lineRule="auto"/>
        <w:rPr>
          <w:rFonts w:ascii="Arial" w:eastAsia="Arial" w:hAnsi="Arial" w:cs="Arial"/>
          <w:sz w:val="24"/>
          <w:szCs w:val="24"/>
        </w:rPr>
      </w:pPr>
      <w:r w:rsidRPr="2F2F1BCE">
        <w:rPr>
          <w:rFonts w:ascii="Arial" w:eastAsia="Arial" w:hAnsi="Arial" w:cs="Arial"/>
          <w:sz w:val="24"/>
          <w:szCs w:val="24"/>
        </w:rPr>
        <w:t>Die</w:t>
      </w:r>
      <w:r w:rsidR="6F1882C9" w:rsidRPr="2F2F1BCE">
        <w:rPr>
          <w:rFonts w:ascii="Arial" w:eastAsia="Arial" w:hAnsi="Arial" w:cs="Arial"/>
          <w:sz w:val="24"/>
          <w:szCs w:val="24"/>
        </w:rPr>
        <w:t xml:space="preserve"> Service-Schicht </w:t>
      </w:r>
      <w:r w:rsidR="2CFF5BD1" w:rsidRPr="2F2F1BCE">
        <w:rPr>
          <w:rFonts w:ascii="Arial" w:eastAsia="Arial" w:hAnsi="Arial" w:cs="Arial"/>
          <w:sz w:val="24"/>
          <w:szCs w:val="24"/>
        </w:rPr>
        <w:t>bestimmt,</w:t>
      </w:r>
      <w:r w:rsidR="2D6B674F" w:rsidRPr="2F2F1BCE">
        <w:rPr>
          <w:rFonts w:ascii="Arial" w:eastAsia="Arial" w:hAnsi="Arial" w:cs="Arial"/>
          <w:sz w:val="24"/>
          <w:szCs w:val="24"/>
        </w:rPr>
        <w:t xml:space="preserve"> </w:t>
      </w:r>
      <w:r w:rsidR="23BC56E9" w:rsidRPr="2F2F1BCE">
        <w:rPr>
          <w:rFonts w:ascii="Arial" w:eastAsia="Arial" w:hAnsi="Arial" w:cs="Arial"/>
          <w:sz w:val="24"/>
          <w:szCs w:val="24"/>
        </w:rPr>
        <w:t>wie</w:t>
      </w:r>
      <w:r w:rsidR="5FD34682" w:rsidRPr="2F2F1BCE">
        <w:rPr>
          <w:rFonts w:ascii="Arial" w:eastAsia="Arial" w:hAnsi="Arial" w:cs="Arial"/>
          <w:sz w:val="24"/>
          <w:szCs w:val="24"/>
        </w:rPr>
        <w:t xml:space="preserve"> </w:t>
      </w:r>
      <w:r w:rsidR="71FCC42C" w:rsidRPr="2F2F1BCE">
        <w:rPr>
          <w:rFonts w:ascii="Arial" w:eastAsia="Arial" w:hAnsi="Arial" w:cs="Arial"/>
          <w:sz w:val="24"/>
          <w:szCs w:val="24"/>
        </w:rPr>
        <w:t>Ressourcen angefordert werden</w:t>
      </w:r>
      <w:r w:rsidR="43C4E608" w:rsidRPr="2F2F1BCE">
        <w:rPr>
          <w:rFonts w:ascii="Arial" w:eastAsia="Arial" w:hAnsi="Arial" w:cs="Arial"/>
          <w:sz w:val="24"/>
          <w:szCs w:val="24"/>
        </w:rPr>
        <w:t xml:space="preserve"> und unter welchen Bedingungen. Eine Bedingung ist </w:t>
      </w:r>
      <w:r w:rsidR="01F49CB8" w:rsidRPr="2F2F1BCE">
        <w:rPr>
          <w:rFonts w:ascii="Arial" w:eastAsia="Arial" w:hAnsi="Arial" w:cs="Arial"/>
          <w:sz w:val="24"/>
          <w:szCs w:val="24"/>
        </w:rPr>
        <w:t xml:space="preserve">bspw., </w:t>
      </w:r>
      <w:r w:rsidR="43C4E608" w:rsidRPr="2F2F1BCE">
        <w:rPr>
          <w:rFonts w:ascii="Arial" w:eastAsia="Arial" w:hAnsi="Arial" w:cs="Arial"/>
          <w:sz w:val="24"/>
          <w:szCs w:val="24"/>
        </w:rPr>
        <w:t xml:space="preserve">dass nur Ressourcen </w:t>
      </w:r>
      <w:commentRangeStart w:id="79"/>
      <w:r w:rsidR="43C4E608" w:rsidRPr="2F2F1BCE">
        <w:rPr>
          <w:rFonts w:ascii="Arial" w:eastAsia="Arial" w:hAnsi="Arial" w:cs="Arial"/>
          <w:sz w:val="24"/>
          <w:szCs w:val="24"/>
        </w:rPr>
        <w:t xml:space="preserve">gefordert </w:t>
      </w:r>
      <w:commentRangeEnd w:id="79"/>
      <w:r w:rsidR="5A3B2DA4">
        <w:rPr>
          <w:rStyle w:val="Kommentarzeichen"/>
        </w:rPr>
        <w:commentReference w:id="79"/>
      </w:r>
      <w:r w:rsidR="43C4E608" w:rsidRPr="2F2F1BCE">
        <w:rPr>
          <w:rFonts w:ascii="Arial" w:eastAsia="Arial" w:hAnsi="Arial" w:cs="Arial"/>
          <w:sz w:val="24"/>
          <w:szCs w:val="24"/>
        </w:rPr>
        <w:t>werden können von Benutzern</w:t>
      </w:r>
      <w:r w:rsidR="4A0BC22A" w:rsidRPr="2F2F1BCE">
        <w:rPr>
          <w:rFonts w:ascii="Arial" w:eastAsia="Arial" w:hAnsi="Arial" w:cs="Arial"/>
          <w:sz w:val="24"/>
          <w:szCs w:val="24"/>
        </w:rPr>
        <w:t xml:space="preserve"> namens</w:t>
      </w:r>
      <w:r w:rsidR="43C4E608" w:rsidRPr="2F2F1BCE">
        <w:rPr>
          <w:rFonts w:ascii="Arial" w:eastAsia="Arial" w:hAnsi="Arial" w:cs="Arial"/>
          <w:sz w:val="24"/>
          <w:szCs w:val="24"/>
        </w:rPr>
        <w:t xml:space="preserve"> “</w:t>
      </w:r>
      <w:r w:rsidR="0B78CA34" w:rsidRPr="2F2F1BCE">
        <w:rPr>
          <w:rFonts w:ascii="Arial" w:eastAsia="Arial" w:hAnsi="Arial" w:cs="Arial"/>
          <w:sz w:val="24"/>
          <w:szCs w:val="24"/>
        </w:rPr>
        <w:t>Jeff</w:t>
      </w:r>
      <w:r w:rsidR="43C4E608" w:rsidRPr="2F2F1BCE">
        <w:rPr>
          <w:rFonts w:ascii="Arial" w:eastAsia="Arial" w:hAnsi="Arial" w:cs="Arial"/>
          <w:sz w:val="24"/>
          <w:szCs w:val="24"/>
        </w:rPr>
        <w:t>”.</w:t>
      </w:r>
    </w:p>
    <w:p w14:paraId="5344A582" w14:textId="179F5123" w:rsidR="5F13D769" w:rsidRDefault="16747DF7" w:rsidP="2F2F1BCE">
      <w:pPr>
        <w:spacing w:line="360" w:lineRule="auto"/>
        <w:rPr>
          <w:rFonts w:ascii="Arial" w:eastAsia="Arial" w:hAnsi="Arial" w:cs="Arial"/>
          <w:sz w:val="24"/>
          <w:szCs w:val="24"/>
        </w:rPr>
      </w:pPr>
      <w:r w:rsidRPr="2F2F1BCE">
        <w:rPr>
          <w:rFonts w:ascii="Arial" w:eastAsia="Arial" w:hAnsi="Arial" w:cs="Arial"/>
          <w:sz w:val="24"/>
          <w:szCs w:val="24"/>
        </w:rPr>
        <w:t xml:space="preserve">Die Model-Schicht beinhaltet </w:t>
      </w:r>
      <w:r w:rsidR="6653B06D" w:rsidRPr="2F2F1BCE">
        <w:rPr>
          <w:rFonts w:ascii="Arial" w:eastAsia="Arial" w:hAnsi="Arial" w:cs="Arial"/>
          <w:sz w:val="24"/>
          <w:szCs w:val="24"/>
        </w:rPr>
        <w:t>sogenannte</w:t>
      </w:r>
      <w:r w:rsidRPr="2F2F1BCE">
        <w:rPr>
          <w:rFonts w:ascii="Arial" w:eastAsia="Arial" w:hAnsi="Arial" w:cs="Arial"/>
          <w:sz w:val="24"/>
          <w:szCs w:val="24"/>
        </w:rPr>
        <w:t xml:space="preserve"> Models. </w:t>
      </w:r>
      <w:r w:rsidR="6D7714B4" w:rsidRPr="2F2F1BCE">
        <w:rPr>
          <w:rFonts w:ascii="Arial" w:eastAsia="Arial" w:hAnsi="Arial" w:cs="Arial"/>
          <w:sz w:val="24"/>
          <w:szCs w:val="24"/>
        </w:rPr>
        <w:t>Ein Model</w:t>
      </w:r>
      <w:r w:rsidRPr="2F2F1BCE">
        <w:rPr>
          <w:rFonts w:ascii="Arial" w:eastAsia="Arial" w:hAnsi="Arial" w:cs="Arial"/>
          <w:sz w:val="24"/>
          <w:szCs w:val="24"/>
        </w:rPr>
        <w:t xml:space="preserve"> </w:t>
      </w:r>
      <w:r w:rsidR="5DD21B6D" w:rsidRPr="2F2F1BCE">
        <w:rPr>
          <w:rFonts w:ascii="Arial" w:eastAsia="Arial" w:hAnsi="Arial" w:cs="Arial"/>
          <w:sz w:val="24"/>
          <w:szCs w:val="24"/>
        </w:rPr>
        <w:t xml:space="preserve">ist ein </w:t>
      </w:r>
      <w:r w:rsidR="71FD754C" w:rsidRPr="2F2F1BCE">
        <w:rPr>
          <w:rFonts w:ascii="Arial" w:eastAsia="Arial" w:hAnsi="Arial" w:cs="Arial"/>
          <w:sz w:val="24"/>
          <w:szCs w:val="24"/>
        </w:rPr>
        <w:t>Objekt</w:t>
      </w:r>
      <w:r w:rsidRPr="2F2F1BCE">
        <w:rPr>
          <w:rFonts w:ascii="Arial" w:eastAsia="Arial" w:hAnsi="Arial" w:cs="Arial"/>
          <w:sz w:val="24"/>
          <w:szCs w:val="24"/>
        </w:rPr>
        <w:t>,</w:t>
      </w:r>
      <w:r w:rsidR="1A2122E6" w:rsidRPr="2F2F1BCE">
        <w:rPr>
          <w:rFonts w:ascii="Arial" w:eastAsia="Arial" w:hAnsi="Arial" w:cs="Arial"/>
          <w:sz w:val="24"/>
          <w:szCs w:val="24"/>
        </w:rPr>
        <w:t xml:space="preserve"> </w:t>
      </w:r>
      <w:r w:rsidRPr="2F2F1BCE">
        <w:rPr>
          <w:rFonts w:ascii="Arial" w:eastAsia="Arial" w:hAnsi="Arial" w:cs="Arial"/>
          <w:sz w:val="24"/>
          <w:szCs w:val="24"/>
        </w:rPr>
        <w:t>welche</w:t>
      </w:r>
      <w:r w:rsidR="25CE2039" w:rsidRPr="2F2F1BCE">
        <w:rPr>
          <w:rFonts w:ascii="Arial" w:eastAsia="Arial" w:hAnsi="Arial" w:cs="Arial"/>
          <w:sz w:val="24"/>
          <w:szCs w:val="24"/>
        </w:rPr>
        <w:t>s seine</w:t>
      </w:r>
      <w:r w:rsidRPr="2F2F1BCE">
        <w:rPr>
          <w:rFonts w:ascii="Arial" w:eastAsia="Arial" w:hAnsi="Arial" w:cs="Arial"/>
          <w:sz w:val="24"/>
          <w:szCs w:val="24"/>
        </w:rPr>
        <w:t xml:space="preserve"> Domäne abbilde</w:t>
      </w:r>
      <w:r w:rsidR="629F2FEC" w:rsidRPr="2F2F1BCE">
        <w:rPr>
          <w:rFonts w:ascii="Arial" w:eastAsia="Arial" w:hAnsi="Arial" w:cs="Arial"/>
          <w:sz w:val="24"/>
          <w:szCs w:val="24"/>
        </w:rPr>
        <w:t>t</w:t>
      </w:r>
      <w:r w:rsidR="3FEF3BC3" w:rsidRPr="2F2F1BCE">
        <w:rPr>
          <w:rFonts w:ascii="Arial" w:eastAsia="Arial" w:hAnsi="Arial" w:cs="Arial"/>
          <w:sz w:val="24"/>
          <w:szCs w:val="24"/>
        </w:rPr>
        <w:t xml:space="preserve"> </w:t>
      </w:r>
      <w:r w:rsidRPr="2F2F1BCE">
        <w:rPr>
          <w:rFonts w:ascii="Arial" w:eastAsia="Arial" w:hAnsi="Arial" w:cs="Arial"/>
          <w:sz w:val="24"/>
          <w:szCs w:val="24"/>
        </w:rPr>
        <w:t>[</w:t>
      </w:r>
      <w:hyperlink r:id="rId56">
        <w:r w:rsidRPr="2F2F1BCE">
          <w:rPr>
            <w:rStyle w:val="Hyperlink"/>
            <w:rFonts w:ascii="Arial" w:eastAsia="Arial" w:hAnsi="Arial" w:cs="Arial"/>
            <w:sz w:val="24"/>
            <w:szCs w:val="24"/>
          </w:rPr>
          <w:t>14</w:t>
        </w:r>
      </w:hyperlink>
      <w:r w:rsidRPr="2F2F1BCE">
        <w:rPr>
          <w:rFonts w:ascii="Arial" w:eastAsia="Arial" w:hAnsi="Arial" w:cs="Arial"/>
          <w:sz w:val="24"/>
          <w:szCs w:val="24"/>
        </w:rPr>
        <w:t>, S. 39]</w:t>
      </w:r>
      <w:r w:rsidR="696EB48B" w:rsidRPr="2F2F1BCE">
        <w:rPr>
          <w:rFonts w:ascii="Arial" w:eastAsia="Arial" w:hAnsi="Arial" w:cs="Arial"/>
          <w:sz w:val="24"/>
          <w:szCs w:val="24"/>
        </w:rPr>
        <w:t>. Man kann als Beispiel ein</w:t>
      </w:r>
      <w:r w:rsidR="4D14B56A" w:rsidRPr="2F2F1BCE">
        <w:rPr>
          <w:rFonts w:ascii="Arial" w:eastAsia="Arial" w:hAnsi="Arial" w:cs="Arial"/>
          <w:sz w:val="24"/>
          <w:szCs w:val="24"/>
        </w:rPr>
        <w:t xml:space="preserve"> Model </w:t>
      </w:r>
      <w:r w:rsidR="694391EF" w:rsidRPr="2F2F1BCE">
        <w:rPr>
          <w:rFonts w:ascii="Arial" w:eastAsia="Arial" w:hAnsi="Arial" w:cs="Arial"/>
          <w:sz w:val="24"/>
          <w:szCs w:val="24"/>
        </w:rPr>
        <w:t>“</w:t>
      </w:r>
      <w:r w:rsidR="6FB66D35" w:rsidRPr="2F2F1BCE">
        <w:rPr>
          <w:rFonts w:ascii="Arial" w:eastAsia="Arial" w:hAnsi="Arial" w:cs="Arial"/>
          <w:sz w:val="24"/>
          <w:szCs w:val="24"/>
        </w:rPr>
        <w:t>Studium</w:t>
      </w:r>
      <w:r w:rsidR="06B7B1FD" w:rsidRPr="2F2F1BCE">
        <w:rPr>
          <w:rFonts w:ascii="Arial" w:eastAsia="Arial" w:hAnsi="Arial" w:cs="Arial"/>
          <w:sz w:val="24"/>
          <w:szCs w:val="24"/>
        </w:rPr>
        <w:t>”</w:t>
      </w:r>
      <w:r w:rsidR="7051162F" w:rsidRPr="2F2F1BCE">
        <w:rPr>
          <w:rFonts w:ascii="Arial" w:eastAsia="Arial" w:hAnsi="Arial" w:cs="Arial"/>
          <w:sz w:val="24"/>
          <w:szCs w:val="24"/>
        </w:rPr>
        <w:t xml:space="preserve"> </w:t>
      </w:r>
      <w:r w:rsidR="696EB48B" w:rsidRPr="2F2F1BCE">
        <w:rPr>
          <w:rFonts w:ascii="Arial" w:eastAsia="Arial" w:hAnsi="Arial" w:cs="Arial"/>
          <w:sz w:val="24"/>
          <w:szCs w:val="24"/>
        </w:rPr>
        <w:t>nehmen.</w:t>
      </w:r>
      <w:r w:rsidR="5225DA50" w:rsidRPr="2F2F1BCE">
        <w:rPr>
          <w:rFonts w:ascii="Arial" w:eastAsia="Arial" w:hAnsi="Arial" w:cs="Arial"/>
          <w:sz w:val="24"/>
          <w:szCs w:val="24"/>
        </w:rPr>
        <w:t xml:space="preserve"> Das Model beinhalte</w:t>
      </w:r>
      <w:r w:rsidR="1E6E3240" w:rsidRPr="2F2F1BCE">
        <w:rPr>
          <w:rFonts w:ascii="Arial" w:eastAsia="Arial" w:hAnsi="Arial" w:cs="Arial"/>
          <w:sz w:val="24"/>
          <w:szCs w:val="24"/>
        </w:rPr>
        <w:t>t die Entität</w:t>
      </w:r>
      <w:r w:rsidR="5419E7D3" w:rsidRPr="2F2F1BCE">
        <w:rPr>
          <w:rFonts w:ascii="Arial" w:eastAsia="Arial" w:hAnsi="Arial" w:cs="Arial"/>
          <w:sz w:val="24"/>
          <w:szCs w:val="24"/>
        </w:rPr>
        <w:t xml:space="preserve">en </w:t>
      </w:r>
      <w:r w:rsidR="7454BCAC" w:rsidRPr="2F2F1BCE">
        <w:rPr>
          <w:rFonts w:ascii="Arial" w:eastAsia="Arial" w:hAnsi="Arial" w:cs="Arial"/>
          <w:sz w:val="24"/>
          <w:szCs w:val="24"/>
        </w:rPr>
        <w:t xml:space="preserve">Professor, Klausur, Kurs, etc. Ein </w:t>
      </w:r>
      <w:r w:rsidR="38779B4C" w:rsidRPr="2F2F1BCE">
        <w:rPr>
          <w:rFonts w:ascii="Arial" w:eastAsia="Arial" w:hAnsi="Arial" w:cs="Arial"/>
          <w:sz w:val="24"/>
          <w:szCs w:val="24"/>
        </w:rPr>
        <w:t>M</w:t>
      </w:r>
      <w:r w:rsidR="7454BCAC" w:rsidRPr="2F2F1BCE">
        <w:rPr>
          <w:rFonts w:ascii="Arial" w:eastAsia="Arial" w:hAnsi="Arial" w:cs="Arial"/>
          <w:sz w:val="24"/>
          <w:szCs w:val="24"/>
        </w:rPr>
        <w:t>odel beinhaltet also mehrere Entitäten.</w:t>
      </w:r>
      <w:r w:rsidR="35A76397" w:rsidRPr="2F2F1BCE">
        <w:rPr>
          <w:rFonts w:ascii="Arial" w:eastAsia="Arial" w:hAnsi="Arial" w:cs="Arial"/>
          <w:sz w:val="24"/>
          <w:szCs w:val="24"/>
        </w:rPr>
        <w:t xml:space="preserve"> </w:t>
      </w:r>
      <w:r w:rsidR="46C0184C" w:rsidRPr="2F2F1BCE">
        <w:rPr>
          <w:rFonts w:ascii="Arial" w:eastAsia="Arial" w:hAnsi="Arial" w:cs="Arial"/>
          <w:sz w:val="24"/>
          <w:szCs w:val="24"/>
        </w:rPr>
        <w:t xml:space="preserve">Ein Model nennt man </w:t>
      </w:r>
      <w:r w:rsidR="35A76397" w:rsidRPr="2F2F1BCE">
        <w:rPr>
          <w:rFonts w:ascii="Arial" w:eastAsia="Arial" w:hAnsi="Arial" w:cs="Arial"/>
          <w:sz w:val="24"/>
          <w:szCs w:val="24"/>
        </w:rPr>
        <w:t xml:space="preserve">auch Domain </w:t>
      </w:r>
      <w:proofErr w:type="spellStart"/>
      <w:r w:rsidR="35A76397" w:rsidRPr="2F2F1BCE">
        <w:rPr>
          <w:rFonts w:ascii="Arial" w:eastAsia="Arial" w:hAnsi="Arial" w:cs="Arial"/>
          <w:sz w:val="24"/>
          <w:szCs w:val="24"/>
        </w:rPr>
        <w:t>Object</w:t>
      </w:r>
      <w:proofErr w:type="spellEnd"/>
      <w:r w:rsidR="35A76397" w:rsidRPr="2F2F1BCE">
        <w:rPr>
          <w:rFonts w:ascii="Arial" w:eastAsia="Arial" w:hAnsi="Arial" w:cs="Arial"/>
          <w:sz w:val="24"/>
          <w:szCs w:val="24"/>
        </w:rPr>
        <w:t>.</w:t>
      </w:r>
    </w:p>
    <w:p w14:paraId="21BE7D0A" w14:textId="2430023B" w:rsidR="5F13D769" w:rsidRDefault="3939443B" w:rsidP="14E92987">
      <w:pPr>
        <w:spacing w:line="360" w:lineRule="auto"/>
      </w:pPr>
      <w:r w:rsidRPr="14E92987">
        <w:rPr>
          <w:rFonts w:ascii="Arial" w:eastAsia="Arial" w:hAnsi="Arial" w:cs="Arial"/>
          <w:sz w:val="24"/>
          <w:szCs w:val="24"/>
        </w:rPr>
        <w:t xml:space="preserve"> </w:t>
      </w:r>
      <w:r w:rsidR="3DB77776">
        <w:rPr>
          <w:noProof/>
        </w:rPr>
        <w:drawing>
          <wp:inline distT="0" distB="0" distL="0" distR="0" wp14:anchorId="2B61A4A5" wp14:editId="328204AD">
            <wp:extent cx="5953124" cy="3360456"/>
            <wp:effectExtent l="0" t="0" r="0" b="0"/>
            <wp:docPr id="1210384646" name="Picture 1210384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953124" cy="3360456"/>
                    </a:xfrm>
                    <a:prstGeom prst="rect">
                      <a:avLst/>
                    </a:prstGeom>
                  </pic:spPr>
                </pic:pic>
              </a:graphicData>
            </a:graphic>
          </wp:inline>
        </w:drawing>
      </w:r>
    </w:p>
    <w:p w14:paraId="4AA3B8A0" w14:textId="26762069" w:rsidR="5F13D769" w:rsidRDefault="00EF3312" w:rsidP="00EF3312">
      <w:pPr>
        <w:pStyle w:val="Beschriftung"/>
      </w:pPr>
      <w:bookmarkStart w:id="80" w:name="_Toc170488535"/>
      <w:r>
        <w:t xml:space="preserve">Abbildung </w:t>
      </w:r>
      <w:fldSimple w:instr=" SEQ Abbildung \* ARABIC ">
        <w:r w:rsidR="00667C61">
          <w:rPr>
            <w:noProof/>
          </w:rPr>
          <w:t>7</w:t>
        </w:r>
      </w:fldSimple>
      <w:r>
        <w:t xml:space="preserve">: </w:t>
      </w:r>
      <w:r w:rsidRPr="005D49F3">
        <w:t>Vereinfachte Darstellung der Schichten in Springboot</w:t>
      </w:r>
      <w:r w:rsidR="009F707F">
        <w:t xml:space="preserve"> (Quelle</w:t>
      </w:r>
      <w:proofErr w:type="gramStart"/>
      <w:r w:rsidR="009F707F">
        <w:t>: )</w:t>
      </w:r>
      <w:bookmarkEnd w:id="80"/>
      <w:proofErr w:type="gramEnd"/>
    </w:p>
    <w:p w14:paraId="3010B114" w14:textId="57FD1A83" w:rsidR="2F2F1BCE" w:rsidRDefault="2F2F1BCE" w:rsidP="2F2F1BCE"/>
    <w:p w14:paraId="4050C77A" w14:textId="7474D981" w:rsidR="2F2F1BCE" w:rsidRDefault="2F2F1BCE" w:rsidP="2F2F1BCE"/>
    <w:p w14:paraId="62D1CABD" w14:textId="6C4B59D6" w:rsidR="5F13D769" w:rsidRDefault="6FFF39EA" w:rsidP="2F2F1BCE">
      <w:pPr>
        <w:pStyle w:val="berschrift2"/>
      </w:pPr>
      <w:bookmarkStart w:id="81" w:name="_Toc1500018150"/>
      <w:bookmarkStart w:id="82" w:name="_Toc626561717"/>
      <w:bookmarkStart w:id="83" w:name="_Toc170488864"/>
      <w:r>
        <w:t>3</w:t>
      </w:r>
      <w:r w:rsidR="5A3B2DA4" w:rsidRPr="5009833A">
        <w:t>.6 Springboot Security</w:t>
      </w:r>
      <w:bookmarkEnd w:id="81"/>
      <w:bookmarkEnd w:id="82"/>
      <w:bookmarkEnd w:id="83"/>
    </w:p>
    <w:p w14:paraId="547F4746" w14:textId="780DAC87" w:rsidR="0561F022" w:rsidRDefault="0561F022" w:rsidP="14E92987">
      <w:pPr>
        <w:spacing w:line="360" w:lineRule="auto"/>
        <w:rPr>
          <w:rFonts w:ascii="Arial" w:eastAsia="Arial" w:hAnsi="Arial" w:cs="Arial"/>
          <w:sz w:val="24"/>
          <w:szCs w:val="24"/>
        </w:rPr>
      </w:pPr>
    </w:p>
    <w:p w14:paraId="59EBE137" w14:textId="0B401CFE" w:rsidR="1D3CEFB5" w:rsidRDefault="31FF5242" w:rsidP="14E92987">
      <w:pPr>
        <w:spacing w:line="360" w:lineRule="auto"/>
        <w:rPr>
          <w:rFonts w:ascii="Arial" w:eastAsia="Arial" w:hAnsi="Arial" w:cs="Arial"/>
          <w:sz w:val="24"/>
          <w:szCs w:val="24"/>
        </w:rPr>
      </w:pPr>
      <w:r w:rsidRPr="2F2F1BCE">
        <w:rPr>
          <w:rFonts w:ascii="Arial" w:eastAsia="Arial" w:hAnsi="Arial" w:cs="Arial"/>
          <w:sz w:val="24"/>
          <w:szCs w:val="24"/>
        </w:rPr>
        <w:t xml:space="preserve">Spring Security ist ein Authentifizierungs- und Zugriffskontroll-Framework, welches Spring-Anwendungen </w:t>
      </w:r>
      <w:r w:rsidR="25D4900F" w:rsidRPr="2F2F1BCE">
        <w:rPr>
          <w:rFonts w:ascii="Arial" w:eastAsia="Arial" w:hAnsi="Arial" w:cs="Arial"/>
          <w:sz w:val="24"/>
          <w:szCs w:val="24"/>
        </w:rPr>
        <w:t>ab</w:t>
      </w:r>
      <w:commentRangeStart w:id="84"/>
      <w:r w:rsidRPr="2F2F1BCE">
        <w:rPr>
          <w:rFonts w:ascii="Arial" w:eastAsia="Arial" w:hAnsi="Arial" w:cs="Arial"/>
          <w:sz w:val="24"/>
          <w:szCs w:val="24"/>
        </w:rPr>
        <w:t xml:space="preserve">sichert </w:t>
      </w:r>
      <w:hyperlink r:id="rId58" w:anchor="samples">
        <w:r w:rsidR="6BD5F1F4" w:rsidRPr="2F2F1BCE">
          <w:rPr>
            <w:rStyle w:val="Hyperlink"/>
            <w:rFonts w:ascii="Arial" w:eastAsia="Arial" w:hAnsi="Arial" w:cs="Arial"/>
            <w:sz w:val="24"/>
            <w:szCs w:val="24"/>
          </w:rPr>
          <w:t>[16]</w:t>
        </w:r>
      </w:hyperlink>
      <w:commentRangeEnd w:id="84"/>
      <w:r w:rsidR="1D3CEFB5">
        <w:rPr>
          <w:rStyle w:val="Kommentarzeichen"/>
        </w:rPr>
        <w:commentReference w:id="84"/>
      </w:r>
      <w:r w:rsidRPr="2F2F1BCE">
        <w:rPr>
          <w:rFonts w:ascii="Arial" w:eastAsia="Arial" w:hAnsi="Arial" w:cs="Arial"/>
          <w:sz w:val="24"/>
          <w:szCs w:val="24"/>
        </w:rPr>
        <w:t>.</w:t>
      </w:r>
      <w:r w:rsidR="331E3DA3" w:rsidRPr="2F2F1BCE">
        <w:rPr>
          <w:rFonts w:ascii="Arial" w:eastAsia="Arial" w:hAnsi="Arial" w:cs="Arial"/>
          <w:sz w:val="24"/>
          <w:szCs w:val="24"/>
        </w:rPr>
        <w:t xml:space="preserve"> </w:t>
      </w:r>
      <w:r w:rsidR="1FF60D11" w:rsidRPr="2F2F1BCE">
        <w:rPr>
          <w:rFonts w:ascii="Arial" w:eastAsia="Arial" w:hAnsi="Arial" w:cs="Arial"/>
          <w:sz w:val="24"/>
          <w:szCs w:val="24"/>
        </w:rPr>
        <w:t>Spring Security stellt Authentifizierung- und Autorisierungsprotokolle wie OAuth2 und OpenID Connect zur Verfügung.</w:t>
      </w:r>
      <w:r w:rsidR="3207DBF2" w:rsidRPr="2F2F1BCE">
        <w:rPr>
          <w:rFonts w:ascii="Arial" w:eastAsia="Arial" w:hAnsi="Arial" w:cs="Arial"/>
          <w:sz w:val="24"/>
          <w:szCs w:val="24"/>
        </w:rPr>
        <w:t xml:space="preserve"> Die aktuelle Version ist die 6.3.1. </w:t>
      </w:r>
    </w:p>
    <w:p w14:paraId="3BA57EA5" w14:textId="1C3FBAAC" w:rsidR="57CD126E" w:rsidRDefault="57CD126E" w:rsidP="14E92987">
      <w:pPr>
        <w:spacing w:line="360" w:lineRule="auto"/>
        <w:rPr>
          <w:rFonts w:ascii="Arial" w:eastAsia="Arial" w:hAnsi="Arial" w:cs="Arial"/>
          <w:sz w:val="24"/>
          <w:szCs w:val="24"/>
        </w:rPr>
      </w:pPr>
      <w:r w:rsidRPr="14E92987">
        <w:rPr>
          <w:rFonts w:ascii="Arial" w:eastAsia="Arial" w:hAnsi="Arial" w:cs="Arial"/>
          <w:sz w:val="24"/>
          <w:szCs w:val="24"/>
        </w:rPr>
        <w:t>Zu den Hauptkomponenten in Spring Security gehör</w:t>
      </w:r>
      <w:r w:rsidR="4C4F86CB" w:rsidRPr="14E92987">
        <w:rPr>
          <w:rFonts w:ascii="Arial" w:eastAsia="Arial" w:hAnsi="Arial" w:cs="Arial"/>
          <w:sz w:val="24"/>
          <w:szCs w:val="24"/>
        </w:rPr>
        <w:t>en</w:t>
      </w:r>
      <w:r w:rsidRPr="14E92987">
        <w:rPr>
          <w:rFonts w:ascii="Arial" w:eastAsia="Arial" w:hAnsi="Arial" w:cs="Arial"/>
          <w:sz w:val="24"/>
          <w:szCs w:val="24"/>
        </w:rPr>
        <w:t xml:space="preserve">der </w:t>
      </w:r>
      <w:proofErr w:type="spellStart"/>
      <w:r w:rsidRPr="14E92987">
        <w:rPr>
          <w:rFonts w:ascii="Arial" w:eastAsia="Arial" w:hAnsi="Arial" w:cs="Arial"/>
          <w:i/>
          <w:iCs/>
          <w:sz w:val="24"/>
          <w:szCs w:val="24"/>
        </w:rPr>
        <w:t>SecurityContext</w:t>
      </w:r>
      <w:proofErr w:type="spellEnd"/>
      <w:r w:rsidRPr="14E92987">
        <w:rPr>
          <w:rFonts w:ascii="Arial" w:eastAsia="Arial" w:hAnsi="Arial" w:cs="Arial"/>
          <w:i/>
          <w:iCs/>
          <w:sz w:val="24"/>
          <w:szCs w:val="24"/>
        </w:rPr>
        <w:t xml:space="preserve"> </w:t>
      </w:r>
      <w:r w:rsidRPr="14E92987">
        <w:rPr>
          <w:rFonts w:ascii="Arial" w:eastAsia="Arial" w:hAnsi="Arial" w:cs="Arial"/>
          <w:sz w:val="24"/>
          <w:szCs w:val="24"/>
        </w:rPr>
        <w:t xml:space="preserve">und der </w:t>
      </w:r>
      <w:proofErr w:type="spellStart"/>
      <w:r w:rsidRPr="14E92987">
        <w:rPr>
          <w:rFonts w:ascii="Arial" w:eastAsia="Arial" w:hAnsi="Arial" w:cs="Arial"/>
          <w:i/>
          <w:iCs/>
          <w:sz w:val="24"/>
          <w:szCs w:val="24"/>
        </w:rPr>
        <w:t>SecurityContextHolder</w:t>
      </w:r>
      <w:proofErr w:type="spellEnd"/>
      <w:r w:rsidRPr="14E92987">
        <w:rPr>
          <w:rFonts w:ascii="Arial" w:eastAsia="Arial" w:hAnsi="Arial" w:cs="Arial"/>
          <w:sz w:val="24"/>
          <w:szCs w:val="24"/>
        </w:rPr>
        <w:t>.</w:t>
      </w:r>
    </w:p>
    <w:p w14:paraId="323396E7" w14:textId="40738424" w:rsidR="2D4EE7D6" w:rsidRDefault="2D4EE7D6" w:rsidP="14E92987">
      <w:pPr>
        <w:spacing w:line="360" w:lineRule="auto"/>
        <w:rPr>
          <w:rFonts w:ascii="Arial" w:eastAsia="Arial" w:hAnsi="Arial" w:cs="Arial"/>
          <w:sz w:val="24"/>
          <w:szCs w:val="24"/>
        </w:rPr>
      </w:pPr>
      <w:r w:rsidRPr="14E92987">
        <w:rPr>
          <w:rFonts w:ascii="Arial" w:eastAsia="Arial" w:hAnsi="Arial" w:cs="Arial"/>
          <w:sz w:val="24"/>
          <w:szCs w:val="24"/>
        </w:rPr>
        <w:t xml:space="preserve">Der </w:t>
      </w:r>
      <w:proofErr w:type="spellStart"/>
      <w:r w:rsidRPr="14E92987">
        <w:rPr>
          <w:rFonts w:ascii="Arial" w:eastAsia="Arial" w:hAnsi="Arial" w:cs="Arial"/>
          <w:i/>
          <w:iCs/>
          <w:sz w:val="24"/>
          <w:szCs w:val="24"/>
        </w:rPr>
        <w:t>SecurityContextHolder</w:t>
      </w:r>
      <w:proofErr w:type="spellEnd"/>
      <w:r w:rsidRPr="14E92987">
        <w:rPr>
          <w:rFonts w:ascii="Arial" w:eastAsia="Arial" w:hAnsi="Arial" w:cs="Arial"/>
          <w:i/>
          <w:iCs/>
          <w:sz w:val="24"/>
          <w:szCs w:val="24"/>
        </w:rPr>
        <w:t xml:space="preserve"> </w:t>
      </w:r>
      <w:r w:rsidRPr="14E92987">
        <w:rPr>
          <w:rFonts w:ascii="Arial" w:eastAsia="Arial" w:hAnsi="Arial" w:cs="Arial"/>
          <w:sz w:val="24"/>
          <w:szCs w:val="24"/>
        </w:rPr>
        <w:t>speichert Details zu dem Benutzer, welcher in der Spring-Anwendung authentifiziert ist.</w:t>
      </w:r>
      <w:r w:rsidR="57727989" w:rsidRPr="14E92987">
        <w:rPr>
          <w:rFonts w:ascii="Arial" w:eastAsia="Arial" w:hAnsi="Arial" w:cs="Arial"/>
          <w:sz w:val="24"/>
          <w:szCs w:val="24"/>
        </w:rPr>
        <w:t xml:space="preserve"> Sie enthält den </w:t>
      </w:r>
      <w:proofErr w:type="spellStart"/>
      <w:r w:rsidRPr="14E92987">
        <w:rPr>
          <w:rFonts w:ascii="Arial" w:eastAsia="Arial" w:hAnsi="Arial" w:cs="Arial"/>
          <w:i/>
          <w:iCs/>
          <w:sz w:val="24"/>
          <w:szCs w:val="24"/>
        </w:rPr>
        <w:t>SecurityContext</w:t>
      </w:r>
      <w:proofErr w:type="spellEnd"/>
      <w:r w:rsidR="77507624" w:rsidRPr="14E92987">
        <w:rPr>
          <w:rFonts w:ascii="Arial" w:eastAsia="Arial" w:hAnsi="Arial" w:cs="Arial"/>
          <w:i/>
          <w:iCs/>
          <w:sz w:val="24"/>
          <w:szCs w:val="24"/>
        </w:rPr>
        <w:t>,</w:t>
      </w:r>
      <w:r w:rsidR="5EB1614B" w:rsidRPr="14E92987">
        <w:rPr>
          <w:rFonts w:ascii="Arial" w:eastAsia="Arial" w:hAnsi="Arial" w:cs="Arial"/>
          <w:i/>
          <w:iCs/>
          <w:sz w:val="24"/>
          <w:szCs w:val="24"/>
        </w:rPr>
        <w:t xml:space="preserve"> </w:t>
      </w:r>
      <w:r w:rsidR="77507624" w:rsidRPr="14E92987">
        <w:rPr>
          <w:rFonts w:ascii="Arial" w:eastAsia="Arial" w:hAnsi="Arial" w:cs="Arial"/>
          <w:sz w:val="24"/>
          <w:szCs w:val="24"/>
        </w:rPr>
        <w:t>welche</w:t>
      </w:r>
      <w:r w:rsidR="3B67EE5D" w:rsidRPr="14E92987">
        <w:rPr>
          <w:rFonts w:ascii="Arial" w:eastAsia="Arial" w:hAnsi="Arial" w:cs="Arial"/>
          <w:sz w:val="24"/>
          <w:szCs w:val="24"/>
        </w:rPr>
        <w:t xml:space="preserve">r </w:t>
      </w:r>
      <w:r w:rsidR="17673E70" w:rsidRPr="14E92987">
        <w:rPr>
          <w:rFonts w:ascii="Arial" w:eastAsia="Arial" w:hAnsi="Arial" w:cs="Arial"/>
          <w:sz w:val="24"/>
          <w:szCs w:val="24"/>
        </w:rPr>
        <w:t xml:space="preserve">ein </w:t>
      </w:r>
      <w:r w:rsidR="277FBE0B" w:rsidRPr="14E92987">
        <w:rPr>
          <w:rFonts w:ascii="Arial" w:eastAsia="Arial" w:hAnsi="Arial" w:cs="Arial"/>
          <w:sz w:val="24"/>
          <w:szCs w:val="24"/>
        </w:rPr>
        <w:t xml:space="preserve">Objekt zur Authentifizierung </w:t>
      </w:r>
      <w:r w:rsidR="3AD9456C" w:rsidRPr="14E92987">
        <w:rPr>
          <w:rFonts w:ascii="Arial" w:eastAsia="Arial" w:hAnsi="Arial" w:cs="Arial"/>
          <w:sz w:val="24"/>
          <w:szCs w:val="24"/>
        </w:rPr>
        <w:t>enthält.</w:t>
      </w:r>
      <w:r w:rsidR="7BE26BA3" w:rsidRPr="14E92987">
        <w:rPr>
          <w:rFonts w:ascii="Arial" w:eastAsia="Arial" w:hAnsi="Arial" w:cs="Arial"/>
          <w:sz w:val="24"/>
          <w:szCs w:val="24"/>
        </w:rPr>
        <w:t xml:space="preserve"> Das </w:t>
      </w:r>
      <w:r w:rsidR="285F8200" w:rsidRPr="14E92987">
        <w:rPr>
          <w:rFonts w:ascii="Arial" w:eastAsia="Arial" w:hAnsi="Arial" w:cs="Arial"/>
          <w:sz w:val="24"/>
          <w:szCs w:val="24"/>
        </w:rPr>
        <w:t xml:space="preserve">Objekt verfügt über </w:t>
      </w:r>
      <w:r w:rsidR="7BE26BA3" w:rsidRPr="14E92987">
        <w:rPr>
          <w:rFonts w:ascii="Arial" w:eastAsia="Arial" w:hAnsi="Arial" w:cs="Arial"/>
          <w:sz w:val="24"/>
          <w:szCs w:val="24"/>
        </w:rPr>
        <w:t>folgende Attribut</w:t>
      </w:r>
      <w:r w:rsidR="44F5C054" w:rsidRPr="14E92987">
        <w:rPr>
          <w:rFonts w:ascii="Arial" w:eastAsia="Arial" w:hAnsi="Arial" w:cs="Arial"/>
          <w:sz w:val="24"/>
          <w:szCs w:val="24"/>
        </w:rPr>
        <w:t>e</w:t>
      </w:r>
      <w:r w:rsidR="1F8B8B25" w:rsidRPr="14E92987">
        <w:rPr>
          <w:rFonts w:ascii="Arial" w:eastAsia="Arial" w:hAnsi="Arial" w:cs="Arial"/>
          <w:sz w:val="24"/>
          <w:szCs w:val="24"/>
        </w:rPr>
        <w:t xml:space="preserve"> </w:t>
      </w:r>
      <w:hyperlink r:id="rId59" w:anchor="servlet-authentication-authentication">
        <w:r w:rsidR="1F8B8B25" w:rsidRPr="14E92987">
          <w:rPr>
            <w:rStyle w:val="Hyperlink"/>
            <w:rFonts w:ascii="Arial" w:eastAsia="Arial" w:hAnsi="Arial" w:cs="Arial"/>
            <w:sz w:val="24"/>
            <w:szCs w:val="24"/>
          </w:rPr>
          <w:t>[1</w:t>
        </w:r>
        <w:r w:rsidR="303E6C84" w:rsidRPr="14E92987">
          <w:rPr>
            <w:rStyle w:val="Hyperlink"/>
            <w:rFonts w:ascii="Arial" w:eastAsia="Arial" w:hAnsi="Arial" w:cs="Arial"/>
            <w:sz w:val="24"/>
            <w:szCs w:val="24"/>
          </w:rPr>
          <w:t>7</w:t>
        </w:r>
        <w:r w:rsidR="1F8B8B25" w:rsidRPr="14E92987">
          <w:rPr>
            <w:rStyle w:val="Hyperlink"/>
            <w:rFonts w:ascii="Arial" w:eastAsia="Arial" w:hAnsi="Arial" w:cs="Arial"/>
            <w:sz w:val="24"/>
            <w:szCs w:val="24"/>
          </w:rPr>
          <w:t>]</w:t>
        </w:r>
      </w:hyperlink>
      <w:r w:rsidR="44F5C054" w:rsidRPr="14E92987">
        <w:rPr>
          <w:rFonts w:ascii="Arial" w:eastAsia="Arial" w:hAnsi="Arial" w:cs="Arial"/>
          <w:sz w:val="24"/>
          <w:szCs w:val="24"/>
        </w:rPr>
        <w:t>:</w:t>
      </w:r>
    </w:p>
    <w:p w14:paraId="659A6118" w14:textId="060042F9" w:rsidR="44F5C054" w:rsidRDefault="44F5C054" w:rsidP="14E92987">
      <w:pPr>
        <w:pStyle w:val="Listenabsatz"/>
        <w:numPr>
          <w:ilvl w:val="0"/>
          <w:numId w:val="41"/>
        </w:numPr>
        <w:spacing w:line="360" w:lineRule="auto"/>
        <w:rPr>
          <w:rFonts w:ascii="Arial" w:eastAsia="Arial" w:hAnsi="Arial" w:cs="Arial"/>
          <w:sz w:val="24"/>
          <w:szCs w:val="24"/>
        </w:rPr>
      </w:pPr>
      <w:proofErr w:type="spellStart"/>
      <w:r w:rsidRPr="14E92987">
        <w:rPr>
          <w:rFonts w:ascii="Arial" w:eastAsia="Arial" w:hAnsi="Arial" w:cs="Arial"/>
          <w:b/>
          <w:bCs/>
          <w:sz w:val="24"/>
          <w:szCs w:val="24"/>
        </w:rPr>
        <w:t>Credentials</w:t>
      </w:r>
      <w:proofErr w:type="spellEnd"/>
      <w:r w:rsidRPr="14E92987">
        <w:rPr>
          <w:rFonts w:ascii="Arial" w:eastAsia="Arial" w:hAnsi="Arial" w:cs="Arial"/>
          <w:b/>
          <w:bCs/>
          <w:sz w:val="24"/>
          <w:szCs w:val="24"/>
        </w:rPr>
        <w:t xml:space="preserve">: </w:t>
      </w:r>
      <w:r w:rsidRPr="14E92987">
        <w:rPr>
          <w:rFonts w:ascii="Arial" w:eastAsia="Arial" w:hAnsi="Arial" w:cs="Arial"/>
          <w:sz w:val="24"/>
          <w:szCs w:val="24"/>
        </w:rPr>
        <w:t>Berechtigungsanforderungen wie Passwörter</w:t>
      </w:r>
    </w:p>
    <w:p w14:paraId="7912A5ED" w14:textId="38A68D29" w:rsidR="44F5C054" w:rsidRDefault="44F5C054" w:rsidP="14E92987">
      <w:pPr>
        <w:pStyle w:val="Listenabsatz"/>
        <w:numPr>
          <w:ilvl w:val="0"/>
          <w:numId w:val="41"/>
        </w:numPr>
        <w:spacing w:line="360" w:lineRule="auto"/>
        <w:rPr>
          <w:rFonts w:ascii="Arial" w:eastAsia="Arial" w:hAnsi="Arial" w:cs="Arial"/>
          <w:sz w:val="24"/>
          <w:szCs w:val="24"/>
        </w:rPr>
      </w:pPr>
      <w:proofErr w:type="spellStart"/>
      <w:r w:rsidRPr="14E92987">
        <w:rPr>
          <w:rFonts w:ascii="Arial" w:eastAsia="Arial" w:hAnsi="Arial" w:cs="Arial"/>
          <w:b/>
          <w:bCs/>
          <w:sz w:val="24"/>
          <w:szCs w:val="24"/>
        </w:rPr>
        <w:t>Principal</w:t>
      </w:r>
      <w:proofErr w:type="spellEnd"/>
      <w:r w:rsidRPr="14E92987">
        <w:rPr>
          <w:rFonts w:ascii="Arial" w:eastAsia="Arial" w:hAnsi="Arial" w:cs="Arial"/>
          <w:b/>
          <w:bCs/>
          <w:sz w:val="24"/>
          <w:szCs w:val="24"/>
        </w:rPr>
        <w:t xml:space="preserve">: </w:t>
      </w:r>
      <w:r w:rsidRPr="14E92987">
        <w:rPr>
          <w:rFonts w:ascii="Arial" w:eastAsia="Arial" w:hAnsi="Arial" w:cs="Arial"/>
          <w:sz w:val="24"/>
          <w:szCs w:val="24"/>
        </w:rPr>
        <w:t xml:space="preserve">Attribut, welches den Benutzer </w:t>
      </w:r>
      <w:proofErr w:type="spellStart"/>
      <w:r w:rsidRPr="14E92987">
        <w:rPr>
          <w:rFonts w:ascii="Arial" w:eastAsia="Arial" w:hAnsi="Arial" w:cs="Arial"/>
          <w:sz w:val="24"/>
          <w:szCs w:val="24"/>
        </w:rPr>
        <w:t>identifziert</w:t>
      </w:r>
      <w:proofErr w:type="spellEnd"/>
    </w:p>
    <w:p w14:paraId="433D24C0" w14:textId="62C82915" w:rsidR="44F5C054" w:rsidRDefault="31BFFA95" w:rsidP="2F2F1BCE">
      <w:pPr>
        <w:pStyle w:val="Listenabsatz"/>
        <w:numPr>
          <w:ilvl w:val="0"/>
          <w:numId w:val="41"/>
        </w:numPr>
        <w:spacing w:line="360" w:lineRule="auto"/>
        <w:rPr>
          <w:rFonts w:ascii="Arial" w:eastAsia="Arial" w:hAnsi="Arial" w:cs="Arial"/>
          <w:sz w:val="24"/>
          <w:szCs w:val="24"/>
        </w:rPr>
      </w:pPr>
      <w:proofErr w:type="spellStart"/>
      <w:r w:rsidRPr="2F2F1BCE">
        <w:rPr>
          <w:rFonts w:ascii="Arial" w:eastAsia="Arial" w:hAnsi="Arial" w:cs="Arial"/>
          <w:b/>
          <w:bCs/>
          <w:sz w:val="24"/>
          <w:szCs w:val="24"/>
        </w:rPr>
        <w:t>Authorities</w:t>
      </w:r>
      <w:proofErr w:type="spellEnd"/>
      <w:r w:rsidRPr="2F2F1BCE">
        <w:rPr>
          <w:rFonts w:ascii="Arial" w:eastAsia="Arial" w:hAnsi="Arial" w:cs="Arial"/>
          <w:b/>
          <w:bCs/>
          <w:sz w:val="24"/>
          <w:szCs w:val="24"/>
        </w:rPr>
        <w:t xml:space="preserve">: </w:t>
      </w:r>
      <w:ins w:id="85" w:author="Michael Prib" w:date="2024-06-28T08:42:00Z">
        <w:r w:rsidR="3A9EE856" w:rsidRPr="2F2F1BCE">
          <w:rPr>
            <w:rFonts w:ascii="Arial" w:eastAsia="Arial" w:hAnsi="Arial" w:cs="Arial"/>
            <w:sz w:val="24"/>
            <w:szCs w:val="24"/>
          </w:rPr>
          <w:t>Berechtigungen</w:t>
        </w:r>
      </w:ins>
      <w:r w:rsidR="2AE72B0E" w:rsidRPr="2F2F1BCE">
        <w:rPr>
          <w:rFonts w:ascii="Arial" w:eastAsia="Arial" w:hAnsi="Arial" w:cs="Arial"/>
          <w:sz w:val="24"/>
          <w:szCs w:val="24"/>
        </w:rPr>
        <w:t xml:space="preserve"> des </w:t>
      </w:r>
      <w:r w:rsidR="07EDD22C" w:rsidRPr="2F2F1BCE">
        <w:rPr>
          <w:rFonts w:ascii="Arial" w:eastAsia="Arial" w:hAnsi="Arial" w:cs="Arial"/>
          <w:sz w:val="24"/>
          <w:szCs w:val="24"/>
        </w:rPr>
        <w:t>B</w:t>
      </w:r>
      <w:r w:rsidR="2AE72B0E" w:rsidRPr="2F2F1BCE">
        <w:rPr>
          <w:rFonts w:ascii="Arial" w:eastAsia="Arial" w:hAnsi="Arial" w:cs="Arial"/>
          <w:sz w:val="24"/>
          <w:szCs w:val="24"/>
        </w:rPr>
        <w:t>enutzers in der Anwendung</w:t>
      </w:r>
    </w:p>
    <w:p w14:paraId="79A22428" w14:textId="4D650D69" w:rsidR="265ACC58" w:rsidRDefault="265ACC58" w:rsidP="14E92987">
      <w:pPr>
        <w:spacing w:line="360" w:lineRule="auto"/>
        <w:rPr>
          <w:rFonts w:ascii="Arial" w:eastAsia="Arial" w:hAnsi="Arial" w:cs="Arial"/>
          <w:sz w:val="24"/>
          <w:szCs w:val="24"/>
        </w:rPr>
      </w:pPr>
      <w:r w:rsidRPr="14E92987">
        <w:rPr>
          <w:rFonts w:ascii="Arial" w:eastAsia="Arial" w:hAnsi="Arial" w:cs="Arial"/>
          <w:sz w:val="24"/>
          <w:szCs w:val="24"/>
        </w:rPr>
        <w:t xml:space="preserve">Die jeweiligen Klassen, welche </w:t>
      </w:r>
      <w:r w:rsidR="3ECC348D" w:rsidRPr="14E92987">
        <w:rPr>
          <w:rFonts w:ascii="Arial" w:eastAsia="Arial" w:hAnsi="Arial" w:cs="Arial"/>
          <w:sz w:val="24"/>
          <w:szCs w:val="24"/>
        </w:rPr>
        <w:t xml:space="preserve">den </w:t>
      </w:r>
      <w:proofErr w:type="spellStart"/>
      <w:r w:rsidR="3ECC348D" w:rsidRPr="14E92987">
        <w:rPr>
          <w:rFonts w:ascii="Arial" w:eastAsia="Arial" w:hAnsi="Arial" w:cs="Arial"/>
          <w:i/>
          <w:iCs/>
          <w:sz w:val="24"/>
          <w:szCs w:val="24"/>
        </w:rPr>
        <w:t>SecurityContextHolder</w:t>
      </w:r>
      <w:proofErr w:type="spellEnd"/>
      <w:r w:rsidR="3ECC348D" w:rsidRPr="14E92987">
        <w:rPr>
          <w:rFonts w:ascii="Arial" w:eastAsia="Arial" w:hAnsi="Arial" w:cs="Arial"/>
          <w:i/>
          <w:iCs/>
          <w:sz w:val="24"/>
          <w:szCs w:val="24"/>
        </w:rPr>
        <w:t xml:space="preserve"> </w:t>
      </w:r>
      <w:r w:rsidR="3ECC348D" w:rsidRPr="14E92987">
        <w:rPr>
          <w:rFonts w:ascii="Arial" w:eastAsia="Arial" w:hAnsi="Arial" w:cs="Arial"/>
          <w:sz w:val="24"/>
          <w:szCs w:val="24"/>
        </w:rPr>
        <w:t>und den</w:t>
      </w:r>
      <w:r w:rsidR="3ECC348D" w:rsidRPr="14E92987">
        <w:rPr>
          <w:rFonts w:ascii="Arial" w:eastAsia="Arial" w:hAnsi="Arial" w:cs="Arial"/>
          <w:i/>
          <w:iCs/>
          <w:sz w:val="24"/>
          <w:szCs w:val="24"/>
        </w:rPr>
        <w:t xml:space="preserve"> </w:t>
      </w:r>
      <w:proofErr w:type="spellStart"/>
      <w:r w:rsidR="3ECC348D" w:rsidRPr="14E92987">
        <w:rPr>
          <w:rFonts w:ascii="Arial" w:eastAsia="Arial" w:hAnsi="Arial" w:cs="Arial"/>
          <w:i/>
          <w:iCs/>
          <w:sz w:val="24"/>
          <w:szCs w:val="24"/>
        </w:rPr>
        <w:t>SecurityContext</w:t>
      </w:r>
      <w:proofErr w:type="spellEnd"/>
      <w:r w:rsidR="3ECC348D" w:rsidRPr="14E92987">
        <w:rPr>
          <w:rFonts w:ascii="Arial" w:eastAsia="Arial" w:hAnsi="Arial" w:cs="Arial"/>
          <w:i/>
          <w:iCs/>
          <w:sz w:val="24"/>
          <w:szCs w:val="24"/>
        </w:rPr>
        <w:t xml:space="preserve"> </w:t>
      </w:r>
      <w:r w:rsidR="3ECC348D" w:rsidRPr="14E92987">
        <w:rPr>
          <w:rFonts w:ascii="Arial" w:eastAsia="Arial" w:hAnsi="Arial" w:cs="Arial"/>
          <w:sz w:val="24"/>
          <w:szCs w:val="24"/>
        </w:rPr>
        <w:t xml:space="preserve">enthalten, sind gleichnamig annotiert. </w:t>
      </w:r>
    </w:p>
    <w:p w14:paraId="1C016D74" w14:textId="1D91181A" w:rsidR="43E8622D" w:rsidRDefault="43E8622D" w:rsidP="14E92987">
      <w:pPr>
        <w:spacing w:line="360" w:lineRule="auto"/>
        <w:rPr>
          <w:rFonts w:ascii="Arial" w:eastAsia="Arial" w:hAnsi="Arial" w:cs="Arial"/>
          <w:sz w:val="24"/>
          <w:szCs w:val="24"/>
        </w:rPr>
      </w:pPr>
      <w:r w:rsidRPr="14E92987">
        <w:rPr>
          <w:rFonts w:ascii="Arial" w:eastAsia="Arial" w:hAnsi="Arial" w:cs="Arial"/>
          <w:sz w:val="24"/>
          <w:szCs w:val="24"/>
        </w:rPr>
        <w:t xml:space="preserve">Spring Security wurde im Spring-Projekt </w:t>
      </w:r>
      <w:r w:rsidR="6A340C01" w:rsidRPr="14E92987">
        <w:rPr>
          <w:rFonts w:ascii="Arial" w:eastAsia="Arial" w:hAnsi="Arial" w:cs="Arial"/>
          <w:sz w:val="24"/>
          <w:szCs w:val="24"/>
        </w:rPr>
        <w:t>integriert</w:t>
      </w:r>
      <w:r w:rsidRPr="14E92987">
        <w:rPr>
          <w:rFonts w:ascii="Arial" w:eastAsia="Arial" w:hAnsi="Arial" w:cs="Arial"/>
          <w:sz w:val="24"/>
          <w:szCs w:val="24"/>
        </w:rPr>
        <w:t>, weil es OAuth2 direkt verfügbar macht</w:t>
      </w:r>
      <w:r w:rsidR="3233EF7E" w:rsidRPr="14E92987">
        <w:rPr>
          <w:rFonts w:ascii="Arial" w:eastAsia="Arial" w:hAnsi="Arial" w:cs="Arial"/>
          <w:sz w:val="24"/>
          <w:szCs w:val="24"/>
        </w:rPr>
        <w:t xml:space="preserve">, wodurch keine aufwendigen Installationen </w:t>
      </w:r>
      <w:proofErr w:type="gramStart"/>
      <w:r w:rsidR="3233EF7E" w:rsidRPr="14E92987">
        <w:rPr>
          <w:rFonts w:ascii="Arial" w:eastAsia="Arial" w:hAnsi="Arial" w:cs="Arial"/>
          <w:sz w:val="24"/>
          <w:szCs w:val="24"/>
        </w:rPr>
        <w:t>erfolgen müssen</w:t>
      </w:r>
      <w:proofErr w:type="gramEnd"/>
      <w:r w:rsidR="3233EF7E" w:rsidRPr="14E92987">
        <w:rPr>
          <w:rFonts w:ascii="Arial" w:eastAsia="Arial" w:hAnsi="Arial" w:cs="Arial"/>
          <w:sz w:val="24"/>
          <w:szCs w:val="24"/>
        </w:rPr>
        <w:t xml:space="preserve"> </w:t>
      </w:r>
      <w:hyperlink r:id="rId60">
        <w:r w:rsidR="3233EF7E" w:rsidRPr="14E92987">
          <w:rPr>
            <w:rStyle w:val="Hyperlink"/>
            <w:rFonts w:ascii="Arial" w:eastAsia="Arial" w:hAnsi="Arial" w:cs="Arial"/>
            <w:sz w:val="24"/>
            <w:szCs w:val="24"/>
          </w:rPr>
          <w:t>[1</w:t>
        </w:r>
        <w:r w:rsidR="4781AB8E" w:rsidRPr="14E92987">
          <w:rPr>
            <w:rStyle w:val="Hyperlink"/>
            <w:rFonts w:ascii="Arial" w:eastAsia="Arial" w:hAnsi="Arial" w:cs="Arial"/>
            <w:sz w:val="24"/>
            <w:szCs w:val="24"/>
          </w:rPr>
          <w:t>8</w:t>
        </w:r>
        <w:r w:rsidR="3233EF7E" w:rsidRPr="14E92987">
          <w:rPr>
            <w:rStyle w:val="Hyperlink"/>
            <w:rFonts w:ascii="Arial" w:eastAsia="Arial" w:hAnsi="Arial" w:cs="Arial"/>
            <w:sz w:val="24"/>
            <w:szCs w:val="24"/>
          </w:rPr>
          <w:t>]</w:t>
        </w:r>
      </w:hyperlink>
      <w:r w:rsidR="3233EF7E" w:rsidRPr="14E92987">
        <w:rPr>
          <w:rFonts w:ascii="Arial" w:eastAsia="Arial" w:hAnsi="Arial" w:cs="Arial"/>
          <w:sz w:val="24"/>
          <w:szCs w:val="24"/>
        </w:rPr>
        <w:t>.</w:t>
      </w:r>
    </w:p>
    <w:p w14:paraId="2F833C88" w14:textId="1CF7C539" w:rsidR="14E92987" w:rsidRDefault="14E92987" w:rsidP="14E92987">
      <w:pPr>
        <w:spacing w:line="360" w:lineRule="auto"/>
      </w:pPr>
    </w:p>
    <w:p w14:paraId="608076B2" w14:textId="7E15C4B5" w:rsidR="5F13D769" w:rsidRDefault="604CEE8F" w:rsidP="2F2F1BCE">
      <w:pPr>
        <w:pStyle w:val="berschrift2"/>
      </w:pPr>
      <w:bookmarkStart w:id="86" w:name="_Toc1379300206"/>
      <w:bookmarkStart w:id="87" w:name="_Toc1066621926"/>
      <w:bookmarkStart w:id="88" w:name="_Toc170488865"/>
      <w:r>
        <w:t>3</w:t>
      </w:r>
      <w:r w:rsidR="5A3B2DA4" w:rsidRPr="5009833A">
        <w:t>.7 PostgreSQL</w:t>
      </w:r>
      <w:bookmarkEnd w:id="86"/>
      <w:bookmarkEnd w:id="87"/>
      <w:bookmarkEnd w:id="88"/>
    </w:p>
    <w:p w14:paraId="4FD2793C" w14:textId="625E49D1" w:rsidR="0561F022" w:rsidRDefault="0561F022" w:rsidP="14E92987">
      <w:pPr>
        <w:spacing w:line="360" w:lineRule="auto"/>
      </w:pPr>
    </w:p>
    <w:p w14:paraId="337ED997" w14:textId="0B1E539A" w:rsidR="3D89AD87" w:rsidRDefault="3D89AD87" w:rsidP="14E92987">
      <w:pPr>
        <w:spacing w:line="360" w:lineRule="auto"/>
        <w:rPr>
          <w:rFonts w:ascii="Arial" w:eastAsia="Arial" w:hAnsi="Arial" w:cs="Arial"/>
          <w:sz w:val="24"/>
          <w:szCs w:val="24"/>
        </w:rPr>
      </w:pPr>
      <w:r w:rsidRPr="14E92987">
        <w:rPr>
          <w:rFonts w:ascii="Arial" w:eastAsia="Arial" w:hAnsi="Arial" w:cs="Arial"/>
          <w:sz w:val="24"/>
          <w:szCs w:val="24"/>
        </w:rPr>
        <w:t>Bei PostgreSQL handelt es</w:t>
      </w:r>
      <w:r w:rsidR="563D33E3" w:rsidRPr="14E92987">
        <w:rPr>
          <w:rFonts w:ascii="Arial" w:eastAsia="Arial" w:hAnsi="Arial" w:cs="Arial"/>
          <w:sz w:val="24"/>
          <w:szCs w:val="24"/>
        </w:rPr>
        <w:t xml:space="preserve"> si</w:t>
      </w:r>
      <w:r w:rsidRPr="14E92987">
        <w:rPr>
          <w:rFonts w:ascii="Arial" w:eastAsia="Arial" w:hAnsi="Arial" w:cs="Arial"/>
          <w:sz w:val="24"/>
          <w:szCs w:val="24"/>
        </w:rPr>
        <w:t xml:space="preserve">ch um ein </w:t>
      </w:r>
      <w:r w:rsidR="115B2014" w:rsidRPr="14E92987">
        <w:rPr>
          <w:rFonts w:ascii="Arial" w:eastAsia="Arial" w:hAnsi="Arial" w:cs="Arial"/>
          <w:sz w:val="24"/>
          <w:szCs w:val="24"/>
        </w:rPr>
        <w:t>objektr</w:t>
      </w:r>
      <w:r w:rsidRPr="14E92987">
        <w:rPr>
          <w:rFonts w:ascii="Arial" w:eastAsia="Arial" w:hAnsi="Arial" w:cs="Arial"/>
          <w:sz w:val="24"/>
          <w:szCs w:val="24"/>
        </w:rPr>
        <w:t xml:space="preserve">elationales </w:t>
      </w:r>
      <w:r w:rsidR="46A7B423" w:rsidRPr="14E92987">
        <w:rPr>
          <w:rFonts w:ascii="Arial" w:eastAsia="Arial" w:hAnsi="Arial" w:cs="Arial"/>
          <w:sz w:val="24"/>
          <w:szCs w:val="24"/>
        </w:rPr>
        <w:t>Datenbank-Management-System</w:t>
      </w:r>
      <w:r w:rsidR="61ABB168" w:rsidRPr="14E92987">
        <w:rPr>
          <w:rFonts w:ascii="Arial" w:eastAsia="Arial" w:hAnsi="Arial" w:cs="Arial"/>
          <w:sz w:val="24"/>
          <w:szCs w:val="24"/>
        </w:rPr>
        <w:t xml:space="preserve"> </w:t>
      </w:r>
      <w:r w:rsidR="61ABB168" w:rsidRPr="14E92987">
        <w:rPr>
          <w:rFonts w:ascii="Arial" w:eastAsia="Arial" w:hAnsi="Arial" w:cs="Arial"/>
          <w:i/>
          <w:iCs/>
          <w:sz w:val="24"/>
          <w:szCs w:val="24"/>
        </w:rPr>
        <w:t>(kurz: ORDMS)</w:t>
      </w:r>
      <w:r w:rsidR="2E35D08C" w:rsidRPr="14E92987">
        <w:rPr>
          <w:rFonts w:ascii="Arial" w:eastAsia="Arial" w:hAnsi="Arial" w:cs="Arial"/>
          <w:i/>
          <w:iCs/>
          <w:sz w:val="24"/>
          <w:szCs w:val="24"/>
        </w:rPr>
        <w:t xml:space="preserve"> </w:t>
      </w:r>
      <w:hyperlink r:id="rId61">
        <w:r w:rsidR="2E35D08C" w:rsidRPr="14E92987">
          <w:rPr>
            <w:rStyle w:val="Hyperlink"/>
            <w:rFonts w:ascii="Arial" w:eastAsia="Arial" w:hAnsi="Arial" w:cs="Arial"/>
            <w:sz w:val="24"/>
            <w:szCs w:val="24"/>
          </w:rPr>
          <w:t>[1</w:t>
        </w:r>
        <w:r w:rsidR="2D7DFC96" w:rsidRPr="14E92987">
          <w:rPr>
            <w:rStyle w:val="Hyperlink"/>
            <w:rFonts w:ascii="Arial" w:eastAsia="Arial" w:hAnsi="Arial" w:cs="Arial"/>
            <w:sz w:val="24"/>
            <w:szCs w:val="24"/>
          </w:rPr>
          <w:t>9</w:t>
        </w:r>
        <w:r w:rsidR="2E35D08C" w:rsidRPr="14E92987">
          <w:rPr>
            <w:rStyle w:val="Hyperlink"/>
            <w:rFonts w:ascii="Arial" w:eastAsia="Arial" w:hAnsi="Arial" w:cs="Arial"/>
            <w:sz w:val="24"/>
            <w:szCs w:val="24"/>
          </w:rPr>
          <w:t>]</w:t>
        </w:r>
      </w:hyperlink>
      <w:r w:rsidR="46A7B423" w:rsidRPr="14E92987">
        <w:rPr>
          <w:rFonts w:ascii="Arial" w:eastAsia="Arial" w:hAnsi="Arial" w:cs="Arial"/>
          <w:sz w:val="24"/>
          <w:szCs w:val="24"/>
        </w:rPr>
        <w:t>,</w:t>
      </w:r>
      <w:r w:rsidRPr="14E92987">
        <w:rPr>
          <w:rFonts w:ascii="Arial" w:eastAsia="Arial" w:hAnsi="Arial" w:cs="Arial"/>
          <w:sz w:val="24"/>
          <w:szCs w:val="24"/>
        </w:rPr>
        <w:t xml:space="preserve"> welches von Michael </w:t>
      </w:r>
      <w:proofErr w:type="spellStart"/>
      <w:r w:rsidRPr="14E92987">
        <w:rPr>
          <w:rFonts w:ascii="Arial" w:eastAsia="Arial" w:hAnsi="Arial" w:cs="Arial"/>
          <w:sz w:val="24"/>
          <w:szCs w:val="24"/>
        </w:rPr>
        <w:t>Stonebraker</w:t>
      </w:r>
      <w:proofErr w:type="spellEnd"/>
      <w:r w:rsidRPr="14E92987">
        <w:rPr>
          <w:rFonts w:ascii="Arial" w:eastAsia="Arial" w:hAnsi="Arial" w:cs="Arial"/>
          <w:sz w:val="24"/>
          <w:szCs w:val="24"/>
        </w:rPr>
        <w:t xml:space="preserve"> </w:t>
      </w:r>
      <w:r w:rsidR="30064ED2" w:rsidRPr="14E92987">
        <w:rPr>
          <w:rFonts w:ascii="Arial" w:eastAsia="Arial" w:hAnsi="Arial" w:cs="Arial"/>
          <w:sz w:val="24"/>
          <w:szCs w:val="24"/>
        </w:rPr>
        <w:t>entwickelt</w:t>
      </w:r>
      <w:r w:rsidR="4549F57C" w:rsidRPr="14E92987">
        <w:rPr>
          <w:rFonts w:ascii="Arial" w:eastAsia="Arial" w:hAnsi="Arial" w:cs="Arial"/>
          <w:sz w:val="24"/>
          <w:szCs w:val="24"/>
        </w:rPr>
        <w:t xml:space="preserve"> wurde </w:t>
      </w:r>
      <w:hyperlink r:id="rId62">
        <w:r w:rsidR="13541630" w:rsidRPr="14E92987">
          <w:rPr>
            <w:rStyle w:val="Hyperlink"/>
            <w:rFonts w:ascii="Arial" w:eastAsia="Arial" w:hAnsi="Arial" w:cs="Arial"/>
            <w:sz w:val="24"/>
            <w:szCs w:val="24"/>
          </w:rPr>
          <w:t>[19].</w:t>
        </w:r>
      </w:hyperlink>
    </w:p>
    <w:p w14:paraId="0D57BA0B" w14:textId="6374D28F" w:rsidR="4633BF7D" w:rsidRDefault="7699F47F" w:rsidP="14E92987">
      <w:pPr>
        <w:spacing w:line="360" w:lineRule="auto"/>
        <w:rPr>
          <w:rFonts w:ascii="Arial" w:eastAsia="Arial" w:hAnsi="Arial" w:cs="Arial"/>
          <w:sz w:val="24"/>
          <w:szCs w:val="24"/>
        </w:rPr>
      </w:pPr>
      <w:r w:rsidRPr="2F2F1BCE">
        <w:rPr>
          <w:rFonts w:ascii="Arial" w:eastAsia="Arial" w:hAnsi="Arial" w:cs="Arial"/>
          <w:sz w:val="24"/>
          <w:szCs w:val="24"/>
        </w:rPr>
        <w:t xml:space="preserve">Im </w:t>
      </w:r>
      <w:r w:rsidR="71F47EB9" w:rsidRPr="2F2F1BCE">
        <w:rPr>
          <w:rFonts w:ascii="Arial" w:eastAsia="Arial" w:hAnsi="Arial" w:cs="Arial"/>
          <w:sz w:val="24"/>
          <w:szCs w:val="24"/>
        </w:rPr>
        <w:t>V</w:t>
      </w:r>
      <w:r w:rsidRPr="2F2F1BCE">
        <w:rPr>
          <w:rFonts w:ascii="Arial" w:eastAsia="Arial" w:hAnsi="Arial" w:cs="Arial"/>
          <w:sz w:val="24"/>
          <w:szCs w:val="24"/>
        </w:rPr>
        <w:t>ergle</w:t>
      </w:r>
      <w:r w:rsidR="6FDE09B1" w:rsidRPr="2F2F1BCE">
        <w:rPr>
          <w:rFonts w:ascii="Arial" w:eastAsia="Arial" w:hAnsi="Arial" w:cs="Arial"/>
          <w:sz w:val="24"/>
          <w:szCs w:val="24"/>
        </w:rPr>
        <w:t>ich</w:t>
      </w:r>
      <w:r w:rsidRPr="2F2F1BCE">
        <w:rPr>
          <w:rFonts w:ascii="Arial" w:eastAsia="Arial" w:hAnsi="Arial" w:cs="Arial"/>
          <w:sz w:val="24"/>
          <w:szCs w:val="24"/>
        </w:rPr>
        <w:t xml:space="preserve"> zu MySQL ist PostgreSQ</w:t>
      </w:r>
      <w:r w:rsidR="7AAB4B1A" w:rsidRPr="2F2F1BCE">
        <w:rPr>
          <w:rFonts w:ascii="Arial" w:eastAsia="Arial" w:hAnsi="Arial" w:cs="Arial"/>
          <w:sz w:val="24"/>
          <w:szCs w:val="24"/>
        </w:rPr>
        <w:t xml:space="preserve">L </w:t>
      </w:r>
      <w:r w:rsidRPr="2F2F1BCE">
        <w:rPr>
          <w:rFonts w:ascii="Arial" w:eastAsia="Arial" w:hAnsi="Arial" w:cs="Arial"/>
          <w:sz w:val="24"/>
          <w:szCs w:val="24"/>
        </w:rPr>
        <w:t>nicht schneller in der Datenverarbeitung, so</w:t>
      </w:r>
      <w:r w:rsidR="50208D58" w:rsidRPr="2F2F1BCE">
        <w:rPr>
          <w:rFonts w:ascii="Arial" w:eastAsia="Arial" w:hAnsi="Arial" w:cs="Arial"/>
          <w:sz w:val="24"/>
          <w:szCs w:val="24"/>
        </w:rPr>
        <w:t>nd</w:t>
      </w:r>
      <w:r w:rsidRPr="2F2F1BCE">
        <w:rPr>
          <w:rFonts w:ascii="Arial" w:eastAsia="Arial" w:hAnsi="Arial" w:cs="Arial"/>
          <w:sz w:val="24"/>
          <w:szCs w:val="24"/>
        </w:rPr>
        <w:t xml:space="preserve">ern robuster und </w:t>
      </w:r>
      <w:r w:rsidR="6E1D505C" w:rsidRPr="2F2F1BCE">
        <w:rPr>
          <w:rFonts w:ascii="Arial" w:eastAsia="Arial" w:hAnsi="Arial" w:cs="Arial"/>
          <w:sz w:val="24"/>
          <w:szCs w:val="24"/>
        </w:rPr>
        <w:t>d</w:t>
      </w:r>
      <w:r w:rsidRPr="2F2F1BCE">
        <w:rPr>
          <w:rFonts w:ascii="Arial" w:eastAsia="Arial" w:hAnsi="Arial" w:cs="Arial"/>
          <w:sz w:val="24"/>
          <w:szCs w:val="24"/>
        </w:rPr>
        <w:t>atenkonsistenter</w:t>
      </w:r>
      <w:r w:rsidR="4077BA65" w:rsidRPr="2F2F1BCE">
        <w:rPr>
          <w:rFonts w:ascii="Arial" w:eastAsia="Arial" w:hAnsi="Arial" w:cs="Arial"/>
          <w:sz w:val="24"/>
          <w:szCs w:val="24"/>
        </w:rPr>
        <w:t xml:space="preserve"> </w:t>
      </w:r>
      <w:hyperlink r:id="rId63">
        <w:r w:rsidR="4077BA65" w:rsidRPr="2F2F1BCE">
          <w:rPr>
            <w:rStyle w:val="Hyperlink"/>
            <w:rFonts w:ascii="Arial" w:eastAsia="Arial" w:hAnsi="Arial" w:cs="Arial"/>
            <w:sz w:val="24"/>
            <w:szCs w:val="24"/>
          </w:rPr>
          <w:t>[20]</w:t>
        </w:r>
      </w:hyperlink>
      <w:r w:rsidR="4077BA65" w:rsidRPr="2F2F1BCE">
        <w:rPr>
          <w:rFonts w:ascii="Arial" w:eastAsia="Arial" w:hAnsi="Arial" w:cs="Arial"/>
          <w:sz w:val="24"/>
          <w:szCs w:val="24"/>
        </w:rPr>
        <w:t>.</w:t>
      </w:r>
      <w:r w:rsidRPr="2F2F1BCE">
        <w:rPr>
          <w:rFonts w:ascii="Arial" w:eastAsia="Arial" w:hAnsi="Arial" w:cs="Arial"/>
          <w:sz w:val="24"/>
          <w:szCs w:val="24"/>
        </w:rPr>
        <w:t xml:space="preserve"> </w:t>
      </w:r>
      <w:r w:rsidR="1621CF3F" w:rsidRPr="2F2F1BCE">
        <w:rPr>
          <w:rFonts w:ascii="Arial" w:eastAsia="Arial" w:hAnsi="Arial" w:cs="Arial"/>
          <w:sz w:val="24"/>
          <w:szCs w:val="24"/>
        </w:rPr>
        <w:t xml:space="preserve">Es </w:t>
      </w:r>
      <w:ins w:id="89" w:author="Michael Prib" w:date="2024-06-28T08:43:00Z">
        <w:r w:rsidR="73A42E09" w:rsidRPr="2F2F1BCE">
          <w:rPr>
            <w:rFonts w:ascii="Arial" w:eastAsia="Arial" w:hAnsi="Arial" w:cs="Arial"/>
            <w:sz w:val="24"/>
            <w:szCs w:val="24"/>
          </w:rPr>
          <w:t xml:space="preserve">ist </w:t>
        </w:r>
      </w:ins>
      <w:r w:rsidR="1621CF3F" w:rsidRPr="2F2F1BCE">
        <w:rPr>
          <w:rFonts w:ascii="Arial" w:eastAsia="Arial" w:hAnsi="Arial" w:cs="Arial"/>
          <w:sz w:val="24"/>
          <w:szCs w:val="24"/>
        </w:rPr>
        <w:t xml:space="preserve">wichtig, dass provisionierte Daten geschützt und </w:t>
      </w:r>
      <w:ins w:id="90" w:author="Michael Prib" w:date="2024-06-28T08:44:00Z">
        <w:r w:rsidR="6A6112A1" w:rsidRPr="2F2F1BCE">
          <w:rPr>
            <w:rFonts w:ascii="Arial" w:eastAsia="Arial" w:hAnsi="Arial" w:cs="Arial"/>
            <w:sz w:val="24"/>
            <w:szCs w:val="24"/>
          </w:rPr>
          <w:t xml:space="preserve">in der SPE </w:t>
        </w:r>
      </w:ins>
      <w:r w:rsidR="1621CF3F" w:rsidRPr="2F2F1BCE">
        <w:rPr>
          <w:rFonts w:ascii="Arial" w:eastAsia="Arial" w:hAnsi="Arial" w:cs="Arial"/>
          <w:sz w:val="24"/>
          <w:szCs w:val="24"/>
        </w:rPr>
        <w:t xml:space="preserve">konsistent integriert </w:t>
      </w:r>
      <w:proofErr w:type="gramStart"/>
      <w:r w:rsidR="1621CF3F" w:rsidRPr="2F2F1BCE">
        <w:rPr>
          <w:rFonts w:ascii="Arial" w:eastAsia="Arial" w:hAnsi="Arial" w:cs="Arial"/>
          <w:sz w:val="24"/>
          <w:szCs w:val="24"/>
        </w:rPr>
        <w:t>sind</w:t>
      </w:r>
      <w:r w:rsidR="5CF30A9B" w:rsidRPr="2F2F1BCE">
        <w:rPr>
          <w:rFonts w:ascii="Arial" w:eastAsia="Arial" w:hAnsi="Arial" w:cs="Arial"/>
          <w:sz w:val="24"/>
          <w:szCs w:val="24"/>
        </w:rPr>
        <w:t xml:space="preserve"> </w:t>
      </w:r>
      <w:r w:rsidR="674B7F57" w:rsidRPr="2F2F1BCE">
        <w:rPr>
          <w:rFonts w:ascii="Arial" w:eastAsia="Arial" w:hAnsi="Arial" w:cs="Arial"/>
          <w:sz w:val="24"/>
          <w:szCs w:val="24"/>
        </w:rPr>
        <w:t>,</w:t>
      </w:r>
      <w:proofErr w:type="gramEnd"/>
      <w:r w:rsidR="674B7F57" w:rsidRPr="2F2F1BCE">
        <w:rPr>
          <w:rFonts w:ascii="Arial" w:eastAsia="Arial" w:hAnsi="Arial" w:cs="Arial"/>
          <w:sz w:val="24"/>
          <w:szCs w:val="24"/>
        </w:rPr>
        <w:t xml:space="preserve"> weil es viele identische Benutzerdaten in </w:t>
      </w:r>
      <w:r w:rsidR="31742698" w:rsidRPr="2F2F1BCE">
        <w:rPr>
          <w:rFonts w:ascii="Arial" w:eastAsia="Arial" w:hAnsi="Arial" w:cs="Arial"/>
          <w:sz w:val="24"/>
          <w:szCs w:val="24"/>
        </w:rPr>
        <w:t xml:space="preserve">unterschiedlichen Systemen gibt. Bei </w:t>
      </w:r>
      <w:ins w:id="91" w:author="Michael Prib" w:date="2024-06-28T08:44:00Z">
        <w:r w:rsidR="1A058A3D" w:rsidRPr="2F2F1BCE">
          <w:rPr>
            <w:rFonts w:ascii="Arial" w:eastAsia="Arial" w:hAnsi="Arial" w:cs="Arial"/>
            <w:sz w:val="24"/>
            <w:szCs w:val="24"/>
          </w:rPr>
          <w:t>i</w:t>
        </w:r>
      </w:ins>
      <w:r w:rsidR="31742698" w:rsidRPr="2F2F1BCE">
        <w:rPr>
          <w:rFonts w:ascii="Arial" w:eastAsia="Arial" w:hAnsi="Arial" w:cs="Arial"/>
          <w:sz w:val="24"/>
          <w:szCs w:val="24"/>
        </w:rPr>
        <w:t xml:space="preserve">nkonsistenter Integrität besteht die Gefahr, dass bei </w:t>
      </w:r>
      <w:r w:rsidR="22F65036" w:rsidRPr="2F2F1BCE">
        <w:rPr>
          <w:rFonts w:ascii="Arial" w:eastAsia="Arial" w:hAnsi="Arial" w:cs="Arial"/>
          <w:sz w:val="24"/>
          <w:szCs w:val="24"/>
        </w:rPr>
        <w:t xml:space="preserve">problematischer </w:t>
      </w:r>
      <w:r w:rsidR="31742698" w:rsidRPr="2F2F1BCE">
        <w:rPr>
          <w:rFonts w:ascii="Arial" w:eastAsia="Arial" w:hAnsi="Arial" w:cs="Arial"/>
          <w:sz w:val="24"/>
          <w:szCs w:val="24"/>
        </w:rPr>
        <w:t>Datenaktual</w:t>
      </w:r>
      <w:r w:rsidR="5DDC616E" w:rsidRPr="2F2F1BCE">
        <w:rPr>
          <w:rFonts w:ascii="Arial" w:eastAsia="Arial" w:hAnsi="Arial" w:cs="Arial"/>
          <w:sz w:val="24"/>
          <w:szCs w:val="24"/>
        </w:rPr>
        <w:t>i</w:t>
      </w:r>
      <w:r w:rsidR="31742698" w:rsidRPr="2F2F1BCE">
        <w:rPr>
          <w:rFonts w:ascii="Arial" w:eastAsia="Arial" w:hAnsi="Arial" w:cs="Arial"/>
          <w:sz w:val="24"/>
          <w:szCs w:val="24"/>
        </w:rPr>
        <w:t>si</w:t>
      </w:r>
      <w:r w:rsidR="533BE024" w:rsidRPr="2F2F1BCE">
        <w:rPr>
          <w:rFonts w:ascii="Arial" w:eastAsia="Arial" w:hAnsi="Arial" w:cs="Arial"/>
          <w:sz w:val="24"/>
          <w:szCs w:val="24"/>
        </w:rPr>
        <w:t xml:space="preserve">erung </w:t>
      </w:r>
      <w:r w:rsidR="56C45AE0" w:rsidRPr="2F2F1BCE">
        <w:rPr>
          <w:rFonts w:ascii="Arial" w:eastAsia="Arial" w:hAnsi="Arial" w:cs="Arial"/>
          <w:sz w:val="24"/>
          <w:szCs w:val="24"/>
        </w:rPr>
        <w:t>wie Lost Update</w:t>
      </w:r>
      <w:r w:rsidR="082012E1" w:rsidRPr="2F2F1BCE">
        <w:rPr>
          <w:rFonts w:ascii="Arial" w:eastAsia="Arial" w:hAnsi="Arial" w:cs="Arial"/>
          <w:sz w:val="24"/>
          <w:szCs w:val="24"/>
        </w:rPr>
        <w:t xml:space="preserve"> </w:t>
      </w:r>
      <w:hyperlink r:id="rId64">
        <w:r w:rsidR="082012E1" w:rsidRPr="2F2F1BCE">
          <w:rPr>
            <w:rStyle w:val="Hyperlink"/>
            <w:rFonts w:ascii="Arial" w:eastAsia="Arial" w:hAnsi="Arial" w:cs="Arial"/>
            <w:sz w:val="24"/>
            <w:szCs w:val="24"/>
          </w:rPr>
          <w:t>[2</w:t>
        </w:r>
        <w:r w:rsidR="1A30142E" w:rsidRPr="2F2F1BCE">
          <w:rPr>
            <w:rStyle w:val="Hyperlink"/>
            <w:rFonts w:ascii="Arial" w:eastAsia="Arial" w:hAnsi="Arial" w:cs="Arial"/>
            <w:sz w:val="24"/>
            <w:szCs w:val="24"/>
          </w:rPr>
          <w:t>1</w:t>
        </w:r>
        <w:r w:rsidR="082012E1" w:rsidRPr="2F2F1BCE">
          <w:rPr>
            <w:rStyle w:val="Hyperlink"/>
            <w:rFonts w:ascii="Arial" w:eastAsia="Arial" w:hAnsi="Arial" w:cs="Arial"/>
            <w:sz w:val="24"/>
            <w:szCs w:val="24"/>
          </w:rPr>
          <w:t>]</w:t>
        </w:r>
      </w:hyperlink>
      <w:r w:rsidR="56C45AE0" w:rsidRPr="2F2F1BCE">
        <w:rPr>
          <w:rFonts w:ascii="Arial" w:eastAsia="Arial" w:hAnsi="Arial" w:cs="Arial"/>
          <w:sz w:val="24"/>
          <w:szCs w:val="24"/>
        </w:rPr>
        <w:t>, unkorrekte Benutzerdaten in vielen Systemen provisioniert werden.</w:t>
      </w:r>
      <w:r w:rsidR="31742698" w:rsidRPr="2F2F1BCE">
        <w:rPr>
          <w:rFonts w:ascii="Arial" w:eastAsia="Arial" w:hAnsi="Arial" w:cs="Arial"/>
          <w:sz w:val="24"/>
          <w:szCs w:val="24"/>
        </w:rPr>
        <w:t xml:space="preserve"> </w:t>
      </w:r>
    </w:p>
    <w:p w14:paraId="182EFC10" w14:textId="2ABBC925" w:rsidR="0561F022" w:rsidRDefault="01283F0C" w:rsidP="14E92987">
      <w:pPr>
        <w:spacing w:line="360" w:lineRule="auto"/>
        <w:rPr>
          <w:rFonts w:ascii="Arial" w:eastAsia="Arial" w:hAnsi="Arial" w:cs="Arial"/>
          <w:sz w:val="24"/>
          <w:szCs w:val="24"/>
        </w:rPr>
      </w:pPr>
      <w:r w:rsidRPr="14E92987">
        <w:rPr>
          <w:rFonts w:ascii="Arial" w:eastAsia="Arial" w:hAnsi="Arial" w:cs="Arial"/>
          <w:sz w:val="24"/>
          <w:szCs w:val="24"/>
        </w:rPr>
        <w:t xml:space="preserve">Aufgrund dessen und weil Keycloak PostgreSQL unterstützt </w:t>
      </w:r>
      <w:hyperlink r:id="rId65">
        <w:r w:rsidRPr="14E92987">
          <w:rPr>
            <w:rStyle w:val="Hyperlink"/>
            <w:rFonts w:ascii="Arial" w:eastAsia="Arial" w:hAnsi="Arial" w:cs="Arial"/>
            <w:sz w:val="24"/>
            <w:szCs w:val="24"/>
          </w:rPr>
          <w:t>[2</w:t>
        </w:r>
        <w:r w:rsidR="45614AD2" w:rsidRPr="14E92987">
          <w:rPr>
            <w:rStyle w:val="Hyperlink"/>
            <w:rFonts w:ascii="Arial" w:eastAsia="Arial" w:hAnsi="Arial" w:cs="Arial"/>
            <w:sz w:val="24"/>
            <w:szCs w:val="24"/>
          </w:rPr>
          <w:t>2</w:t>
        </w:r>
        <w:r w:rsidRPr="14E92987">
          <w:rPr>
            <w:rStyle w:val="Hyperlink"/>
            <w:rFonts w:ascii="Arial" w:eastAsia="Arial" w:hAnsi="Arial" w:cs="Arial"/>
            <w:sz w:val="24"/>
            <w:szCs w:val="24"/>
          </w:rPr>
          <w:t>]</w:t>
        </w:r>
      </w:hyperlink>
      <w:r w:rsidRPr="14E92987">
        <w:rPr>
          <w:rFonts w:ascii="Arial" w:eastAsia="Arial" w:hAnsi="Arial" w:cs="Arial"/>
          <w:sz w:val="24"/>
          <w:szCs w:val="24"/>
        </w:rPr>
        <w:t>, entschied man sich PostgreSQL als Datenbank</w:t>
      </w:r>
      <w:r w:rsidR="3FB96E56" w:rsidRPr="14E92987">
        <w:rPr>
          <w:rFonts w:ascii="Arial" w:eastAsia="Arial" w:hAnsi="Arial" w:cs="Arial"/>
          <w:sz w:val="24"/>
          <w:szCs w:val="24"/>
        </w:rPr>
        <w:t xml:space="preserve"> </w:t>
      </w:r>
      <w:r w:rsidRPr="14E92987">
        <w:rPr>
          <w:rFonts w:ascii="Arial" w:eastAsia="Arial" w:hAnsi="Arial" w:cs="Arial"/>
          <w:sz w:val="24"/>
          <w:szCs w:val="24"/>
        </w:rPr>
        <w:t>zu verwenden.</w:t>
      </w:r>
    </w:p>
    <w:p w14:paraId="676BC6BF" w14:textId="3FC0048A" w:rsidR="0561F022" w:rsidRDefault="0561F022" w:rsidP="14E92987">
      <w:pPr>
        <w:spacing w:line="360" w:lineRule="auto"/>
        <w:rPr>
          <w:rFonts w:ascii="Arial" w:eastAsia="Arial" w:hAnsi="Arial" w:cs="Arial"/>
          <w:sz w:val="24"/>
          <w:szCs w:val="24"/>
        </w:rPr>
      </w:pPr>
    </w:p>
    <w:p w14:paraId="26467241" w14:textId="744D569B" w:rsidR="5F13D769" w:rsidRDefault="3B1BC959" w:rsidP="2F2F1BCE">
      <w:pPr>
        <w:pStyle w:val="berschrift2"/>
      </w:pPr>
      <w:bookmarkStart w:id="92" w:name="_Toc1934182011"/>
      <w:bookmarkStart w:id="93" w:name="_Toc603871988"/>
      <w:bookmarkStart w:id="94" w:name="_Toc170488866"/>
      <w:r>
        <w:t>3</w:t>
      </w:r>
      <w:r w:rsidR="5A3B2DA4" w:rsidRPr="5009833A">
        <w:t>.8 Jira</w:t>
      </w:r>
      <w:bookmarkEnd w:id="92"/>
      <w:bookmarkEnd w:id="93"/>
      <w:bookmarkEnd w:id="94"/>
    </w:p>
    <w:p w14:paraId="502AF2E0" w14:textId="722A1D6E" w:rsidR="0561F022" w:rsidRDefault="0561F022" w:rsidP="14E92987">
      <w:pPr>
        <w:spacing w:line="360" w:lineRule="auto"/>
        <w:rPr>
          <w:rFonts w:ascii="Arial" w:eastAsia="Arial" w:hAnsi="Arial" w:cs="Arial"/>
          <w:sz w:val="24"/>
          <w:szCs w:val="24"/>
        </w:rPr>
      </w:pPr>
    </w:p>
    <w:p w14:paraId="63263A6C" w14:textId="5C6131CA" w:rsidR="6E21B900" w:rsidRDefault="55913F61" w:rsidP="14E92987">
      <w:pPr>
        <w:spacing w:line="360" w:lineRule="auto"/>
        <w:rPr>
          <w:rFonts w:ascii="Arial" w:eastAsia="Arial" w:hAnsi="Arial" w:cs="Arial"/>
          <w:sz w:val="24"/>
          <w:szCs w:val="24"/>
        </w:rPr>
      </w:pPr>
      <w:r w:rsidRPr="2F2F1BCE">
        <w:rPr>
          <w:rFonts w:ascii="Arial" w:eastAsia="Arial" w:hAnsi="Arial" w:cs="Arial"/>
          <w:sz w:val="24"/>
          <w:szCs w:val="24"/>
        </w:rPr>
        <w:t xml:space="preserve">Jira ist ein agiles </w:t>
      </w:r>
      <w:r w:rsidR="7A14FCD8" w:rsidRPr="2F2F1BCE">
        <w:rPr>
          <w:rFonts w:ascii="Arial" w:eastAsia="Arial" w:hAnsi="Arial" w:cs="Arial"/>
          <w:sz w:val="24"/>
          <w:szCs w:val="24"/>
        </w:rPr>
        <w:t>Projektmanagementtool,</w:t>
      </w:r>
      <w:r w:rsidRPr="2F2F1BCE">
        <w:rPr>
          <w:rFonts w:ascii="Arial" w:eastAsia="Arial" w:hAnsi="Arial" w:cs="Arial"/>
          <w:sz w:val="24"/>
          <w:szCs w:val="24"/>
        </w:rPr>
        <w:t xml:space="preserve"> </w:t>
      </w:r>
      <w:r w:rsidR="39A0A49F" w:rsidRPr="2F2F1BCE">
        <w:rPr>
          <w:rFonts w:ascii="Arial" w:eastAsia="Arial" w:hAnsi="Arial" w:cs="Arial"/>
          <w:sz w:val="24"/>
          <w:szCs w:val="24"/>
        </w:rPr>
        <w:t>um Software</w:t>
      </w:r>
      <w:ins w:id="95" w:author="Michael Prib" w:date="2024-06-28T08:45:00Z">
        <w:r w:rsidR="7BB4A3CE" w:rsidRPr="2F2F1BCE">
          <w:rPr>
            <w:rFonts w:ascii="Arial" w:eastAsia="Arial" w:hAnsi="Arial" w:cs="Arial"/>
            <w:sz w:val="24"/>
            <w:szCs w:val="24"/>
          </w:rPr>
          <w:t>entwicklung</w:t>
        </w:r>
      </w:ins>
      <w:r w:rsidR="39A0A49F" w:rsidRPr="2F2F1BCE">
        <w:rPr>
          <w:rFonts w:ascii="Arial" w:eastAsia="Arial" w:hAnsi="Arial" w:cs="Arial"/>
          <w:sz w:val="24"/>
          <w:szCs w:val="24"/>
        </w:rPr>
        <w:t xml:space="preserve"> zu planen und nachzuverfolgen </w:t>
      </w:r>
      <w:hyperlink r:id="rId66" w:anchor="dig-into-specific-features">
        <w:r w:rsidR="39A0A49F" w:rsidRPr="2F2F1BCE">
          <w:rPr>
            <w:rStyle w:val="Hyperlink"/>
            <w:rFonts w:ascii="Arial" w:eastAsia="Arial" w:hAnsi="Arial" w:cs="Arial"/>
            <w:sz w:val="24"/>
            <w:szCs w:val="24"/>
          </w:rPr>
          <w:t>[2</w:t>
        </w:r>
        <w:r w:rsidR="1556D7A5" w:rsidRPr="2F2F1BCE">
          <w:rPr>
            <w:rStyle w:val="Hyperlink"/>
            <w:rFonts w:ascii="Arial" w:eastAsia="Arial" w:hAnsi="Arial" w:cs="Arial"/>
            <w:sz w:val="24"/>
            <w:szCs w:val="24"/>
          </w:rPr>
          <w:t>3</w:t>
        </w:r>
        <w:r w:rsidR="39A0A49F" w:rsidRPr="2F2F1BCE">
          <w:rPr>
            <w:rStyle w:val="Hyperlink"/>
            <w:rFonts w:ascii="Arial" w:eastAsia="Arial" w:hAnsi="Arial" w:cs="Arial"/>
            <w:sz w:val="24"/>
            <w:szCs w:val="24"/>
          </w:rPr>
          <w:t>]</w:t>
        </w:r>
      </w:hyperlink>
      <w:r w:rsidR="130FE571" w:rsidRPr="2F2F1BCE">
        <w:rPr>
          <w:rFonts w:ascii="Arial" w:eastAsia="Arial" w:hAnsi="Arial" w:cs="Arial"/>
          <w:sz w:val="24"/>
          <w:szCs w:val="24"/>
        </w:rPr>
        <w:t>.</w:t>
      </w:r>
      <w:r w:rsidR="5DC30D75" w:rsidRPr="2F2F1BCE">
        <w:rPr>
          <w:rFonts w:ascii="Arial" w:eastAsia="Arial" w:hAnsi="Arial" w:cs="Arial"/>
          <w:sz w:val="24"/>
          <w:szCs w:val="24"/>
        </w:rPr>
        <w:t xml:space="preserve"> Jira diente zur Erstellung der User Stories </w:t>
      </w:r>
      <w:r w:rsidR="381839B8" w:rsidRPr="2F2F1BCE">
        <w:rPr>
          <w:rFonts w:ascii="Arial" w:eastAsia="Arial" w:hAnsi="Arial" w:cs="Arial"/>
          <w:sz w:val="24"/>
          <w:szCs w:val="24"/>
        </w:rPr>
        <w:t>im</w:t>
      </w:r>
      <w:r w:rsidR="5DC30D75" w:rsidRPr="2F2F1BCE">
        <w:rPr>
          <w:rFonts w:ascii="Arial" w:eastAsia="Arial" w:hAnsi="Arial" w:cs="Arial"/>
          <w:sz w:val="24"/>
          <w:szCs w:val="24"/>
        </w:rPr>
        <w:t xml:space="preserve"> Epic “SPE </w:t>
      </w:r>
      <w:proofErr w:type="spellStart"/>
      <w:r w:rsidR="5DC30D75" w:rsidRPr="2F2F1BCE">
        <w:rPr>
          <w:rFonts w:ascii="Arial" w:eastAsia="Arial" w:hAnsi="Arial" w:cs="Arial"/>
          <w:sz w:val="24"/>
          <w:szCs w:val="24"/>
        </w:rPr>
        <w:t>Multitenancy</w:t>
      </w:r>
      <w:proofErr w:type="spellEnd"/>
      <w:r w:rsidR="5DC30D75" w:rsidRPr="2F2F1BCE">
        <w:rPr>
          <w:rFonts w:ascii="Arial" w:eastAsia="Arial" w:hAnsi="Arial" w:cs="Arial"/>
          <w:sz w:val="24"/>
          <w:szCs w:val="24"/>
        </w:rPr>
        <w:t xml:space="preserve">” </w:t>
      </w:r>
      <w:r w:rsidR="3C34BA17" w:rsidRPr="2F2F1BCE">
        <w:rPr>
          <w:rFonts w:ascii="Arial" w:eastAsia="Arial" w:hAnsi="Arial" w:cs="Arial"/>
          <w:sz w:val="24"/>
          <w:szCs w:val="24"/>
        </w:rPr>
        <w:t xml:space="preserve">für diese Projektarbeit </w:t>
      </w:r>
      <w:r w:rsidR="5DC30D75" w:rsidRPr="2F2F1BCE">
        <w:rPr>
          <w:rFonts w:ascii="Arial" w:eastAsia="Arial" w:hAnsi="Arial" w:cs="Arial"/>
          <w:sz w:val="24"/>
          <w:szCs w:val="24"/>
        </w:rPr>
        <w:t xml:space="preserve">und </w:t>
      </w:r>
      <w:r w:rsidR="4647B18C" w:rsidRPr="2F2F1BCE">
        <w:rPr>
          <w:rFonts w:ascii="Arial" w:eastAsia="Arial" w:hAnsi="Arial" w:cs="Arial"/>
          <w:sz w:val="24"/>
          <w:szCs w:val="24"/>
        </w:rPr>
        <w:t>gewährleistete es, zeitlich zu überwachen</w:t>
      </w:r>
      <w:r w:rsidR="0A019DC6" w:rsidRPr="2F2F1BCE">
        <w:rPr>
          <w:rFonts w:ascii="Arial" w:eastAsia="Arial" w:hAnsi="Arial" w:cs="Arial"/>
          <w:sz w:val="24"/>
          <w:szCs w:val="24"/>
        </w:rPr>
        <w:t xml:space="preserve"> </w:t>
      </w:r>
      <w:ins w:id="96" w:author="Michael Prib" w:date="2024-06-28T08:45:00Z">
        <w:r w:rsidR="0BCC1ED6" w:rsidRPr="2F2F1BCE">
          <w:rPr>
            <w:rFonts w:ascii="Arial" w:eastAsia="Arial" w:hAnsi="Arial" w:cs="Arial"/>
            <w:sz w:val="24"/>
            <w:szCs w:val="24"/>
          </w:rPr>
          <w:t>und den Fortschritt der Entwicklung zu ve</w:t>
        </w:r>
      </w:ins>
      <w:ins w:id="97" w:author="Michael Prib" w:date="2024-06-28T08:46:00Z">
        <w:r w:rsidR="0BCC1ED6" w:rsidRPr="2F2F1BCE">
          <w:rPr>
            <w:rFonts w:ascii="Arial" w:eastAsia="Arial" w:hAnsi="Arial" w:cs="Arial"/>
            <w:sz w:val="24"/>
            <w:szCs w:val="24"/>
          </w:rPr>
          <w:t>rfolgen</w:t>
        </w:r>
      </w:ins>
      <w:r w:rsidR="4647B18C" w:rsidRPr="2F2F1BCE">
        <w:rPr>
          <w:rFonts w:ascii="Arial" w:eastAsia="Arial" w:hAnsi="Arial" w:cs="Arial"/>
          <w:sz w:val="24"/>
          <w:szCs w:val="24"/>
        </w:rPr>
        <w:t xml:space="preserve">. Ebenso diente es </w:t>
      </w:r>
      <w:r w:rsidR="6EF35FFF" w:rsidRPr="2F2F1BCE">
        <w:rPr>
          <w:rFonts w:ascii="Arial" w:eastAsia="Arial" w:hAnsi="Arial" w:cs="Arial"/>
          <w:sz w:val="24"/>
          <w:szCs w:val="24"/>
        </w:rPr>
        <w:t xml:space="preserve">dazu die Aufgaben für diese Projektarbeit zu strukturieren (genauere Vorgehensweise wird in </w:t>
      </w:r>
      <w:r w:rsidR="0CD1E843" w:rsidRPr="2F2F1BCE">
        <w:rPr>
          <w:rFonts w:ascii="Arial" w:eastAsia="Arial" w:hAnsi="Arial" w:cs="Arial"/>
          <w:sz w:val="24"/>
          <w:szCs w:val="24"/>
        </w:rPr>
        <w:t>2.2.5 erklärt).</w:t>
      </w:r>
    </w:p>
    <w:p w14:paraId="58D4C2A4" w14:textId="21ECB736" w:rsidR="0561F022" w:rsidRDefault="0561F022" w:rsidP="14E92987">
      <w:pPr>
        <w:spacing w:line="360" w:lineRule="auto"/>
        <w:rPr>
          <w:rFonts w:ascii="Arial" w:eastAsia="Arial" w:hAnsi="Arial" w:cs="Arial"/>
          <w:sz w:val="24"/>
          <w:szCs w:val="24"/>
        </w:rPr>
      </w:pPr>
    </w:p>
    <w:p w14:paraId="3177D725" w14:textId="5E4D9CE3" w:rsidR="5F13D769" w:rsidRDefault="428CEE37" w:rsidP="2F2F1BCE">
      <w:pPr>
        <w:pStyle w:val="berschrift2"/>
      </w:pPr>
      <w:bookmarkStart w:id="98" w:name="_Toc302732268"/>
      <w:bookmarkStart w:id="99" w:name="_Toc2042348594"/>
      <w:bookmarkStart w:id="100" w:name="_Toc170488867"/>
      <w:r>
        <w:t>3</w:t>
      </w:r>
      <w:r w:rsidR="2151D861">
        <w:t>.9 GitLab</w:t>
      </w:r>
      <w:bookmarkEnd w:id="98"/>
      <w:bookmarkEnd w:id="99"/>
      <w:bookmarkEnd w:id="100"/>
    </w:p>
    <w:p w14:paraId="7D9F5BCC" w14:textId="238B7B94" w:rsidR="5F13D769" w:rsidRDefault="5F13D769" w:rsidP="14E92987">
      <w:pPr>
        <w:pStyle w:val="berschrift2"/>
        <w:spacing w:line="360" w:lineRule="auto"/>
      </w:pPr>
    </w:p>
    <w:p w14:paraId="6219A851" w14:textId="13B51F07" w:rsidR="35BE77F7" w:rsidRDefault="35BE77F7" w:rsidP="14E92987">
      <w:pPr>
        <w:spacing w:line="360" w:lineRule="auto"/>
        <w:rPr>
          <w:rFonts w:ascii="Arial" w:eastAsia="Arial" w:hAnsi="Arial" w:cs="Arial"/>
          <w:i/>
          <w:iCs/>
          <w:sz w:val="24"/>
          <w:szCs w:val="24"/>
        </w:rPr>
      </w:pPr>
      <w:r w:rsidRPr="14E92987">
        <w:rPr>
          <w:rFonts w:ascii="Arial" w:eastAsia="Arial" w:hAnsi="Arial" w:cs="Arial"/>
          <w:sz w:val="24"/>
          <w:szCs w:val="24"/>
        </w:rPr>
        <w:t>Code und Dokumente verändern sich im Lau</w:t>
      </w:r>
      <w:r w:rsidR="0FEA9D8A" w:rsidRPr="14E92987">
        <w:rPr>
          <w:rFonts w:ascii="Arial" w:eastAsia="Arial" w:hAnsi="Arial" w:cs="Arial"/>
          <w:sz w:val="24"/>
          <w:szCs w:val="24"/>
        </w:rPr>
        <w:t>fe der Zeit u</w:t>
      </w:r>
      <w:r w:rsidR="784EC92D" w:rsidRPr="14E92987">
        <w:rPr>
          <w:rFonts w:ascii="Arial" w:eastAsia="Arial" w:hAnsi="Arial" w:cs="Arial"/>
          <w:sz w:val="24"/>
          <w:szCs w:val="24"/>
        </w:rPr>
        <w:t xml:space="preserve">nd </w:t>
      </w:r>
      <w:r w:rsidR="0FEA9D8A" w:rsidRPr="14E92987">
        <w:rPr>
          <w:rFonts w:ascii="Arial" w:eastAsia="Arial" w:hAnsi="Arial" w:cs="Arial"/>
          <w:sz w:val="24"/>
          <w:szCs w:val="24"/>
        </w:rPr>
        <w:t xml:space="preserve">um diese zu </w:t>
      </w:r>
      <w:r w:rsidR="022C3C27" w:rsidRPr="14E92987">
        <w:rPr>
          <w:rFonts w:ascii="Arial" w:eastAsia="Arial" w:hAnsi="Arial" w:cs="Arial"/>
          <w:sz w:val="24"/>
          <w:szCs w:val="24"/>
        </w:rPr>
        <w:t>verwalten,</w:t>
      </w:r>
      <w:r w:rsidR="0FEA9D8A" w:rsidRPr="14E92987">
        <w:rPr>
          <w:rFonts w:ascii="Arial" w:eastAsia="Arial" w:hAnsi="Arial" w:cs="Arial"/>
          <w:sz w:val="24"/>
          <w:szCs w:val="24"/>
        </w:rPr>
        <w:t xml:space="preserve"> gibt es spezielle</w:t>
      </w:r>
      <w:r w:rsidRPr="14E92987">
        <w:rPr>
          <w:rFonts w:ascii="Arial" w:eastAsia="Arial" w:hAnsi="Arial" w:cs="Arial"/>
          <w:sz w:val="24"/>
          <w:szCs w:val="24"/>
        </w:rPr>
        <w:t xml:space="preserve"> Konfigurationsverwaltungssysteme </w:t>
      </w:r>
      <w:r w:rsidR="5AFADCE9" w:rsidRPr="14E92987">
        <w:rPr>
          <w:rFonts w:ascii="Arial" w:eastAsia="Arial" w:hAnsi="Arial" w:cs="Arial"/>
          <w:sz w:val="24"/>
          <w:szCs w:val="24"/>
        </w:rPr>
        <w:t xml:space="preserve">wie </w:t>
      </w:r>
      <w:r w:rsidR="0DF204DF" w:rsidRPr="14E92987">
        <w:rPr>
          <w:rFonts w:ascii="Arial" w:eastAsia="Arial" w:hAnsi="Arial" w:cs="Arial"/>
          <w:sz w:val="24"/>
          <w:szCs w:val="24"/>
        </w:rPr>
        <w:t xml:space="preserve">z.B. </w:t>
      </w:r>
      <w:r w:rsidR="5AFADCE9" w:rsidRPr="14E92987">
        <w:rPr>
          <w:rFonts w:ascii="Arial" w:eastAsia="Arial" w:hAnsi="Arial" w:cs="Arial"/>
          <w:sz w:val="24"/>
          <w:szCs w:val="24"/>
        </w:rPr>
        <w:t>GitLab</w:t>
      </w:r>
      <w:r w:rsidR="7149BB81" w:rsidRPr="14E92987">
        <w:rPr>
          <w:rFonts w:ascii="Arial" w:eastAsia="Arial" w:hAnsi="Arial" w:cs="Arial"/>
          <w:sz w:val="24"/>
          <w:szCs w:val="24"/>
        </w:rPr>
        <w:t>.</w:t>
      </w:r>
      <w:r w:rsidR="0EE72D23" w:rsidRPr="14E92987">
        <w:rPr>
          <w:rFonts w:ascii="Arial" w:eastAsia="Arial" w:hAnsi="Arial" w:cs="Arial"/>
          <w:sz w:val="24"/>
          <w:szCs w:val="24"/>
        </w:rPr>
        <w:t xml:space="preserve">  GitLab </w:t>
      </w:r>
      <w:r w:rsidR="2D089B16" w:rsidRPr="14E92987">
        <w:rPr>
          <w:rFonts w:ascii="Arial" w:eastAsia="Arial" w:hAnsi="Arial" w:cs="Arial"/>
          <w:sz w:val="24"/>
          <w:szCs w:val="24"/>
        </w:rPr>
        <w:t xml:space="preserve">basiert auf dem </w:t>
      </w:r>
      <w:r w:rsidR="0EE72D23" w:rsidRPr="14E92987">
        <w:rPr>
          <w:rFonts w:ascii="Arial" w:eastAsia="Arial" w:hAnsi="Arial" w:cs="Arial"/>
          <w:sz w:val="24"/>
          <w:szCs w:val="24"/>
        </w:rPr>
        <w:t xml:space="preserve">Konzept des </w:t>
      </w:r>
      <w:r w:rsidR="0EE72D23" w:rsidRPr="14E92987">
        <w:rPr>
          <w:rFonts w:ascii="Arial" w:eastAsia="Arial" w:hAnsi="Arial" w:cs="Arial"/>
          <w:i/>
          <w:iCs/>
          <w:sz w:val="24"/>
          <w:szCs w:val="24"/>
        </w:rPr>
        <w:t>Code-Modify-</w:t>
      </w:r>
      <w:proofErr w:type="spellStart"/>
      <w:r w:rsidR="0EE72D23" w:rsidRPr="14E92987">
        <w:rPr>
          <w:rFonts w:ascii="Arial" w:eastAsia="Arial" w:hAnsi="Arial" w:cs="Arial"/>
          <w:i/>
          <w:iCs/>
          <w:sz w:val="24"/>
          <w:szCs w:val="24"/>
        </w:rPr>
        <w:t>Merge</w:t>
      </w:r>
      <w:proofErr w:type="spellEnd"/>
      <w:r w:rsidR="0EE72D23" w:rsidRPr="14E92987">
        <w:rPr>
          <w:rFonts w:ascii="Arial" w:eastAsia="Arial" w:hAnsi="Arial" w:cs="Arial"/>
          <w:i/>
          <w:iCs/>
          <w:sz w:val="24"/>
          <w:szCs w:val="24"/>
        </w:rPr>
        <w:t>.</w:t>
      </w:r>
      <w:r w:rsidR="0EE72D23" w:rsidRPr="14E92987">
        <w:rPr>
          <w:rFonts w:ascii="Arial" w:eastAsia="Arial" w:hAnsi="Arial" w:cs="Arial"/>
          <w:sz w:val="24"/>
          <w:szCs w:val="24"/>
        </w:rPr>
        <w:t xml:space="preserve"> Bei diesem Kon</w:t>
      </w:r>
      <w:r w:rsidR="50C05426" w:rsidRPr="14E92987">
        <w:rPr>
          <w:rFonts w:ascii="Arial" w:eastAsia="Arial" w:hAnsi="Arial" w:cs="Arial"/>
          <w:sz w:val="24"/>
          <w:szCs w:val="24"/>
        </w:rPr>
        <w:t xml:space="preserve">zept kopiert jeder </w:t>
      </w:r>
      <w:r w:rsidR="2D4F4B4E" w:rsidRPr="14E92987">
        <w:rPr>
          <w:rFonts w:ascii="Arial" w:eastAsia="Arial" w:hAnsi="Arial" w:cs="Arial"/>
          <w:sz w:val="24"/>
          <w:szCs w:val="24"/>
        </w:rPr>
        <w:t>Entwickler</w:t>
      </w:r>
      <w:r w:rsidR="50C05426" w:rsidRPr="14E92987">
        <w:rPr>
          <w:rFonts w:ascii="Arial" w:eastAsia="Arial" w:hAnsi="Arial" w:cs="Arial"/>
          <w:sz w:val="24"/>
          <w:szCs w:val="24"/>
        </w:rPr>
        <w:t xml:space="preserve"> seine eigene Version des Codes bei sich lokal</w:t>
      </w:r>
      <w:r w:rsidR="216ED215" w:rsidRPr="14E92987">
        <w:rPr>
          <w:rFonts w:ascii="Arial" w:eastAsia="Arial" w:hAnsi="Arial" w:cs="Arial"/>
          <w:sz w:val="24"/>
          <w:szCs w:val="24"/>
        </w:rPr>
        <w:t xml:space="preserve"> auf dem Computer</w:t>
      </w:r>
      <w:r w:rsidR="50C05426" w:rsidRPr="14E92987">
        <w:rPr>
          <w:rFonts w:ascii="Arial" w:eastAsia="Arial" w:hAnsi="Arial" w:cs="Arial"/>
          <w:sz w:val="24"/>
          <w:szCs w:val="24"/>
        </w:rPr>
        <w:t xml:space="preserve">. </w:t>
      </w:r>
      <w:r w:rsidR="3F3D19F8" w:rsidRPr="14E92987">
        <w:rPr>
          <w:rFonts w:ascii="Arial" w:eastAsia="Arial" w:hAnsi="Arial" w:cs="Arial"/>
          <w:sz w:val="24"/>
          <w:szCs w:val="24"/>
        </w:rPr>
        <w:t>Der Code wird an einen zentralen Ort gespeichert, sobald der Entwickler den Code fertig entwickelt hat.</w:t>
      </w:r>
    </w:p>
    <w:p w14:paraId="012A4976" w14:textId="481BB96D" w:rsidR="1A8CDF79" w:rsidRDefault="1A8CDF79" w:rsidP="14E92987">
      <w:pPr>
        <w:spacing w:line="360" w:lineRule="auto"/>
        <w:rPr>
          <w:rFonts w:ascii="Arial" w:eastAsia="Arial" w:hAnsi="Arial" w:cs="Arial"/>
          <w:sz w:val="24"/>
          <w:szCs w:val="24"/>
        </w:rPr>
      </w:pPr>
      <w:r w:rsidRPr="14E92987">
        <w:rPr>
          <w:rFonts w:ascii="Arial" w:eastAsia="Arial" w:hAnsi="Arial" w:cs="Arial"/>
          <w:sz w:val="24"/>
          <w:szCs w:val="24"/>
        </w:rPr>
        <w:t xml:space="preserve">In GitLab unterschiedet man folgender Begriffe </w:t>
      </w:r>
      <w:hyperlink r:id="rId67">
        <w:r w:rsidRPr="14E92987">
          <w:rPr>
            <w:rStyle w:val="Hyperlink"/>
            <w:rFonts w:ascii="Arial" w:eastAsia="Arial" w:hAnsi="Arial" w:cs="Arial"/>
            <w:sz w:val="24"/>
            <w:szCs w:val="24"/>
          </w:rPr>
          <w:t>[2</w:t>
        </w:r>
        <w:r w:rsidR="39C1586A" w:rsidRPr="14E92987">
          <w:rPr>
            <w:rStyle w:val="Hyperlink"/>
            <w:rFonts w:ascii="Arial" w:eastAsia="Arial" w:hAnsi="Arial" w:cs="Arial"/>
            <w:sz w:val="24"/>
            <w:szCs w:val="24"/>
          </w:rPr>
          <w:t>4</w:t>
        </w:r>
        <w:r w:rsidRPr="14E92987">
          <w:rPr>
            <w:rStyle w:val="Hyperlink"/>
            <w:rFonts w:ascii="Arial" w:eastAsia="Arial" w:hAnsi="Arial" w:cs="Arial"/>
            <w:sz w:val="24"/>
            <w:szCs w:val="24"/>
          </w:rPr>
          <w:t>]</w:t>
        </w:r>
      </w:hyperlink>
      <w:r w:rsidRPr="14E92987">
        <w:rPr>
          <w:rFonts w:ascii="Arial" w:eastAsia="Arial" w:hAnsi="Arial" w:cs="Arial"/>
          <w:sz w:val="24"/>
          <w:szCs w:val="24"/>
        </w:rPr>
        <w:t>:</w:t>
      </w:r>
    </w:p>
    <w:p w14:paraId="5339FBD2" w14:textId="6DC1683C" w:rsidR="1A8CDF79" w:rsidRDefault="1A8CDF79" w:rsidP="14E92987">
      <w:pPr>
        <w:spacing w:line="360" w:lineRule="auto"/>
        <w:rPr>
          <w:rFonts w:ascii="Arial" w:eastAsia="Arial" w:hAnsi="Arial" w:cs="Arial"/>
          <w:sz w:val="24"/>
          <w:szCs w:val="24"/>
        </w:rPr>
      </w:pPr>
      <w:r w:rsidRPr="14E92987">
        <w:rPr>
          <w:rFonts w:ascii="Arial" w:eastAsia="Arial" w:hAnsi="Arial" w:cs="Arial"/>
          <w:sz w:val="24"/>
          <w:szCs w:val="24"/>
        </w:rPr>
        <w:t xml:space="preserve">● Eine erstellte </w:t>
      </w:r>
      <w:r w:rsidRPr="14E92987">
        <w:rPr>
          <w:rFonts w:ascii="Arial" w:eastAsia="Arial" w:hAnsi="Arial" w:cs="Arial"/>
          <w:i/>
          <w:iCs/>
          <w:sz w:val="24"/>
          <w:szCs w:val="24"/>
        </w:rPr>
        <w:t xml:space="preserve">Version </w:t>
      </w:r>
      <w:r w:rsidRPr="14E92987">
        <w:rPr>
          <w:rFonts w:ascii="Arial" w:eastAsia="Arial" w:hAnsi="Arial" w:cs="Arial"/>
          <w:sz w:val="24"/>
          <w:szCs w:val="24"/>
        </w:rPr>
        <w:t xml:space="preserve">ersetzt eine vorangehende </w:t>
      </w:r>
      <w:r w:rsidRPr="14E92987">
        <w:rPr>
          <w:rFonts w:ascii="Arial" w:eastAsia="Arial" w:hAnsi="Arial" w:cs="Arial"/>
          <w:i/>
          <w:iCs/>
          <w:sz w:val="24"/>
          <w:szCs w:val="24"/>
        </w:rPr>
        <w:t>Version</w:t>
      </w:r>
      <w:r w:rsidR="0FFB958B" w:rsidRPr="14E92987">
        <w:rPr>
          <w:rFonts w:ascii="Arial" w:eastAsia="Arial" w:hAnsi="Arial" w:cs="Arial"/>
          <w:i/>
          <w:iCs/>
          <w:sz w:val="24"/>
          <w:szCs w:val="24"/>
        </w:rPr>
        <w:t xml:space="preserve">, </w:t>
      </w:r>
      <w:r w:rsidR="0FFB958B" w:rsidRPr="14E92987">
        <w:rPr>
          <w:rFonts w:ascii="Arial" w:eastAsia="Arial" w:hAnsi="Arial" w:cs="Arial"/>
          <w:sz w:val="24"/>
          <w:szCs w:val="24"/>
        </w:rPr>
        <w:t>also eine neue, verbesserte Form de</w:t>
      </w:r>
      <w:r w:rsidR="5F2377EC" w:rsidRPr="14E92987">
        <w:rPr>
          <w:rFonts w:ascii="Arial" w:eastAsia="Arial" w:hAnsi="Arial" w:cs="Arial"/>
          <w:sz w:val="24"/>
          <w:szCs w:val="24"/>
        </w:rPr>
        <w:t xml:space="preserve">s </w:t>
      </w:r>
      <w:r w:rsidR="0FFB958B" w:rsidRPr="14E92987">
        <w:rPr>
          <w:rFonts w:ascii="Arial" w:eastAsia="Arial" w:hAnsi="Arial" w:cs="Arial"/>
          <w:sz w:val="24"/>
          <w:szCs w:val="24"/>
        </w:rPr>
        <w:t xml:space="preserve">existierenden </w:t>
      </w:r>
      <w:r w:rsidR="0DC13571" w:rsidRPr="14E92987">
        <w:rPr>
          <w:rFonts w:ascii="Arial" w:eastAsia="Arial" w:hAnsi="Arial" w:cs="Arial"/>
          <w:sz w:val="24"/>
          <w:szCs w:val="24"/>
        </w:rPr>
        <w:t>Software-</w:t>
      </w:r>
      <w:r w:rsidR="5AAD3FA1" w:rsidRPr="14E92987">
        <w:rPr>
          <w:rFonts w:ascii="Arial" w:eastAsia="Arial" w:hAnsi="Arial" w:cs="Arial"/>
          <w:sz w:val="24"/>
          <w:szCs w:val="24"/>
        </w:rPr>
        <w:t>Projektes</w:t>
      </w:r>
    </w:p>
    <w:p w14:paraId="19C95540" w14:textId="035A9B5B" w:rsidR="1A8CDF79" w:rsidRDefault="1A8CDF79" w:rsidP="14E92987">
      <w:pPr>
        <w:spacing w:line="360" w:lineRule="auto"/>
      </w:pPr>
      <w:r w:rsidRPr="14E92987">
        <w:rPr>
          <w:rFonts w:ascii="Arial" w:eastAsia="Arial" w:hAnsi="Arial" w:cs="Arial"/>
          <w:sz w:val="24"/>
          <w:szCs w:val="24"/>
        </w:rPr>
        <w:t xml:space="preserve">● </w:t>
      </w:r>
      <w:r w:rsidRPr="14E92987">
        <w:rPr>
          <w:rFonts w:ascii="Arial" w:eastAsia="Arial" w:hAnsi="Arial" w:cs="Arial"/>
          <w:i/>
          <w:iCs/>
          <w:sz w:val="24"/>
          <w:szCs w:val="24"/>
        </w:rPr>
        <w:t xml:space="preserve">Varianten </w:t>
      </w:r>
      <w:r w:rsidRPr="14E92987">
        <w:rPr>
          <w:rFonts w:ascii="Arial" w:eastAsia="Arial" w:hAnsi="Arial" w:cs="Arial"/>
          <w:sz w:val="24"/>
          <w:szCs w:val="24"/>
        </w:rPr>
        <w:t xml:space="preserve">existieren zeitlich parallel, wenn bspw. </w:t>
      </w:r>
      <w:r w:rsidR="2C6CC86F" w:rsidRPr="14E92987">
        <w:rPr>
          <w:rFonts w:ascii="Arial" w:eastAsia="Arial" w:hAnsi="Arial" w:cs="Arial"/>
          <w:sz w:val="24"/>
          <w:szCs w:val="24"/>
        </w:rPr>
        <w:t>z</w:t>
      </w:r>
      <w:r w:rsidRPr="14E92987">
        <w:rPr>
          <w:rFonts w:ascii="Arial" w:eastAsia="Arial" w:hAnsi="Arial" w:cs="Arial"/>
          <w:sz w:val="24"/>
          <w:szCs w:val="24"/>
        </w:rPr>
        <w:t xml:space="preserve">wei Entwickler am gleichen </w:t>
      </w:r>
      <w:r w:rsidR="23625BDD" w:rsidRPr="14E92987">
        <w:rPr>
          <w:rFonts w:ascii="Arial" w:eastAsia="Arial" w:hAnsi="Arial" w:cs="Arial"/>
          <w:sz w:val="24"/>
          <w:szCs w:val="24"/>
        </w:rPr>
        <w:t>Software-</w:t>
      </w:r>
      <w:r w:rsidRPr="14E92987">
        <w:rPr>
          <w:rFonts w:ascii="Arial" w:eastAsia="Arial" w:hAnsi="Arial" w:cs="Arial"/>
          <w:sz w:val="24"/>
          <w:szCs w:val="24"/>
        </w:rPr>
        <w:t>Projekt arbeiten</w:t>
      </w:r>
    </w:p>
    <w:p w14:paraId="528CC996" w14:textId="2037C865" w:rsidR="1A8CDF79" w:rsidRDefault="1A8CDF79" w:rsidP="14E92987">
      <w:pPr>
        <w:spacing w:line="360" w:lineRule="auto"/>
      </w:pPr>
      <w:r w:rsidRPr="14E92987">
        <w:rPr>
          <w:rFonts w:ascii="Arial" w:eastAsia="Arial" w:hAnsi="Arial" w:cs="Arial"/>
          <w:sz w:val="24"/>
          <w:szCs w:val="24"/>
        </w:rPr>
        <w:t xml:space="preserve">● </w:t>
      </w:r>
      <w:r w:rsidRPr="14E92987">
        <w:rPr>
          <w:rFonts w:ascii="Arial" w:eastAsia="Arial" w:hAnsi="Arial" w:cs="Arial"/>
          <w:i/>
          <w:iCs/>
          <w:sz w:val="24"/>
          <w:szCs w:val="24"/>
        </w:rPr>
        <w:t xml:space="preserve">Konfigurationen </w:t>
      </w:r>
      <w:r w:rsidRPr="14E92987">
        <w:rPr>
          <w:rFonts w:ascii="Arial" w:eastAsia="Arial" w:hAnsi="Arial" w:cs="Arial"/>
          <w:sz w:val="24"/>
          <w:szCs w:val="24"/>
        </w:rPr>
        <w:t xml:space="preserve">sind Zusammenstellungen einzelner </w:t>
      </w:r>
      <w:r w:rsidRPr="14E92987">
        <w:rPr>
          <w:rFonts w:ascii="Arial" w:eastAsia="Arial" w:hAnsi="Arial" w:cs="Arial"/>
          <w:i/>
          <w:iCs/>
          <w:sz w:val="24"/>
          <w:szCs w:val="24"/>
        </w:rPr>
        <w:t xml:space="preserve">Versionen </w:t>
      </w:r>
      <w:r w:rsidRPr="14E92987">
        <w:rPr>
          <w:rFonts w:ascii="Arial" w:eastAsia="Arial" w:hAnsi="Arial" w:cs="Arial"/>
          <w:sz w:val="24"/>
          <w:szCs w:val="24"/>
        </w:rPr>
        <w:t xml:space="preserve">und </w:t>
      </w:r>
      <w:r w:rsidRPr="14E92987">
        <w:rPr>
          <w:rFonts w:ascii="Arial" w:eastAsia="Arial" w:hAnsi="Arial" w:cs="Arial"/>
          <w:i/>
          <w:iCs/>
          <w:sz w:val="24"/>
          <w:szCs w:val="24"/>
        </w:rPr>
        <w:t>Varianten</w:t>
      </w:r>
    </w:p>
    <w:p w14:paraId="14C75D76" w14:textId="72AE11C0" w:rsidR="6995C46C" w:rsidRDefault="6995C46C" w:rsidP="14E92987">
      <w:pPr>
        <w:spacing w:line="360" w:lineRule="auto"/>
        <w:rPr>
          <w:rFonts w:ascii="Arial" w:eastAsia="Arial" w:hAnsi="Arial" w:cs="Arial"/>
          <w:i/>
          <w:iCs/>
          <w:sz w:val="24"/>
          <w:szCs w:val="24"/>
        </w:rPr>
      </w:pPr>
      <w:r w:rsidRPr="14E92987">
        <w:rPr>
          <w:rFonts w:ascii="Arial" w:eastAsia="Arial" w:hAnsi="Arial" w:cs="Arial"/>
          <w:sz w:val="24"/>
          <w:szCs w:val="24"/>
        </w:rPr>
        <w:t>In GitLab ist es möglich Software zu deployen.</w:t>
      </w:r>
      <w:r w:rsidR="7D4905A9" w:rsidRPr="14E92987">
        <w:rPr>
          <w:rFonts w:ascii="Arial" w:eastAsia="Arial" w:hAnsi="Arial" w:cs="Arial"/>
          <w:sz w:val="24"/>
          <w:szCs w:val="24"/>
        </w:rPr>
        <w:t xml:space="preserve"> Zu deployen</w:t>
      </w:r>
      <w:r w:rsidR="3F4C4327" w:rsidRPr="14E92987">
        <w:rPr>
          <w:rFonts w:ascii="Arial" w:eastAsia="Arial" w:hAnsi="Arial" w:cs="Arial"/>
          <w:sz w:val="24"/>
          <w:szCs w:val="24"/>
        </w:rPr>
        <w:t xml:space="preserve"> </w:t>
      </w:r>
      <w:r w:rsidR="7D4905A9" w:rsidRPr="14E92987">
        <w:rPr>
          <w:rFonts w:ascii="Arial" w:eastAsia="Arial" w:hAnsi="Arial" w:cs="Arial"/>
          <w:sz w:val="24"/>
          <w:szCs w:val="24"/>
        </w:rPr>
        <w:t xml:space="preserve">bedeutet, Software bereitzustellen. </w:t>
      </w:r>
      <w:r w:rsidR="7D0CCADC" w:rsidRPr="14E92987">
        <w:rPr>
          <w:rFonts w:ascii="Arial" w:eastAsia="Arial" w:hAnsi="Arial" w:cs="Arial"/>
          <w:sz w:val="24"/>
          <w:szCs w:val="24"/>
        </w:rPr>
        <w:t>GitLab unterstützt somit auch das Prinzip des</w:t>
      </w:r>
      <w:r w:rsidR="7D0CCADC" w:rsidRPr="14E92987">
        <w:rPr>
          <w:rFonts w:ascii="Arial" w:eastAsia="Arial" w:hAnsi="Arial" w:cs="Arial"/>
          <w:i/>
          <w:iCs/>
          <w:sz w:val="24"/>
          <w:szCs w:val="24"/>
        </w:rPr>
        <w:t xml:space="preserve"> </w:t>
      </w:r>
      <w:proofErr w:type="spellStart"/>
      <w:r w:rsidR="7D0CCADC" w:rsidRPr="14E92987">
        <w:rPr>
          <w:rFonts w:ascii="Arial" w:eastAsia="Arial" w:hAnsi="Arial" w:cs="Arial"/>
          <w:i/>
          <w:iCs/>
          <w:sz w:val="24"/>
          <w:szCs w:val="24"/>
        </w:rPr>
        <w:t>Continio</w:t>
      </w:r>
      <w:r w:rsidR="19D33CAF" w:rsidRPr="14E92987">
        <w:rPr>
          <w:rFonts w:ascii="Arial" w:eastAsia="Arial" w:hAnsi="Arial" w:cs="Arial"/>
          <w:i/>
          <w:iCs/>
          <w:sz w:val="24"/>
          <w:szCs w:val="24"/>
        </w:rPr>
        <w:t>u</w:t>
      </w:r>
      <w:r w:rsidR="7D0CCADC" w:rsidRPr="14E92987">
        <w:rPr>
          <w:rFonts w:ascii="Arial" w:eastAsia="Arial" w:hAnsi="Arial" w:cs="Arial"/>
          <w:i/>
          <w:iCs/>
          <w:sz w:val="24"/>
          <w:szCs w:val="24"/>
        </w:rPr>
        <w:t>s</w:t>
      </w:r>
      <w:proofErr w:type="spellEnd"/>
      <w:r w:rsidR="7D0CCADC" w:rsidRPr="14E92987">
        <w:rPr>
          <w:rFonts w:ascii="Arial" w:eastAsia="Arial" w:hAnsi="Arial" w:cs="Arial"/>
          <w:i/>
          <w:iCs/>
          <w:sz w:val="24"/>
          <w:szCs w:val="24"/>
        </w:rPr>
        <w:t xml:space="preserve"> </w:t>
      </w:r>
      <w:proofErr w:type="spellStart"/>
      <w:r w:rsidR="2267B761" w:rsidRPr="14E92987">
        <w:rPr>
          <w:rFonts w:ascii="Arial" w:eastAsia="Arial" w:hAnsi="Arial" w:cs="Arial"/>
          <w:i/>
          <w:iCs/>
          <w:sz w:val="24"/>
          <w:szCs w:val="24"/>
        </w:rPr>
        <w:t>Deployment</w:t>
      </w:r>
      <w:proofErr w:type="spellEnd"/>
      <w:r w:rsidR="17DE2A8F" w:rsidRPr="14E92987">
        <w:rPr>
          <w:rFonts w:ascii="Arial" w:eastAsia="Arial" w:hAnsi="Arial" w:cs="Arial"/>
          <w:i/>
          <w:iCs/>
          <w:sz w:val="24"/>
          <w:szCs w:val="24"/>
        </w:rPr>
        <w:t>, (</w:t>
      </w:r>
      <w:r w:rsidR="2267B761" w:rsidRPr="14E92987">
        <w:rPr>
          <w:rFonts w:ascii="Arial" w:eastAsia="Arial" w:hAnsi="Arial" w:cs="Arial"/>
          <w:i/>
          <w:iCs/>
          <w:sz w:val="24"/>
          <w:szCs w:val="24"/>
        </w:rPr>
        <w:t xml:space="preserve">kurz: CD) </w:t>
      </w:r>
      <w:proofErr w:type="spellStart"/>
      <w:r w:rsidR="7D0CCADC" w:rsidRPr="14E92987">
        <w:rPr>
          <w:rFonts w:ascii="Arial" w:eastAsia="Arial" w:hAnsi="Arial" w:cs="Arial"/>
          <w:i/>
          <w:iCs/>
          <w:sz w:val="24"/>
          <w:szCs w:val="24"/>
        </w:rPr>
        <w:t>Continious</w:t>
      </w:r>
      <w:proofErr w:type="spellEnd"/>
      <w:r w:rsidR="7D0CCADC" w:rsidRPr="14E92987">
        <w:rPr>
          <w:rFonts w:ascii="Arial" w:eastAsia="Arial" w:hAnsi="Arial" w:cs="Arial"/>
          <w:i/>
          <w:iCs/>
          <w:sz w:val="24"/>
          <w:szCs w:val="24"/>
        </w:rPr>
        <w:t xml:space="preserve"> Integration (kurz: CI) </w:t>
      </w:r>
      <w:r w:rsidR="7D0CCADC" w:rsidRPr="14E92987">
        <w:rPr>
          <w:rFonts w:ascii="Arial" w:eastAsia="Arial" w:hAnsi="Arial" w:cs="Arial"/>
          <w:sz w:val="24"/>
          <w:szCs w:val="24"/>
        </w:rPr>
        <w:t xml:space="preserve">und des </w:t>
      </w:r>
      <w:proofErr w:type="spellStart"/>
      <w:r w:rsidR="7D0CCADC" w:rsidRPr="14E92987">
        <w:rPr>
          <w:rFonts w:ascii="Arial" w:eastAsia="Arial" w:hAnsi="Arial" w:cs="Arial"/>
          <w:i/>
          <w:iCs/>
          <w:sz w:val="24"/>
          <w:szCs w:val="24"/>
        </w:rPr>
        <w:t>Continious</w:t>
      </w:r>
      <w:proofErr w:type="spellEnd"/>
      <w:r w:rsidR="7D0CCADC" w:rsidRPr="14E92987">
        <w:rPr>
          <w:rFonts w:ascii="Arial" w:eastAsia="Arial" w:hAnsi="Arial" w:cs="Arial"/>
          <w:i/>
          <w:iCs/>
          <w:sz w:val="24"/>
          <w:szCs w:val="24"/>
        </w:rPr>
        <w:t xml:space="preserve"> </w:t>
      </w:r>
      <w:proofErr w:type="spellStart"/>
      <w:r w:rsidR="7D0CCADC" w:rsidRPr="14E92987">
        <w:rPr>
          <w:rFonts w:ascii="Arial" w:eastAsia="Arial" w:hAnsi="Arial" w:cs="Arial"/>
          <w:i/>
          <w:iCs/>
          <w:sz w:val="24"/>
          <w:szCs w:val="24"/>
        </w:rPr>
        <w:t>Delivery</w:t>
      </w:r>
      <w:proofErr w:type="spellEnd"/>
      <w:r w:rsidR="7D0CCADC" w:rsidRPr="14E92987">
        <w:rPr>
          <w:rFonts w:ascii="Arial" w:eastAsia="Arial" w:hAnsi="Arial" w:cs="Arial"/>
          <w:i/>
          <w:iCs/>
          <w:sz w:val="24"/>
          <w:szCs w:val="24"/>
        </w:rPr>
        <w:t xml:space="preserve"> (kurz: CD</w:t>
      </w:r>
      <w:r w:rsidR="00A939E9" w:rsidRPr="14E92987">
        <w:rPr>
          <w:rFonts w:ascii="Arial" w:eastAsia="Arial" w:hAnsi="Arial" w:cs="Arial"/>
          <w:i/>
          <w:iCs/>
          <w:sz w:val="24"/>
          <w:szCs w:val="24"/>
        </w:rPr>
        <w:t xml:space="preserve">, nicht </w:t>
      </w:r>
      <w:r w:rsidR="55398A40" w:rsidRPr="14E92987">
        <w:rPr>
          <w:rFonts w:ascii="Arial" w:eastAsia="Arial" w:hAnsi="Arial" w:cs="Arial"/>
          <w:i/>
          <w:iCs/>
          <w:sz w:val="24"/>
          <w:szCs w:val="24"/>
        </w:rPr>
        <w:t>ve</w:t>
      </w:r>
      <w:r w:rsidR="00A939E9" w:rsidRPr="14E92987">
        <w:rPr>
          <w:rFonts w:ascii="Arial" w:eastAsia="Arial" w:hAnsi="Arial" w:cs="Arial"/>
          <w:i/>
          <w:iCs/>
          <w:sz w:val="24"/>
          <w:szCs w:val="24"/>
        </w:rPr>
        <w:t xml:space="preserve">rwechseln mit </w:t>
      </w:r>
      <w:proofErr w:type="spellStart"/>
      <w:r w:rsidR="5859DFE8" w:rsidRPr="14E92987">
        <w:rPr>
          <w:rFonts w:ascii="Arial" w:eastAsia="Arial" w:hAnsi="Arial" w:cs="Arial"/>
          <w:i/>
          <w:iCs/>
          <w:sz w:val="24"/>
          <w:szCs w:val="24"/>
        </w:rPr>
        <w:t>Continious</w:t>
      </w:r>
      <w:proofErr w:type="spellEnd"/>
      <w:r w:rsidR="5859DFE8" w:rsidRPr="14E92987">
        <w:rPr>
          <w:rFonts w:ascii="Arial" w:eastAsia="Arial" w:hAnsi="Arial" w:cs="Arial"/>
          <w:i/>
          <w:iCs/>
          <w:sz w:val="24"/>
          <w:szCs w:val="24"/>
        </w:rPr>
        <w:t xml:space="preserve"> </w:t>
      </w:r>
      <w:proofErr w:type="spellStart"/>
      <w:r w:rsidR="00A939E9" w:rsidRPr="14E92987">
        <w:rPr>
          <w:rFonts w:ascii="Arial" w:eastAsia="Arial" w:hAnsi="Arial" w:cs="Arial"/>
          <w:i/>
          <w:iCs/>
          <w:sz w:val="24"/>
          <w:szCs w:val="24"/>
        </w:rPr>
        <w:t>Deployment</w:t>
      </w:r>
      <w:proofErr w:type="spellEnd"/>
      <w:r w:rsidR="7D0CCADC" w:rsidRPr="14E92987">
        <w:rPr>
          <w:rFonts w:ascii="Arial" w:eastAsia="Arial" w:hAnsi="Arial" w:cs="Arial"/>
          <w:i/>
          <w:iCs/>
          <w:sz w:val="24"/>
          <w:szCs w:val="24"/>
        </w:rPr>
        <w:t>).</w:t>
      </w:r>
    </w:p>
    <w:p w14:paraId="5CD96EA9" w14:textId="3066D852" w:rsidR="3D4310A8" w:rsidRDefault="3D4310A8" w:rsidP="14E92987">
      <w:pPr>
        <w:spacing w:line="360" w:lineRule="auto"/>
        <w:rPr>
          <w:rFonts w:ascii="Arial" w:eastAsia="Arial" w:hAnsi="Arial" w:cs="Arial"/>
          <w:sz w:val="24"/>
          <w:szCs w:val="24"/>
        </w:rPr>
      </w:pPr>
      <w:proofErr w:type="spellStart"/>
      <w:r w:rsidRPr="14E92987">
        <w:rPr>
          <w:rFonts w:ascii="Arial" w:eastAsia="Arial" w:hAnsi="Arial" w:cs="Arial"/>
          <w:sz w:val="24"/>
          <w:szCs w:val="24"/>
        </w:rPr>
        <w:t>Continious</w:t>
      </w:r>
      <w:proofErr w:type="spellEnd"/>
      <w:r w:rsidRPr="14E92987">
        <w:rPr>
          <w:rFonts w:ascii="Arial" w:eastAsia="Arial" w:hAnsi="Arial" w:cs="Arial"/>
          <w:sz w:val="24"/>
          <w:szCs w:val="24"/>
        </w:rPr>
        <w:t xml:space="preserve"> </w:t>
      </w:r>
      <w:proofErr w:type="spellStart"/>
      <w:r w:rsidRPr="14E92987">
        <w:rPr>
          <w:rFonts w:ascii="Arial" w:eastAsia="Arial" w:hAnsi="Arial" w:cs="Arial"/>
          <w:sz w:val="24"/>
          <w:szCs w:val="24"/>
        </w:rPr>
        <w:t>Deployment</w:t>
      </w:r>
      <w:proofErr w:type="spellEnd"/>
      <w:r w:rsidRPr="14E92987">
        <w:rPr>
          <w:rFonts w:ascii="Arial" w:eastAsia="Arial" w:hAnsi="Arial" w:cs="Arial"/>
          <w:sz w:val="24"/>
          <w:szCs w:val="24"/>
        </w:rPr>
        <w:t xml:space="preserve"> </w:t>
      </w:r>
      <w:r w:rsidR="39CE31CB" w:rsidRPr="14E92987">
        <w:rPr>
          <w:rFonts w:ascii="Arial" w:eastAsia="Arial" w:hAnsi="Arial" w:cs="Arial"/>
          <w:sz w:val="24"/>
          <w:szCs w:val="24"/>
        </w:rPr>
        <w:t>bedeutet,</w:t>
      </w:r>
      <w:r w:rsidR="6D6605D7" w:rsidRPr="14E92987">
        <w:rPr>
          <w:rFonts w:ascii="Arial" w:eastAsia="Arial" w:hAnsi="Arial" w:cs="Arial"/>
          <w:sz w:val="24"/>
          <w:szCs w:val="24"/>
        </w:rPr>
        <w:t xml:space="preserve"> </w:t>
      </w:r>
      <w:r w:rsidR="39CE31CB" w:rsidRPr="14E92987">
        <w:rPr>
          <w:rFonts w:ascii="Arial" w:eastAsia="Arial" w:hAnsi="Arial" w:cs="Arial"/>
          <w:sz w:val="24"/>
          <w:szCs w:val="24"/>
        </w:rPr>
        <w:t xml:space="preserve">dass </w:t>
      </w:r>
      <w:r w:rsidRPr="14E92987">
        <w:rPr>
          <w:rFonts w:ascii="Arial" w:eastAsia="Arial" w:hAnsi="Arial" w:cs="Arial"/>
          <w:sz w:val="24"/>
          <w:szCs w:val="24"/>
        </w:rPr>
        <w:t>Software fortlaufend bereit</w:t>
      </w:r>
      <w:r w:rsidR="3F4506CA" w:rsidRPr="14E92987">
        <w:rPr>
          <w:rFonts w:ascii="Arial" w:eastAsia="Arial" w:hAnsi="Arial" w:cs="Arial"/>
          <w:sz w:val="24"/>
          <w:szCs w:val="24"/>
        </w:rPr>
        <w:t>gestellt wird</w:t>
      </w:r>
      <w:r w:rsidR="1817299D" w:rsidRPr="14E92987">
        <w:rPr>
          <w:rFonts w:ascii="Arial" w:eastAsia="Arial" w:hAnsi="Arial" w:cs="Arial"/>
          <w:sz w:val="24"/>
          <w:szCs w:val="24"/>
        </w:rPr>
        <w:t xml:space="preserve"> an andere, fremde Benutzer</w:t>
      </w:r>
      <w:r w:rsidRPr="14E92987">
        <w:rPr>
          <w:rFonts w:ascii="Arial" w:eastAsia="Arial" w:hAnsi="Arial" w:cs="Arial"/>
          <w:sz w:val="24"/>
          <w:szCs w:val="24"/>
        </w:rPr>
        <w:t xml:space="preserve">. </w:t>
      </w:r>
    </w:p>
    <w:p w14:paraId="3A3EF19F" w14:textId="27C4AD78" w:rsidR="3D4310A8" w:rsidRDefault="2BE0069F" w:rsidP="2F2F1BCE">
      <w:pPr>
        <w:spacing w:line="360" w:lineRule="auto"/>
        <w:rPr>
          <w:rFonts w:ascii="Arial" w:eastAsia="Arial" w:hAnsi="Arial" w:cs="Arial"/>
          <w:sz w:val="24"/>
          <w:szCs w:val="24"/>
        </w:rPr>
      </w:pPr>
      <w:r w:rsidRPr="2F2F1BCE">
        <w:rPr>
          <w:rFonts w:ascii="Arial" w:eastAsia="Arial" w:hAnsi="Arial" w:cs="Arial"/>
          <w:sz w:val="24"/>
          <w:szCs w:val="24"/>
        </w:rPr>
        <w:t xml:space="preserve">CI bedeutet, dass der </w:t>
      </w:r>
      <w:r w:rsidR="11DCC08F" w:rsidRPr="2F2F1BCE">
        <w:rPr>
          <w:rFonts w:ascii="Arial" w:eastAsia="Arial" w:hAnsi="Arial" w:cs="Arial"/>
          <w:sz w:val="24"/>
          <w:szCs w:val="24"/>
        </w:rPr>
        <w:t>jeweilige Code der Entwickler automatisch und zentral ins Verwaltungssystem gelangen und dort geprüft wird, ob die Anwendung ohne Softwarefehler funktioniert. Es laufen unter anderem</w:t>
      </w:r>
      <w:r w:rsidR="14D7F7CB" w:rsidRPr="2F2F1BCE">
        <w:rPr>
          <w:rFonts w:ascii="Arial" w:eastAsia="Arial" w:hAnsi="Arial" w:cs="Arial"/>
          <w:sz w:val="24"/>
          <w:szCs w:val="24"/>
        </w:rPr>
        <w:t xml:space="preserve"> </w:t>
      </w:r>
      <w:ins w:id="101" w:author="Michael Prib" w:date="2024-06-28T08:48:00Z">
        <w:r w:rsidR="4968D2CB" w:rsidRPr="2F2F1BCE">
          <w:rPr>
            <w:rFonts w:ascii="Arial" w:eastAsia="Arial" w:hAnsi="Arial" w:cs="Arial"/>
            <w:sz w:val="24"/>
            <w:szCs w:val="24"/>
          </w:rPr>
          <w:t xml:space="preserve">automatisierte </w:t>
        </w:r>
      </w:ins>
      <w:r w:rsidR="11DCC08F" w:rsidRPr="2F2F1BCE">
        <w:rPr>
          <w:rFonts w:ascii="Arial" w:eastAsia="Arial" w:hAnsi="Arial" w:cs="Arial"/>
          <w:sz w:val="24"/>
          <w:szCs w:val="24"/>
        </w:rPr>
        <w:t>Tests bei der Integratio</w:t>
      </w:r>
      <w:r w:rsidR="2C95CB95" w:rsidRPr="2F2F1BCE">
        <w:rPr>
          <w:rFonts w:ascii="Arial" w:eastAsia="Arial" w:hAnsi="Arial" w:cs="Arial"/>
          <w:sz w:val="24"/>
          <w:szCs w:val="24"/>
        </w:rPr>
        <w:t>n</w:t>
      </w:r>
      <w:r w:rsidR="4D9F6207" w:rsidRPr="2F2F1BCE">
        <w:rPr>
          <w:rFonts w:ascii="Arial" w:eastAsia="Arial" w:hAnsi="Arial" w:cs="Arial"/>
          <w:sz w:val="24"/>
          <w:szCs w:val="24"/>
        </w:rPr>
        <w:t xml:space="preserve"> in GitLab</w:t>
      </w:r>
      <w:r w:rsidR="260EEE3B" w:rsidRPr="2F2F1BCE">
        <w:rPr>
          <w:rFonts w:ascii="Arial" w:eastAsia="Arial" w:hAnsi="Arial" w:cs="Arial"/>
          <w:sz w:val="24"/>
          <w:szCs w:val="24"/>
        </w:rPr>
        <w:t xml:space="preserve"> </w:t>
      </w:r>
      <w:hyperlink r:id="rId68">
        <w:r w:rsidR="260EEE3B" w:rsidRPr="2F2F1BCE">
          <w:rPr>
            <w:rStyle w:val="Hyperlink"/>
            <w:rFonts w:ascii="Arial" w:eastAsia="Arial" w:hAnsi="Arial" w:cs="Arial"/>
            <w:sz w:val="24"/>
            <w:szCs w:val="24"/>
          </w:rPr>
          <w:t>[2</w:t>
        </w:r>
        <w:r w:rsidR="67EBA514" w:rsidRPr="2F2F1BCE">
          <w:rPr>
            <w:rStyle w:val="Hyperlink"/>
            <w:rFonts w:ascii="Arial" w:eastAsia="Arial" w:hAnsi="Arial" w:cs="Arial"/>
            <w:sz w:val="24"/>
            <w:szCs w:val="24"/>
          </w:rPr>
          <w:t>5</w:t>
        </w:r>
        <w:r w:rsidR="260EEE3B" w:rsidRPr="2F2F1BCE">
          <w:rPr>
            <w:rStyle w:val="Hyperlink"/>
            <w:rFonts w:ascii="Arial" w:eastAsia="Arial" w:hAnsi="Arial" w:cs="Arial"/>
            <w:sz w:val="24"/>
            <w:szCs w:val="24"/>
          </w:rPr>
          <w:t>]</w:t>
        </w:r>
      </w:hyperlink>
      <w:r w:rsidR="2C95CB95" w:rsidRPr="2F2F1BCE">
        <w:rPr>
          <w:rFonts w:ascii="Arial" w:eastAsia="Arial" w:hAnsi="Arial" w:cs="Arial"/>
          <w:sz w:val="24"/>
          <w:szCs w:val="24"/>
        </w:rPr>
        <w:t>.</w:t>
      </w:r>
    </w:p>
    <w:p w14:paraId="04678F02" w14:textId="53CB615B" w:rsidR="37B8C9CE" w:rsidRDefault="37B8C9CE" w:rsidP="14E92987">
      <w:pPr>
        <w:spacing w:line="360" w:lineRule="auto"/>
        <w:rPr>
          <w:rFonts w:ascii="Arial" w:eastAsia="Arial" w:hAnsi="Arial" w:cs="Arial"/>
          <w:sz w:val="24"/>
          <w:szCs w:val="24"/>
        </w:rPr>
      </w:pPr>
      <w:proofErr w:type="spellStart"/>
      <w:r w:rsidRPr="14E92987">
        <w:rPr>
          <w:rFonts w:ascii="Arial" w:eastAsia="Arial" w:hAnsi="Arial" w:cs="Arial"/>
          <w:sz w:val="24"/>
          <w:szCs w:val="24"/>
        </w:rPr>
        <w:t>Continious</w:t>
      </w:r>
      <w:proofErr w:type="spellEnd"/>
      <w:r w:rsidRPr="14E92987">
        <w:rPr>
          <w:rFonts w:ascii="Arial" w:eastAsia="Arial" w:hAnsi="Arial" w:cs="Arial"/>
          <w:sz w:val="24"/>
          <w:szCs w:val="24"/>
        </w:rPr>
        <w:t xml:space="preserve"> </w:t>
      </w:r>
      <w:proofErr w:type="spellStart"/>
      <w:r w:rsidRPr="14E92987">
        <w:rPr>
          <w:rFonts w:ascii="Arial" w:eastAsia="Arial" w:hAnsi="Arial" w:cs="Arial"/>
          <w:sz w:val="24"/>
          <w:szCs w:val="24"/>
        </w:rPr>
        <w:t>Delivery</w:t>
      </w:r>
      <w:proofErr w:type="spellEnd"/>
      <w:r w:rsidRPr="14E92987">
        <w:rPr>
          <w:rFonts w:ascii="Arial" w:eastAsia="Arial" w:hAnsi="Arial" w:cs="Arial"/>
          <w:sz w:val="24"/>
          <w:szCs w:val="24"/>
        </w:rPr>
        <w:t xml:space="preserve"> umfasst eine Reihe von Praktiken, die darauf abzielen, den Prozess zu verbessern, durch den Änderungen aus der Versionskontrolle in die Produktion oder zur Freigabe</w:t>
      </w:r>
      <w:r w:rsidR="7736FC74" w:rsidRPr="14E92987">
        <w:rPr>
          <w:rFonts w:ascii="Arial" w:eastAsia="Arial" w:hAnsi="Arial" w:cs="Arial"/>
          <w:sz w:val="24"/>
          <w:szCs w:val="24"/>
        </w:rPr>
        <w:t xml:space="preserve"> des Projektes</w:t>
      </w:r>
      <w:r w:rsidRPr="14E92987">
        <w:rPr>
          <w:rFonts w:ascii="Arial" w:eastAsia="Arial" w:hAnsi="Arial" w:cs="Arial"/>
          <w:sz w:val="24"/>
          <w:szCs w:val="24"/>
        </w:rPr>
        <w:t xml:space="preserve"> gelangen</w:t>
      </w:r>
      <w:r w:rsidR="5AD12E6E" w:rsidRPr="14E92987">
        <w:rPr>
          <w:rFonts w:ascii="Arial" w:eastAsia="Arial" w:hAnsi="Arial" w:cs="Arial"/>
          <w:sz w:val="24"/>
          <w:szCs w:val="24"/>
        </w:rPr>
        <w:t xml:space="preserve"> </w:t>
      </w:r>
      <w:hyperlink r:id="rId69">
        <w:r w:rsidR="5D985CFF" w:rsidRPr="14E92987">
          <w:rPr>
            <w:rStyle w:val="Hyperlink"/>
            <w:rFonts w:ascii="Arial" w:eastAsia="Arial" w:hAnsi="Arial" w:cs="Arial"/>
            <w:sz w:val="24"/>
            <w:szCs w:val="24"/>
          </w:rPr>
          <w:t>[25]</w:t>
        </w:r>
      </w:hyperlink>
      <w:r w:rsidRPr="14E92987">
        <w:rPr>
          <w:rFonts w:ascii="Arial" w:eastAsia="Arial" w:hAnsi="Arial" w:cs="Arial"/>
          <w:sz w:val="24"/>
          <w:szCs w:val="24"/>
        </w:rPr>
        <w:t>.</w:t>
      </w:r>
    </w:p>
    <w:p w14:paraId="1783A22C" w14:textId="7CD9312D" w:rsidR="50800529" w:rsidRDefault="50800529" w:rsidP="14E92987">
      <w:pPr>
        <w:spacing w:line="360" w:lineRule="auto"/>
        <w:rPr>
          <w:rFonts w:ascii="Arial" w:eastAsia="Arial" w:hAnsi="Arial" w:cs="Arial"/>
          <w:sz w:val="24"/>
          <w:szCs w:val="24"/>
        </w:rPr>
      </w:pPr>
      <w:r w:rsidRPr="14E92987">
        <w:rPr>
          <w:rFonts w:ascii="Arial" w:eastAsia="Arial" w:hAnsi="Arial" w:cs="Arial"/>
          <w:sz w:val="24"/>
          <w:szCs w:val="24"/>
        </w:rPr>
        <w:t xml:space="preserve">Da CI und </w:t>
      </w:r>
      <w:proofErr w:type="spellStart"/>
      <w:r w:rsidRPr="14E92987">
        <w:rPr>
          <w:rFonts w:ascii="Arial" w:eastAsia="Arial" w:hAnsi="Arial" w:cs="Arial"/>
          <w:sz w:val="24"/>
          <w:szCs w:val="24"/>
        </w:rPr>
        <w:t>Continious</w:t>
      </w:r>
      <w:proofErr w:type="spellEnd"/>
      <w:r w:rsidRPr="14E92987">
        <w:rPr>
          <w:rFonts w:ascii="Arial" w:eastAsia="Arial" w:hAnsi="Arial" w:cs="Arial"/>
          <w:sz w:val="24"/>
          <w:szCs w:val="24"/>
        </w:rPr>
        <w:t xml:space="preserve"> </w:t>
      </w:r>
      <w:proofErr w:type="spellStart"/>
      <w:r w:rsidRPr="14E92987">
        <w:rPr>
          <w:rFonts w:ascii="Arial" w:eastAsia="Arial" w:hAnsi="Arial" w:cs="Arial"/>
          <w:sz w:val="24"/>
          <w:szCs w:val="24"/>
        </w:rPr>
        <w:t>Delivery</w:t>
      </w:r>
      <w:proofErr w:type="spellEnd"/>
      <w:r w:rsidRPr="14E92987">
        <w:rPr>
          <w:rFonts w:ascii="Arial" w:eastAsia="Arial" w:hAnsi="Arial" w:cs="Arial"/>
          <w:sz w:val="24"/>
          <w:szCs w:val="24"/>
        </w:rPr>
        <w:t xml:space="preserve"> </w:t>
      </w:r>
      <w:r w:rsidR="77E22437" w:rsidRPr="14E92987">
        <w:rPr>
          <w:rFonts w:ascii="Arial" w:eastAsia="Arial" w:hAnsi="Arial" w:cs="Arial"/>
          <w:sz w:val="24"/>
          <w:szCs w:val="24"/>
        </w:rPr>
        <w:t xml:space="preserve">gemeinsame Prozesse </w:t>
      </w:r>
      <w:r w:rsidRPr="14E92987">
        <w:rPr>
          <w:rFonts w:ascii="Arial" w:eastAsia="Arial" w:hAnsi="Arial" w:cs="Arial"/>
          <w:sz w:val="24"/>
          <w:szCs w:val="24"/>
        </w:rPr>
        <w:t xml:space="preserve">in einem Verwaltungssystem </w:t>
      </w:r>
      <w:r w:rsidR="4256F72F" w:rsidRPr="14E92987">
        <w:rPr>
          <w:rFonts w:ascii="Arial" w:eastAsia="Arial" w:hAnsi="Arial" w:cs="Arial"/>
          <w:sz w:val="24"/>
          <w:szCs w:val="24"/>
        </w:rPr>
        <w:t xml:space="preserve">sind und beide miteinander zusammenhängen beim </w:t>
      </w:r>
      <w:proofErr w:type="spellStart"/>
      <w:r w:rsidR="4256F72F" w:rsidRPr="14E92987">
        <w:rPr>
          <w:rFonts w:ascii="Arial" w:eastAsia="Arial" w:hAnsi="Arial" w:cs="Arial"/>
          <w:sz w:val="24"/>
          <w:szCs w:val="24"/>
        </w:rPr>
        <w:t>Deployment</w:t>
      </w:r>
      <w:proofErr w:type="spellEnd"/>
      <w:r w:rsidRPr="14E92987">
        <w:rPr>
          <w:rFonts w:ascii="Arial" w:eastAsia="Arial" w:hAnsi="Arial" w:cs="Arial"/>
          <w:sz w:val="24"/>
          <w:szCs w:val="24"/>
        </w:rPr>
        <w:t>, spricht man verkürzt von CI/CD</w:t>
      </w:r>
      <w:r w:rsidR="1250BC40" w:rsidRPr="14E92987">
        <w:rPr>
          <w:rFonts w:ascii="Arial" w:eastAsia="Arial" w:hAnsi="Arial" w:cs="Arial"/>
          <w:sz w:val="24"/>
          <w:szCs w:val="24"/>
        </w:rPr>
        <w:t xml:space="preserve"> [2</w:t>
      </w:r>
      <w:r w:rsidR="12472783" w:rsidRPr="14E92987">
        <w:rPr>
          <w:rFonts w:ascii="Arial" w:eastAsia="Arial" w:hAnsi="Arial" w:cs="Arial"/>
          <w:sz w:val="24"/>
          <w:szCs w:val="24"/>
        </w:rPr>
        <w:t>6</w:t>
      </w:r>
      <w:r w:rsidR="1250BC40" w:rsidRPr="14E92987">
        <w:rPr>
          <w:rFonts w:ascii="Arial" w:eastAsia="Arial" w:hAnsi="Arial" w:cs="Arial"/>
          <w:sz w:val="24"/>
          <w:szCs w:val="24"/>
        </w:rPr>
        <w:t>]</w:t>
      </w:r>
      <w:r w:rsidR="160933F3" w:rsidRPr="14E92987">
        <w:rPr>
          <w:rFonts w:ascii="Arial" w:eastAsia="Arial" w:hAnsi="Arial" w:cs="Arial"/>
          <w:sz w:val="24"/>
          <w:szCs w:val="24"/>
        </w:rPr>
        <w:t xml:space="preserve">, bzw. </w:t>
      </w:r>
      <w:r w:rsidR="14750BD4" w:rsidRPr="14E92987">
        <w:rPr>
          <w:rFonts w:ascii="Arial" w:eastAsia="Arial" w:hAnsi="Arial" w:cs="Arial"/>
          <w:sz w:val="24"/>
          <w:szCs w:val="24"/>
        </w:rPr>
        <w:t>v</w:t>
      </w:r>
      <w:r w:rsidR="160933F3" w:rsidRPr="14E92987">
        <w:rPr>
          <w:rFonts w:ascii="Arial" w:eastAsia="Arial" w:hAnsi="Arial" w:cs="Arial"/>
          <w:sz w:val="24"/>
          <w:szCs w:val="24"/>
        </w:rPr>
        <w:t>on einer CI/CD-Pipeline</w:t>
      </w:r>
      <w:r w:rsidR="050A2EFD" w:rsidRPr="14E92987">
        <w:rPr>
          <w:rFonts w:ascii="Arial" w:eastAsia="Arial" w:hAnsi="Arial" w:cs="Arial"/>
          <w:sz w:val="24"/>
          <w:szCs w:val="24"/>
        </w:rPr>
        <w:t>.</w:t>
      </w:r>
      <w:r w:rsidR="2EDBD497" w:rsidRPr="14E92987">
        <w:rPr>
          <w:rFonts w:ascii="Arial" w:eastAsia="Arial" w:hAnsi="Arial" w:cs="Arial"/>
          <w:sz w:val="24"/>
          <w:szCs w:val="24"/>
        </w:rPr>
        <w:t xml:space="preserve"> </w:t>
      </w:r>
      <w:r w:rsidR="6E536F20" w:rsidRPr="14E92987">
        <w:rPr>
          <w:rFonts w:ascii="Arial" w:eastAsia="Arial" w:hAnsi="Arial" w:cs="Arial"/>
          <w:sz w:val="24"/>
          <w:szCs w:val="24"/>
        </w:rPr>
        <w:t xml:space="preserve">Eine Pipeline ist demnach eine Reihe automatisierter Schritte, die zusammenarbeiten, um Software von der Entwicklung bis zum </w:t>
      </w:r>
      <w:proofErr w:type="spellStart"/>
      <w:r w:rsidR="6E536F20" w:rsidRPr="14E92987">
        <w:rPr>
          <w:rFonts w:ascii="Arial" w:eastAsia="Arial" w:hAnsi="Arial" w:cs="Arial"/>
          <w:sz w:val="24"/>
          <w:szCs w:val="24"/>
        </w:rPr>
        <w:t>Deployment</w:t>
      </w:r>
      <w:proofErr w:type="spellEnd"/>
      <w:r w:rsidR="6E536F20" w:rsidRPr="14E92987">
        <w:rPr>
          <w:rFonts w:ascii="Arial" w:eastAsia="Arial" w:hAnsi="Arial" w:cs="Arial"/>
          <w:sz w:val="24"/>
          <w:szCs w:val="24"/>
        </w:rPr>
        <w:t xml:space="preserve"> zu bringen </w:t>
      </w:r>
      <w:hyperlink r:id="rId70">
        <w:r w:rsidR="72183DBD" w:rsidRPr="14E92987">
          <w:rPr>
            <w:rStyle w:val="Hyperlink"/>
            <w:rFonts w:ascii="Arial" w:eastAsia="Arial" w:hAnsi="Arial" w:cs="Arial"/>
            <w:sz w:val="24"/>
            <w:szCs w:val="24"/>
          </w:rPr>
          <w:t>[25]</w:t>
        </w:r>
      </w:hyperlink>
      <w:r w:rsidR="6E536F20" w:rsidRPr="14E92987">
        <w:rPr>
          <w:rFonts w:ascii="Arial" w:eastAsia="Arial" w:hAnsi="Arial" w:cs="Arial"/>
          <w:sz w:val="24"/>
          <w:szCs w:val="24"/>
        </w:rPr>
        <w:t>.</w:t>
      </w:r>
    </w:p>
    <w:p w14:paraId="11936CDB" w14:textId="3B178FA5" w:rsidR="240E2D50" w:rsidRDefault="240E2D50" w:rsidP="14E92987">
      <w:pPr>
        <w:spacing w:line="360" w:lineRule="auto"/>
        <w:rPr>
          <w:rFonts w:ascii="Arial" w:eastAsia="Arial" w:hAnsi="Arial" w:cs="Arial"/>
          <w:sz w:val="24"/>
          <w:szCs w:val="24"/>
        </w:rPr>
      </w:pPr>
    </w:p>
    <w:p w14:paraId="169F2BA9" w14:textId="36C30F6D" w:rsidR="4A844F0A" w:rsidRDefault="732728B7" w:rsidP="2F2F1BCE">
      <w:pPr>
        <w:pStyle w:val="berschrift2"/>
      </w:pPr>
      <w:bookmarkStart w:id="102" w:name="_Toc318649776"/>
      <w:bookmarkStart w:id="103" w:name="_Toc1041316175"/>
      <w:bookmarkStart w:id="104" w:name="_Toc170488868"/>
      <w:r>
        <w:t>3</w:t>
      </w:r>
      <w:r w:rsidR="6E454A24">
        <w:t>.10 Kubernetes</w:t>
      </w:r>
      <w:r w:rsidR="5308E6AF">
        <w:t xml:space="preserve"> und Docker</w:t>
      </w:r>
      <w:bookmarkEnd w:id="102"/>
      <w:bookmarkEnd w:id="103"/>
      <w:bookmarkEnd w:id="104"/>
    </w:p>
    <w:p w14:paraId="644E073B" w14:textId="70DDCE15" w:rsidR="3E2EB5AA" w:rsidRDefault="3E2EB5AA" w:rsidP="14E92987">
      <w:pPr>
        <w:spacing w:line="360" w:lineRule="auto"/>
        <w:rPr>
          <w:rFonts w:ascii="Arial" w:eastAsia="Arial" w:hAnsi="Arial" w:cs="Arial"/>
          <w:sz w:val="24"/>
          <w:szCs w:val="24"/>
        </w:rPr>
      </w:pPr>
    </w:p>
    <w:p w14:paraId="2EAB30B3" w14:textId="7D8216A4" w:rsidR="3E2EB5AA" w:rsidRDefault="7D0DE19F" w:rsidP="14E92987">
      <w:pPr>
        <w:spacing w:line="360" w:lineRule="auto"/>
        <w:rPr>
          <w:rFonts w:ascii="Arial" w:eastAsia="Arial" w:hAnsi="Arial" w:cs="Arial"/>
          <w:sz w:val="24"/>
          <w:szCs w:val="24"/>
        </w:rPr>
      </w:pPr>
      <w:r w:rsidRPr="2F2F1BCE">
        <w:rPr>
          <w:rFonts w:ascii="Arial" w:eastAsia="Arial" w:hAnsi="Arial" w:cs="Arial"/>
          <w:sz w:val="24"/>
          <w:szCs w:val="24"/>
        </w:rPr>
        <w:t xml:space="preserve">Container sind Softwarepakete, welche alle Elemente enthalten, die nötig sind, </w:t>
      </w:r>
      <w:r w:rsidR="24277251" w:rsidRPr="2F2F1BCE">
        <w:rPr>
          <w:rFonts w:ascii="Arial" w:eastAsia="Arial" w:hAnsi="Arial" w:cs="Arial"/>
          <w:sz w:val="24"/>
          <w:szCs w:val="24"/>
        </w:rPr>
        <w:t xml:space="preserve">um als laufende Anwendung </w:t>
      </w:r>
      <w:r w:rsidR="533CA6C8" w:rsidRPr="2F2F1BCE">
        <w:rPr>
          <w:rFonts w:ascii="Arial" w:eastAsia="Arial" w:hAnsi="Arial" w:cs="Arial"/>
          <w:sz w:val="24"/>
          <w:szCs w:val="24"/>
        </w:rPr>
        <w:t>ausgeführt zu werden</w:t>
      </w:r>
      <w:commentRangeStart w:id="105"/>
      <w:r w:rsidR="533CA6C8" w:rsidRPr="2F2F1BCE">
        <w:rPr>
          <w:rFonts w:ascii="Arial" w:eastAsia="Arial" w:hAnsi="Arial" w:cs="Arial"/>
          <w:sz w:val="24"/>
          <w:szCs w:val="24"/>
        </w:rPr>
        <w:t xml:space="preserve"> </w:t>
      </w:r>
      <w:hyperlink r:id="rId71">
        <w:r w:rsidR="533CA6C8" w:rsidRPr="2F2F1BCE">
          <w:rPr>
            <w:rStyle w:val="Hyperlink"/>
            <w:rFonts w:ascii="Arial" w:eastAsia="Arial" w:hAnsi="Arial" w:cs="Arial"/>
            <w:sz w:val="24"/>
            <w:szCs w:val="24"/>
          </w:rPr>
          <w:t>[2</w:t>
        </w:r>
        <w:r w:rsidR="1C723966" w:rsidRPr="2F2F1BCE">
          <w:rPr>
            <w:rStyle w:val="Hyperlink"/>
            <w:rFonts w:ascii="Arial" w:eastAsia="Arial" w:hAnsi="Arial" w:cs="Arial"/>
            <w:sz w:val="24"/>
            <w:szCs w:val="24"/>
          </w:rPr>
          <w:t>6</w:t>
        </w:r>
        <w:r w:rsidR="533CA6C8" w:rsidRPr="2F2F1BCE">
          <w:rPr>
            <w:rStyle w:val="Hyperlink"/>
            <w:rFonts w:ascii="Arial" w:eastAsia="Arial" w:hAnsi="Arial" w:cs="Arial"/>
            <w:sz w:val="24"/>
            <w:szCs w:val="24"/>
          </w:rPr>
          <w:t>]</w:t>
        </w:r>
      </w:hyperlink>
      <w:r w:rsidR="533CA6C8" w:rsidRPr="2F2F1BCE">
        <w:rPr>
          <w:rFonts w:ascii="Arial" w:eastAsia="Arial" w:hAnsi="Arial" w:cs="Arial"/>
          <w:sz w:val="24"/>
          <w:szCs w:val="24"/>
        </w:rPr>
        <w:t>.</w:t>
      </w:r>
      <w:r w:rsidR="5036A9F7" w:rsidRPr="2F2F1BCE">
        <w:rPr>
          <w:rFonts w:ascii="Arial" w:eastAsia="Arial" w:hAnsi="Arial" w:cs="Arial"/>
          <w:sz w:val="24"/>
          <w:szCs w:val="24"/>
        </w:rPr>
        <w:t xml:space="preserve"> </w:t>
      </w:r>
      <w:commentRangeEnd w:id="105"/>
      <w:r w:rsidR="3E2EB5AA">
        <w:rPr>
          <w:rStyle w:val="Kommentarzeichen"/>
        </w:rPr>
        <w:commentReference w:id="105"/>
      </w:r>
      <w:r w:rsidR="5036A9F7" w:rsidRPr="2F2F1BCE">
        <w:rPr>
          <w:rFonts w:ascii="Arial" w:eastAsia="Arial" w:hAnsi="Arial" w:cs="Arial"/>
          <w:sz w:val="24"/>
          <w:szCs w:val="24"/>
        </w:rPr>
        <w:t>Container</w:t>
      </w:r>
      <w:r w:rsidR="757CD753" w:rsidRPr="2F2F1BCE">
        <w:rPr>
          <w:rFonts w:ascii="Arial" w:eastAsia="Arial" w:hAnsi="Arial" w:cs="Arial"/>
          <w:sz w:val="24"/>
          <w:szCs w:val="24"/>
        </w:rPr>
        <w:t xml:space="preserve"> </w:t>
      </w:r>
      <w:r w:rsidR="0C6F92FA" w:rsidRPr="2F2F1BCE">
        <w:rPr>
          <w:rFonts w:ascii="Arial" w:eastAsia="Arial" w:hAnsi="Arial" w:cs="Arial"/>
          <w:sz w:val="24"/>
          <w:szCs w:val="24"/>
        </w:rPr>
        <w:t xml:space="preserve">verfügen </w:t>
      </w:r>
      <w:r w:rsidR="335B696F" w:rsidRPr="2F2F1BCE">
        <w:rPr>
          <w:rFonts w:ascii="Arial" w:eastAsia="Arial" w:hAnsi="Arial" w:cs="Arial"/>
          <w:sz w:val="24"/>
          <w:szCs w:val="24"/>
        </w:rPr>
        <w:t>über ein eigenes Dateisystem</w:t>
      </w:r>
      <w:r w:rsidR="1AFF9256" w:rsidRPr="2F2F1BCE">
        <w:rPr>
          <w:rFonts w:ascii="Arial" w:eastAsia="Arial" w:hAnsi="Arial" w:cs="Arial"/>
          <w:sz w:val="24"/>
          <w:szCs w:val="24"/>
        </w:rPr>
        <w:t xml:space="preserve">, eine Bibliothek </w:t>
      </w:r>
      <w:r w:rsidR="335B696F" w:rsidRPr="2F2F1BCE">
        <w:rPr>
          <w:rFonts w:ascii="Arial" w:eastAsia="Arial" w:hAnsi="Arial" w:cs="Arial"/>
          <w:sz w:val="24"/>
          <w:szCs w:val="24"/>
        </w:rPr>
        <w:t>und</w:t>
      </w:r>
      <w:r w:rsidR="36A20592" w:rsidRPr="2F2F1BCE">
        <w:rPr>
          <w:rFonts w:ascii="Arial" w:eastAsia="Arial" w:hAnsi="Arial" w:cs="Arial"/>
          <w:sz w:val="24"/>
          <w:szCs w:val="24"/>
        </w:rPr>
        <w:t xml:space="preserve"> einen</w:t>
      </w:r>
      <w:r w:rsidR="335B696F" w:rsidRPr="2F2F1BCE">
        <w:rPr>
          <w:rFonts w:ascii="Arial" w:eastAsia="Arial" w:hAnsi="Arial" w:cs="Arial"/>
          <w:sz w:val="24"/>
          <w:szCs w:val="24"/>
        </w:rPr>
        <w:t xml:space="preserve"> Speicher</w:t>
      </w:r>
      <w:r w:rsidR="27394369" w:rsidRPr="2F2F1BCE">
        <w:rPr>
          <w:rFonts w:ascii="Arial" w:eastAsia="Arial" w:hAnsi="Arial" w:cs="Arial"/>
          <w:sz w:val="24"/>
          <w:szCs w:val="24"/>
        </w:rPr>
        <w:t xml:space="preserve">, aber </w:t>
      </w:r>
      <w:r w:rsidR="6AD24E37" w:rsidRPr="2F2F1BCE">
        <w:rPr>
          <w:rFonts w:ascii="Arial" w:eastAsia="Arial" w:hAnsi="Arial" w:cs="Arial"/>
          <w:sz w:val="24"/>
          <w:szCs w:val="24"/>
        </w:rPr>
        <w:t xml:space="preserve">enthalten </w:t>
      </w:r>
      <w:r w:rsidR="27394369" w:rsidRPr="2F2F1BCE">
        <w:rPr>
          <w:rFonts w:ascii="Arial" w:eastAsia="Arial" w:hAnsi="Arial" w:cs="Arial"/>
          <w:sz w:val="24"/>
          <w:szCs w:val="24"/>
        </w:rPr>
        <w:t>kein eigenes Betriebssystem</w:t>
      </w:r>
      <w:r w:rsidR="335B696F" w:rsidRPr="2F2F1BCE">
        <w:rPr>
          <w:rFonts w:ascii="Arial" w:eastAsia="Arial" w:hAnsi="Arial" w:cs="Arial"/>
          <w:sz w:val="24"/>
          <w:szCs w:val="24"/>
        </w:rPr>
        <w:t>.</w:t>
      </w:r>
      <w:r w:rsidR="4597F96F" w:rsidRPr="2F2F1BCE">
        <w:rPr>
          <w:rFonts w:ascii="Arial" w:eastAsia="Arial" w:hAnsi="Arial" w:cs="Arial"/>
          <w:sz w:val="24"/>
          <w:szCs w:val="24"/>
        </w:rPr>
        <w:t xml:space="preserve"> </w:t>
      </w:r>
    </w:p>
    <w:p w14:paraId="67A61D97" w14:textId="12AB1499" w:rsidR="5432F646" w:rsidRDefault="5432F646" w:rsidP="2F2F1BCE">
      <w:pPr>
        <w:spacing w:line="360" w:lineRule="auto"/>
        <w:rPr>
          <w:rFonts w:ascii="Arial" w:eastAsia="Arial" w:hAnsi="Arial" w:cs="Arial"/>
          <w:sz w:val="24"/>
          <w:szCs w:val="24"/>
        </w:rPr>
      </w:pPr>
      <w:r w:rsidRPr="2F2F1BCE">
        <w:rPr>
          <w:rFonts w:ascii="Arial" w:eastAsia="Arial" w:hAnsi="Arial" w:cs="Arial"/>
          <w:sz w:val="24"/>
          <w:szCs w:val="24"/>
        </w:rPr>
        <w:t xml:space="preserve">Docker ist eine Plattform, auf der Anwendungen, bzw. Container bereitgestellt und ausgeführt werden können. In Docker unterscheidet man von Docker-images und dem Docker-Container selbst. Das Docker-images beinhaltete alle Ressourcen der Anwendung. Man kann es als einen nicht-laufenden Container definieren. Der Docker-Container ist damit der laufende Container selbst, also die gestartete und funktionierende Anwendung </w:t>
      </w:r>
      <w:hyperlink r:id="rId72">
        <w:r w:rsidRPr="2F2F1BCE">
          <w:rPr>
            <w:rStyle w:val="Hyperlink"/>
            <w:rFonts w:ascii="Arial" w:eastAsia="Arial" w:hAnsi="Arial" w:cs="Arial"/>
            <w:sz w:val="24"/>
            <w:szCs w:val="24"/>
          </w:rPr>
          <w:t>[27]</w:t>
        </w:r>
      </w:hyperlink>
      <w:r w:rsidRPr="2F2F1BCE">
        <w:rPr>
          <w:rFonts w:ascii="Arial" w:eastAsia="Arial" w:hAnsi="Arial" w:cs="Arial"/>
          <w:sz w:val="24"/>
          <w:szCs w:val="24"/>
        </w:rPr>
        <w:t>.</w:t>
      </w:r>
    </w:p>
    <w:p w14:paraId="2D4111F1" w14:textId="2DF4A49B" w:rsidR="7F2886F9" w:rsidRDefault="7F2886F9" w:rsidP="2F2F1BCE">
      <w:pPr>
        <w:spacing w:line="360" w:lineRule="auto"/>
        <w:rPr>
          <w:rFonts w:ascii="Arial" w:eastAsia="Arial" w:hAnsi="Arial" w:cs="Arial"/>
          <w:sz w:val="24"/>
          <w:szCs w:val="24"/>
        </w:rPr>
      </w:pPr>
      <w:r w:rsidRPr="2F2F1BCE">
        <w:rPr>
          <w:rFonts w:ascii="Arial" w:eastAsia="Arial" w:hAnsi="Arial" w:cs="Arial"/>
          <w:sz w:val="24"/>
          <w:szCs w:val="24"/>
        </w:rPr>
        <w:t>Docker bietet den Vorteil</w:t>
      </w:r>
      <w:r w:rsidR="32E3244D" w:rsidRPr="2F2F1BCE">
        <w:rPr>
          <w:rFonts w:ascii="Arial" w:eastAsia="Arial" w:hAnsi="Arial" w:cs="Arial"/>
          <w:sz w:val="24"/>
          <w:szCs w:val="24"/>
        </w:rPr>
        <w:t xml:space="preserve">, dass es benutzerfreundlich </w:t>
      </w:r>
      <w:r w:rsidR="41A7EA5B" w:rsidRPr="2F2F1BCE">
        <w:rPr>
          <w:rFonts w:ascii="Arial" w:eastAsia="Arial" w:hAnsi="Arial" w:cs="Arial"/>
          <w:sz w:val="24"/>
          <w:szCs w:val="24"/>
        </w:rPr>
        <w:t>ist,</w:t>
      </w:r>
      <w:r w:rsidR="32E3244D" w:rsidRPr="2F2F1BCE">
        <w:rPr>
          <w:rFonts w:ascii="Arial" w:eastAsia="Arial" w:hAnsi="Arial" w:cs="Arial"/>
          <w:sz w:val="24"/>
          <w:szCs w:val="24"/>
        </w:rPr>
        <w:t xml:space="preserve"> und Leistung und Sicherheit gewährt im Vergleich zu </w:t>
      </w:r>
      <w:r w:rsidR="3EDFDEB2" w:rsidRPr="2F2F1BCE">
        <w:rPr>
          <w:rFonts w:ascii="Arial" w:eastAsia="Arial" w:hAnsi="Arial" w:cs="Arial"/>
          <w:sz w:val="24"/>
          <w:szCs w:val="24"/>
        </w:rPr>
        <w:t xml:space="preserve">traditionellen </w:t>
      </w:r>
      <w:r w:rsidR="3231A262" w:rsidRPr="2F2F1BCE">
        <w:rPr>
          <w:rFonts w:ascii="Arial" w:eastAsia="Arial" w:hAnsi="Arial" w:cs="Arial"/>
          <w:sz w:val="24"/>
          <w:szCs w:val="24"/>
        </w:rPr>
        <w:t>Virtualisierungskonzepten</w:t>
      </w:r>
      <w:r w:rsidR="3EDFDEB2" w:rsidRPr="2F2F1BCE">
        <w:rPr>
          <w:rFonts w:ascii="Arial" w:eastAsia="Arial" w:hAnsi="Arial" w:cs="Arial"/>
          <w:sz w:val="24"/>
          <w:szCs w:val="24"/>
        </w:rPr>
        <w:t xml:space="preserve"> </w:t>
      </w:r>
      <w:hyperlink r:id="rId73">
        <w:r w:rsidR="3EDFDEB2" w:rsidRPr="2F2F1BCE">
          <w:rPr>
            <w:rStyle w:val="Hyperlink"/>
            <w:rFonts w:ascii="Arial" w:eastAsia="Arial" w:hAnsi="Arial" w:cs="Arial"/>
            <w:sz w:val="24"/>
            <w:szCs w:val="24"/>
          </w:rPr>
          <w:t>[28]</w:t>
        </w:r>
        <w:r w:rsidR="63327D69" w:rsidRPr="2F2F1BCE">
          <w:rPr>
            <w:rStyle w:val="Hyperlink"/>
            <w:rFonts w:ascii="Arial" w:eastAsia="Arial" w:hAnsi="Arial" w:cs="Arial"/>
            <w:sz w:val="24"/>
            <w:szCs w:val="24"/>
          </w:rPr>
          <w:t>.</w:t>
        </w:r>
      </w:hyperlink>
    </w:p>
    <w:p w14:paraId="17E4D761" w14:textId="0D44D673" w:rsidR="63327D69" w:rsidRDefault="63327D69" w:rsidP="2F2F1BCE">
      <w:pPr>
        <w:spacing w:line="360" w:lineRule="auto"/>
        <w:rPr>
          <w:rFonts w:ascii="Arial" w:eastAsia="Arial" w:hAnsi="Arial" w:cs="Arial"/>
          <w:sz w:val="24"/>
          <w:szCs w:val="24"/>
        </w:rPr>
      </w:pPr>
      <w:r w:rsidRPr="2F2F1BCE">
        <w:rPr>
          <w:rFonts w:ascii="Arial" w:eastAsia="Arial" w:hAnsi="Arial" w:cs="Arial"/>
          <w:sz w:val="24"/>
          <w:szCs w:val="24"/>
        </w:rPr>
        <w:t xml:space="preserve">Ebenso spart es Komponenten wie Betriebssysteme, welche in </w:t>
      </w:r>
      <w:r w:rsidR="371D7A11" w:rsidRPr="2F2F1BCE">
        <w:rPr>
          <w:rFonts w:ascii="Arial" w:eastAsia="Arial" w:hAnsi="Arial" w:cs="Arial"/>
          <w:sz w:val="24"/>
          <w:szCs w:val="24"/>
        </w:rPr>
        <w:t>Virtuellen Maschinen je Anwendung verfügbar gemacht werden.</w:t>
      </w:r>
    </w:p>
    <w:p w14:paraId="3DF9E858" w14:textId="7165E2C1" w:rsidR="78F654FF" w:rsidRDefault="78F654FF" w:rsidP="2F2F1BCE">
      <w:pPr>
        <w:spacing w:line="360" w:lineRule="auto"/>
        <w:rPr>
          <w:rFonts w:ascii="Arial" w:eastAsia="Arial" w:hAnsi="Arial" w:cs="Arial"/>
        </w:rPr>
      </w:pPr>
      <w:r>
        <w:rPr>
          <w:noProof/>
        </w:rPr>
        <w:drawing>
          <wp:inline distT="0" distB="0" distL="0" distR="0" wp14:anchorId="026F9B4D" wp14:editId="46310F3F">
            <wp:extent cx="5438774" cy="2497674"/>
            <wp:effectExtent l="0" t="0" r="0" b="0"/>
            <wp:docPr id="649328718" name="Picture 64932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438774" cy="2497674"/>
                    </a:xfrm>
                    <a:prstGeom prst="rect">
                      <a:avLst/>
                    </a:prstGeom>
                  </pic:spPr>
                </pic:pic>
              </a:graphicData>
            </a:graphic>
          </wp:inline>
        </w:drawing>
      </w:r>
    </w:p>
    <w:p w14:paraId="47400B9A" w14:textId="0AFD0C1C" w:rsidR="0E64E378" w:rsidRDefault="00EF3312" w:rsidP="00EF3312">
      <w:pPr>
        <w:pStyle w:val="Beschriftung"/>
        <w:rPr>
          <w:rFonts w:ascii="Arial" w:eastAsia="Arial" w:hAnsi="Arial" w:cs="Arial"/>
        </w:rPr>
      </w:pPr>
      <w:bookmarkStart w:id="106" w:name="_Toc170488536"/>
      <w:r>
        <w:t xml:space="preserve">Abbildung </w:t>
      </w:r>
      <w:fldSimple w:instr=" SEQ Abbildung \* ARABIC ">
        <w:r w:rsidR="00667C61">
          <w:rPr>
            <w:noProof/>
          </w:rPr>
          <w:t>8</w:t>
        </w:r>
      </w:fldSimple>
      <w:r>
        <w:t xml:space="preserve">: </w:t>
      </w:r>
      <w:r w:rsidRPr="00C51B3D">
        <w:t xml:space="preserve">Vergleich von Container-basierten Anwendungen in Docker und Virtuellen </w:t>
      </w:r>
      <w:r>
        <w:t>M</w:t>
      </w:r>
      <w:r w:rsidRPr="00C51B3D">
        <w:t>aschinen</w:t>
      </w:r>
      <w:r w:rsidR="00DE477B">
        <w:t xml:space="preserve"> </w:t>
      </w:r>
      <w:r w:rsidR="00DE477B">
        <w:t>(</w:t>
      </w:r>
      <w:proofErr w:type="spellStart"/>
      <w:r w:rsidR="00DE477B">
        <w:t>Quelle:“</w:t>
      </w:r>
      <w:r w:rsidR="00256F49">
        <w:t>Docker</w:t>
      </w:r>
      <w:proofErr w:type="spellEnd"/>
      <w:r w:rsidR="00DE477B">
        <w:t xml:space="preserve">“, </w:t>
      </w:r>
      <w:hyperlink r:id="rId75" w:history="1">
        <w:proofErr w:type="spellStart"/>
        <w:r w:rsidR="00256F49">
          <w:rPr>
            <w:rStyle w:val="Hyperlink"/>
          </w:rPr>
          <w:t>What</w:t>
        </w:r>
        <w:proofErr w:type="spellEnd"/>
        <w:r w:rsidR="00256F49">
          <w:rPr>
            <w:rStyle w:val="Hyperlink"/>
          </w:rPr>
          <w:t xml:space="preserve"> </w:t>
        </w:r>
        <w:proofErr w:type="spellStart"/>
        <w:r w:rsidR="00256F49">
          <w:rPr>
            <w:rStyle w:val="Hyperlink"/>
          </w:rPr>
          <w:t>is</w:t>
        </w:r>
        <w:proofErr w:type="spellEnd"/>
        <w:r w:rsidR="00256F49">
          <w:rPr>
            <w:rStyle w:val="Hyperlink"/>
          </w:rPr>
          <w:t xml:space="preserve"> a Container? | Docker</w:t>
        </w:r>
      </w:hyperlink>
      <w:r w:rsidR="00DE477B">
        <w:t>,  Zugriffsdatum: Juni 2024)</w:t>
      </w:r>
      <w:bookmarkEnd w:id="106"/>
    </w:p>
    <w:p w14:paraId="11CF7DF1" w14:textId="16472D15" w:rsidR="3E2EB5AA" w:rsidRDefault="72CF2BAB" w:rsidP="14E92987">
      <w:pPr>
        <w:spacing w:line="360" w:lineRule="auto"/>
        <w:rPr>
          <w:rFonts w:ascii="Arial" w:eastAsia="Arial" w:hAnsi="Arial" w:cs="Arial"/>
          <w:sz w:val="24"/>
          <w:szCs w:val="24"/>
        </w:rPr>
      </w:pPr>
      <w:r w:rsidRPr="2F2F1BCE">
        <w:rPr>
          <w:rFonts w:ascii="Arial" w:eastAsia="Arial" w:hAnsi="Arial" w:cs="Arial"/>
          <w:sz w:val="24"/>
          <w:szCs w:val="24"/>
        </w:rPr>
        <w:t xml:space="preserve">Kubernetes ist eine </w:t>
      </w:r>
      <w:r w:rsidRPr="2F2F1BCE">
        <w:rPr>
          <w:rFonts w:ascii="Arial" w:eastAsia="Arial" w:hAnsi="Arial" w:cs="Arial"/>
          <w:color w:val="222222"/>
          <w:sz w:val="24"/>
          <w:szCs w:val="24"/>
        </w:rPr>
        <w:t>Containerplattform</w:t>
      </w:r>
      <w:r w:rsidRPr="2F2F1BCE">
        <w:rPr>
          <w:rFonts w:ascii="Open Sans" w:eastAsia="Open Sans" w:hAnsi="Open Sans" w:cs="Open Sans"/>
          <w:color w:val="222222"/>
          <w:sz w:val="24"/>
          <w:szCs w:val="24"/>
        </w:rPr>
        <w:t>,</w:t>
      </w:r>
      <w:r w:rsidRPr="2F2F1BCE">
        <w:rPr>
          <w:rFonts w:ascii="Arial" w:eastAsia="Arial" w:hAnsi="Arial" w:cs="Arial"/>
          <w:sz w:val="24"/>
          <w:szCs w:val="24"/>
        </w:rPr>
        <w:t xml:space="preserve"> in der man containerbasierte Anwendungen verwaltet </w:t>
      </w:r>
      <w:hyperlink r:id="rId76">
        <w:r w:rsidRPr="2F2F1BCE">
          <w:rPr>
            <w:rStyle w:val="Hyperlink"/>
            <w:rFonts w:ascii="Arial" w:eastAsia="Arial" w:hAnsi="Arial" w:cs="Arial"/>
            <w:sz w:val="24"/>
            <w:szCs w:val="24"/>
          </w:rPr>
          <w:t>[2</w:t>
        </w:r>
        <w:r w:rsidR="6B6CCD31" w:rsidRPr="2F2F1BCE">
          <w:rPr>
            <w:rStyle w:val="Hyperlink"/>
            <w:rFonts w:ascii="Arial" w:eastAsia="Arial" w:hAnsi="Arial" w:cs="Arial"/>
            <w:sz w:val="24"/>
            <w:szCs w:val="24"/>
          </w:rPr>
          <w:t>9</w:t>
        </w:r>
        <w:r w:rsidRPr="2F2F1BCE">
          <w:rPr>
            <w:rStyle w:val="Hyperlink"/>
            <w:rFonts w:ascii="Arial" w:eastAsia="Arial" w:hAnsi="Arial" w:cs="Arial"/>
            <w:sz w:val="24"/>
            <w:szCs w:val="24"/>
          </w:rPr>
          <w:t>]</w:t>
        </w:r>
      </w:hyperlink>
      <w:r w:rsidRPr="2F2F1BCE">
        <w:rPr>
          <w:rFonts w:ascii="Arial" w:eastAsia="Arial" w:hAnsi="Arial" w:cs="Arial"/>
          <w:sz w:val="24"/>
          <w:szCs w:val="24"/>
        </w:rPr>
        <w:t>.</w:t>
      </w:r>
    </w:p>
    <w:p w14:paraId="010D695A" w14:textId="7CAD9C48" w:rsidR="3E2EB5AA" w:rsidRDefault="0D5142BC" w:rsidP="14E92987">
      <w:pPr>
        <w:spacing w:line="360" w:lineRule="auto"/>
        <w:rPr>
          <w:rFonts w:ascii="Arial" w:eastAsia="Arial" w:hAnsi="Arial" w:cs="Arial"/>
          <w:sz w:val="24"/>
          <w:szCs w:val="24"/>
        </w:rPr>
      </w:pPr>
      <w:r w:rsidRPr="14E92987">
        <w:rPr>
          <w:rFonts w:ascii="Arial" w:eastAsia="Arial" w:hAnsi="Arial" w:cs="Arial"/>
          <w:sz w:val="24"/>
          <w:szCs w:val="24"/>
        </w:rPr>
        <w:t>Wenn sich mehrere Anwendungen den gleichen physikalischen Server teilen, kommt es zu Problemen bei der Ressourcenzuweisung.</w:t>
      </w:r>
      <w:r w:rsidR="7D77F7A8" w:rsidRPr="14E92987">
        <w:rPr>
          <w:rFonts w:ascii="Arial" w:eastAsia="Arial" w:hAnsi="Arial" w:cs="Arial"/>
          <w:sz w:val="24"/>
          <w:szCs w:val="24"/>
        </w:rPr>
        <w:t xml:space="preserve"> Wenn man Container verwendet, werden diese Probleme gemieden</w:t>
      </w:r>
      <w:r w:rsidR="22A0E4D6" w:rsidRPr="14E92987">
        <w:rPr>
          <w:rFonts w:ascii="Arial" w:eastAsia="Arial" w:hAnsi="Arial" w:cs="Arial"/>
          <w:sz w:val="24"/>
          <w:szCs w:val="24"/>
        </w:rPr>
        <w:t xml:space="preserve">. </w:t>
      </w:r>
      <w:r w:rsidR="798B93FB" w:rsidRPr="14E92987">
        <w:rPr>
          <w:rFonts w:ascii="Arial" w:eastAsia="Arial" w:hAnsi="Arial" w:cs="Arial"/>
          <w:sz w:val="24"/>
          <w:szCs w:val="24"/>
        </w:rPr>
        <w:t>Kubernetes verwaltet also diese Container.</w:t>
      </w:r>
    </w:p>
    <w:p w14:paraId="3AE3297D" w14:textId="5F6C04DE" w:rsidR="390EA841" w:rsidRDefault="60CFC5B0" w:rsidP="14E92987">
      <w:pPr>
        <w:spacing w:line="360" w:lineRule="auto"/>
        <w:rPr>
          <w:rFonts w:ascii="Arial" w:eastAsia="Arial" w:hAnsi="Arial" w:cs="Arial"/>
          <w:sz w:val="24"/>
          <w:szCs w:val="24"/>
        </w:rPr>
      </w:pPr>
      <w:r w:rsidRPr="2F2F1BCE">
        <w:rPr>
          <w:rFonts w:ascii="Arial" w:eastAsia="Arial" w:hAnsi="Arial" w:cs="Arial"/>
          <w:sz w:val="24"/>
          <w:szCs w:val="24"/>
        </w:rPr>
        <w:t xml:space="preserve">In Kubernetes gibt es bestimmte Begriffe, die definiert wurden, um das Konzept von Kubernetes an sich zu beschreiben: </w:t>
      </w:r>
      <w:commentRangeStart w:id="107"/>
      <w:r w:rsidR="36467AD5" w:rsidRPr="2F2F1BCE">
        <w:rPr>
          <w:rFonts w:ascii="Arial" w:eastAsia="Arial" w:hAnsi="Arial" w:cs="Arial"/>
          <w:sz w:val="24"/>
          <w:szCs w:val="24"/>
        </w:rPr>
        <w:t xml:space="preserve">Sogenannte </w:t>
      </w:r>
      <w:r w:rsidR="36467AD5" w:rsidRPr="2F2F1BCE">
        <w:rPr>
          <w:rFonts w:ascii="Arial" w:eastAsia="Arial" w:hAnsi="Arial" w:cs="Arial"/>
          <w:i/>
          <w:iCs/>
          <w:sz w:val="24"/>
          <w:szCs w:val="24"/>
        </w:rPr>
        <w:t xml:space="preserve">Pods </w:t>
      </w:r>
      <w:r w:rsidR="27E2575F" w:rsidRPr="2F2F1BCE">
        <w:rPr>
          <w:rFonts w:ascii="Arial" w:eastAsia="Arial" w:hAnsi="Arial" w:cs="Arial"/>
          <w:sz w:val="24"/>
          <w:szCs w:val="24"/>
        </w:rPr>
        <w:t xml:space="preserve">beinhalten </w:t>
      </w:r>
      <w:r w:rsidR="4EF09726" w:rsidRPr="2F2F1BCE">
        <w:rPr>
          <w:rFonts w:ascii="Arial" w:eastAsia="Arial" w:hAnsi="Arial" w:cs="Arial"/>
          <w:sz w:val="24"/>
          <w:szCs w:val="24"/>
        </w:rPr>
        <w:t>einen oder</w:t>
      </w:r>
      <w:r w:rsidR="36467AD5" w:rsidRPr="2F2F1BCE">
        <w:rPr>
          <w:rFonts w:ascii="Arial" w:eastAsia="Arial" w:hAnsi="Arial" w:cs="Arial"/>
          <w:sz w:val="24"/>
          <w:szCs w:val="24"/>
        </w:rPr>
        <w:t xml:space="preserve"> mehrere</w:t>
      </w:r>
      <w:r w:rsidR="66987FA2" w:rsidRPr="2F2F1BCE">
        <w:rPr>
          <w:rFonts w:ascii="Arial" w:eastAsia="Arial" w:hAnsi="Arial" w:cs="Arial"/>
          <w:sz w:val="24"/>
          <w:szCs w:val="24"/>
        </w:rPr>
        <w:t xml:space="preserve"> Gruppen von</w:t>
      </w:r>
      <w:r w:rsidR="36467AD5" w:rsidRPr="2F2F1BCE">
        <w:rPr>
          <w:rFonts w:ascii="Arial" w:eastAsia="Arial" w:hAnsi="Arial" w:cs="Arial"/>
          <w:sz w:val="24"/>
          <w:szCs w:val="24"/>
        </w:rPr>
        <w:t xml:space="preserve"> </w:t>
      </w:r>
      <w:r w:rsidR="7FC6510F" w:rsidRPr="2F2F1BCE">
        <w:rPr>
          <w:rFonts w:ascii="Arial" w:eastAsia="Arial" w:hAnsi="Arial" w:cs="Arial"/>
          <w:sz w:val="24"/>
          <w:szCs w:val="24"/>
        </w:rPr>
        <w:t>Container</w:t>
      </w:r>
      <w:r w:rsidR="35D89895" w:rsidRPr="2F2F1BCE">
        <w:rPr>
          <w:rFonts w:ascii="Arial" w:eastAsia="Arial" w:hAnsi="Arial" w:cs="Arial"/>
          <w:sz w:val="24"/>
          <w:szCs w:val="24"/>
        </w:rPr>
        <w:t>n</w:t>
      </w:r>
      <w:r w:rsidR="36467AD5" w:rsidRPr="2F2F1BCE">
        <w:rPr>
          <w:rFonts w:ascii="Arial" w:eastAsia="Arial" w:hAnsi="Arial" w:cs="Arial"/>
          <w:sz w:val="24"/>
          <w:szCs w:val="24"/>
        </w:rPr>
        <w:t>.</w:t>
      </w:r>
      <w:commentRangeEnd w:id="107"/>
      <w:r w:rsidR="390EA841">
        <w:rPr>
          <w:rStyle w:val="Kommentarzeichen"/>
        </w:rPr>
        <w:commentReference w:id="107"/>
      </w:r>
      <w:r w:rsidR="36467AD5" w:rsidRPr="2F2F1BCE">
        <w:rPr>
          <w:rFonts w:ascii="Arial" w:eastAsia="Arial" w:hAnsi="Arial" w:cs="Arial"/>
          <w:sz w:val="24"/>
          <w:szCs w:val="24"/>
        </w:rPr>
        <w:t xml:space="preserve"> Die </w:t>
      </w:r>
      <w:r w:rsidR="36467AD5" w:rsidRPr="2F2F1BCE">
        <w:rPr>
          <w:rFonts w:ascii="Arial" w:eastAsia="Arial" w:hAnsi="Arial" w:cs="Arial"/>
          <w:i/>
          <w:iCs/>
          <w:sz w:val="24"/>
          <w:szCs w:val="24"/>
        </w:rPr>
        <w:t xml:space="preserve">Nodes </w:t>
      </w:r>
      <w:r w:rsidR="4FD8CCBD" w:rsidRPr="2F2F1BCE">
        <w:rPr>
          <w:rFonts w:ascii="Arial" w:eastAsia="Arial" w:hAnsi="Arial" w:cs="Arial"/>
          <w:i/>
          <w:iCs/>
          <w:sz w:val="24"/>
          <w:szCs w:val="24"/>
        </w:rPr>
        <w:t xml:space="preserve">(Knoten) </w:t>
      </w:r>
      <w:r w:rsidR="36467AD5" w:rsidRPr="2F2F1BCE">
        <w:rPr>
          <w:rFonts w:ascii="Arial" w:eastAsia="Arial" w:hAnsi="Arial" w:cs="Arial"/>
          <w:sz w:val="24"/>
          <w:szCs w:val="24"/>
        </w:rPr>
        <w:t xml:space="preserve">sind </w:t>
      </w:r>
      <w:r w:rsidR="6AEFA674" w:rsidRPr="2F2F1BCE">
        <w:rPr>
          <w:rFonts w:ascii="Arial" w:eastAsia="Arial" w:hAnsi="Arial" w:cs="Arial"/>
          <w:sz w:val="24"/>
          <w:szCs w:val="24"/>
        </w:rPr>
        <w:t xml:space="preserve">Arbeitsrechner, auf denen ein </w:t>
      </w:r>
      <w:r w:rsidR="5863C726" w:rsidRPr="2F2F1BCE">
        <w:rPr>
          <w:rFonts w:ascii="Arial" w:eastAsia="Arial" w:hAnsi="Arial" w:cs="Arial"/>
          <w:sz w:val="24"/>
          <w:szCs w:val="24"/>
        </w:rPr>
        <w:t>oder mehrere Pod(s)</w:t>
      </w:r>
      <w:r w:rsidR="6AEFA674" w:rsidRPr="2F2F1BCE">
        <w:rPr>
          <w:rFonts w:ascii="Arial" w:eastAsia="Arial" w:hAnsi="Arial" w:cs="Arial"/>
          <w:sz w:val="24"/>
          <w:szCs w:val="24"/>
        </w:rPr>
        <w:t xml:space="preserve"> läuft</w:t>
      </w:r>
      <w:r w:rsidR="37706382" w:rsidRPr="2F2F1BCE">
        <w:rPr>
          <w:rFonts w:ascii="Arial" w:eastAsia="Arial" w:hAnsi="Arial" w:cs="Arial"/>
          <w:sz w:val="24"/>
          <w:szCs w:val="24"/>
        </w:rPr>
        <w:t xml:space="preserve">. </w:t>
      </w:r>
      <w:r w:rsidR="4A9F8161" w:rsidRPr="2F2F1BCE">
        <w:rPr>
          <w:rFonts w:ascii="Arial" w:eastAsia="Arial" w:hAnsi="Arial" w:cs="Arial"/>
          <w:sz w:val="24"/>
          <w:szCs w:val="24"/>
        </w:rPr>
        <w:t>Es gibt drei Knotenkomponenten</w:t>
      </w:r>
      <w:r w:rsidR="0A2E08E1" w:rsidRPr="2F2F1BCE">
        <w:rPr>
          <w:rFonts w:ascii="Arial" w:eastAsia="Arial" w:hAnsi="Arial" w:cs="Arial"/>
          <w:sz w:val="24"/>
          <w:szCs w:val="24"/>
        </w:rPr>
        <w:t xml:space="preserve"> </w:t>
      </w:r>
      <w:hyperlink r:id="rId77">
        <w:r w:rsidR="0A2E08E1" w:rsidRPr="2F2F1BCE">
          <w:rPr>
            <w:rStyle w:val="Hyperlink"/>
            <w:rFonts w:ascii="Arial" w:eastAsia="Arial" w:hAnsi="Arial" w:cs="Arial"/>
            <w:sz w:val="24"/>
            <w:szCs w:val="24"/>
          </w:rPr>
          <w:t>[</w:t>
        </w:r>
        <w:r w:rsidR="42F27279" w:rsidRPr="2F2F1BCE">
          <w:rPr>
            <w:rStyle w:val="Hyperlink"/>
            <w:rFonts w:ascii="Arial" w:eastAsia="Arial" w:hAnsi="Arial" w:cs="Arial"/>
            <w:sz w:val="24"/>
            <w:szCs w:val="24"/>
          </w:rPr>
          <w:t>30</w:t>
        </w:r>
        <w:r w:rsidR="0A2E08E1" w:rsidRPr="2F2F1BCE">
          <w:rPr>
            <w:rStyle w:val="Hyperlink"/>
            <w:rFonts w:ascii="Arial" w:eastAsia="Arial" w:hAnsi="Arial" w:cs="Arial"/>
            <w:sz w:val="24"/>
            <w:szCs w:val="24"/>
          </w:rPr>
          <w:t>]</w:t>
        </w:r>
      </w:hyperlink>
      <w:r w:rsidR="4A9F8161" w:rsidRPr="2F2F1BCE">
        <w:rPr>
          <w:rFonts w:ascii="Arial" w:eastAsia="Arial" w:hAnsi="Arial" w:cs="Arial"/>
          <w:sz w:val="24"/>
          <w:szCs w:val="24"/>
        </w:rPr>
        <w:t>:</w:t>
      </w:r>
    </w:p>
    <w:p w14:paraId="1169F089" w14:textId="7D8CF3E4" w:rsidR="390EA841" w:rsidRDefault="390EA841" w:rsidP="14E92987">
      <w:pPr>
        <w:spacing w:line="360" w:lineRule="auto"/>
        <w:rPr>
          <w:rFonts w:ascii="Arial" w:eastAsia="Arial" w:hAnsi="Arial" w:cs="Arial"/>
          <w:b/>
          <w:bCs/>
          <w:sz w:val="24"/>
          <w:szCs w:val="24"/>
        </w:rPr>
      </w:pPr>
    </w:p>
    <w:p w14:paraId="7A0D4873" w14:textId="785B171D" w:rsidR="390EA841" w:rsidRDefault="4A9F8161" w:rsidP="14E92987">
      <w:pPr>
        <w:pStyle w:val="Listenabsatz"/>
        <w:numPr>
          <w:ilvl w:val="0"/>
          <w:numId w:val="37"/>
        </w:numPr>
        <w:spacing w:line="360" w:lineRule="auto"/>
        <w:rPr>
          <w:rFonts w:ascii="Arial" w:eastAsia="Arial" w:hAnsi="Arial" w:cs="Arial"/>
          <w:b/>
          <w:bCs/>
          <w:sz w:val="24"/>
          <w:szCs w:val="24"/>
        </w:rPr>
      </w:pPr>
      <w:proofErr w:type="spellStart"/>
      <w:r w:rsidRPr="2F2F1BCE">
        <w:rPr>
          <w:rFonts w:ascii="Arial" w:eastAsia="Arial" w:hAnsi="Arial" w:cs="Arial"/>
          <w:b/>
          <w:bCs/>
          <w:sz w:val="24"/>
          <w:szCs w:val="24"/>
        </w:rPr>
        <w:t>Kubelet</w:t>
      </w:r>
      <w:proofErr w:type="spellEnd"/>
      <w:r w:rsidRPr="2F2F1BCE">
        <w:rPr>
          <w:rFonts w:ascii="Arial" w:eastAsia="Arial" w:hAnsi="Arial" w:cs="Arial"/>
          <w:b/>
          <w:bCs/>
          <w:sz w:val="24"/>
          <w:szCs w:val="24"/>
        </w:rPr>
        <w:t>:</w:t>
      </w:r>
      <w:r w:rsidRPr="2F2F1BCE">
        <w:rPr>
          <w:rFonts w:ascii="Arial" w:eastAsia="Arial" w:hAnsi="Arial" w:cs="Arial"/>
          <w:sz w:val="24"/>
          <w:szCs w:val="24"/>
        </w:rPr>
        <w:t xml:space="preserve"> Ein </w:t>
      </w:r>
      <w:r w:rsidR="5B68A037" w:rsidRPr="2F2F1BCE">
        <w:rPr>
          <w:rFonts w:ascii="Arial" w:eastAsia="Arial" w:hAnsi="Arial" w:cs="Arial"/>
          <w:sz w:val="24"/>
          <w:szCs w:val="24"/>
        </w:rPr>
        <w:t>Softwareprogramm</w:t>
      </w:r>
      <w:r w:rsidRPr="2F2F1BCE">
        <w:rPr>
          <w:rFonts w:ascii="Arial" w:eastAsia="Arial" w:hAnsi="Arial" w:cs="Arial"/>
          <w:sz w:val="24"/>
          <w:szCs w:val="24"/>
        </w:rPr>
        <w:t>, welcher</w:t>
      </w:r>
      <w:r w:rsidR="3AF283B4" w:rsidRPr="2F2F1BCE">
        <w:rPr>
          <w:rFonts w:ascii="Arial" w:eastAsia="Arial" w:hAnsi="Arial" w:cs="Arial"/>
          <w:sz w:val="24"/>
          <w:szCs w:val="24"/>
        </w:rPr>
        <w:t xml:space="preserve"> auf jedem </w:t>
      </w:r>
      <w:r w:rsidR="06E14728" w:rsidRPr="2F2F1BCE">
        <w:rPr>
          <w:rFonts w:ascii="Arial" w:eastAsia="Arial" w:hAnsi="Arial" w:cs="Arial"/>
          <w:i/>
          <w:iCs/>
          <w:sz w:val="24"/>
          <w:szCs w:val="24"/>
        </w:rPr>
        <w:t>N</w:t>
      </w:r>
      <w:r w:rsidR="3AF283B4" w:rsidRPr="2F2F1BCE">
        <w:rPr>
          <w:rFonts w:ascii="Arial" w:eastAsia="Arial" w:hAnsi="Arial" w:cs="Arial"/>
          <w:i/>
          <w:iCs/>
          <w:sz w:val="24"/>
          <w:szCs w:val="24"/>
        </w:rPr>
        <w:t xml:space="preserve">ode </w:t>
      </w:r>
      <w:r w:rsidR="74FE0D23" w:rsidRPr="2F2F1BCE">
        <w:rPr>
          <w:rFonts w:ascii="Arial" w:eastAsia="Arial" w:hAnsi="Arial" w:cs="Arial"/>
          <w:sz w:val="24"/>
          <w:szCs w:val="24"/>
        </w:rPr>
        <w:t>einzeln</w:t>
      </w:r>
      <w:r w:rsidR="3AF283B4" w:rsidRPr="2F2F1BCE">
        <w:rPr>
          <w:rFonts w:ascii="Arial" w:eastAsia="Arial" w:hAnsi="Arial" w:cs="Arial"/>
          <w:sz w:val="24"/>
          <w:szCs w:val="24"/>
        </w:rPr>
        <w:t xml:space="preserve"> läuft und</w:t>
      </w:r>
      <w:r w:rsidRPr="2F2F1BCE">
        <w:rPr>
          <w:rFonts w:ascii="Arial" w:eastAsia="Arial" w:hAnsi="Arial" w:cs="Arial"/>
          <w:sz w:val="24"/>
          <w:szCs w:val="24"/>
        </w:rPr>
        <w:t xml:space="preserve"> </w:t>
      </w:r>
      <w:r w:rsidR="4164F072" w:rsidRPr="2F2F1BCE">
        <w:rPr>
          <w:rFonts w:ascii="Arial" w:eastAsia="Arial" w:hAnsi="Arial" w:cs="Arial"/>
          <w:sz w:val="24"/>
          <w:szCs w:val="24"/>
        </w:rPr>
        <w:t>prüft, ob die Pods nach den Bedingungen der Container laufen.</w:t>
      </w:r>
    </w:p>
    <w:p w14:paraId="19BAE7E7" w14:textId="3E4B8C74" w:rsidR="2F2F1BCE" w:rsidRDefault="2F2F1BCE" w:rsidP="2F2F1BCE">
      <w:pPr>
        <w:pStyle w:val="Listenabsatz"/>
        <w:spacing w:line="360" w:lineRule="auto"/>
        <w:rPr>
          <w:rFonts w:ascii="Arial" w:eastAsia="Arial" w:hAnsi="Arial" w:cs="Arial"/>
          <w:b/>
          <w:bCs/>
          <w:sz w:val="24"/>
          <w:szCs w:val="24"/>
        </w:rPr>
      </w:pPr>
    </w:p>
    <w:p w14:paraId="221E4A29" w14:textId="4CEEACC4" w:rsidR="390EA841" w:rsidRDefault="4A9F8161" w:rsidP="14E92987">
      <w:pPr>
        <w:pStyle w:val="Listenabsatz"/>
        <w:numPr>
          <w:ilvl w:val="0"/>
          <w:numId w:val="37"/>
        </w:numPr>
        <w:spacing w:line="360" w:lineRule="auto"/>
        <w:rPr>
          <w:rFonts w:ascii="Arial" w:eastAsia="Arial" w:hAnsi="Arial" w:cs="Arial"/>
          <w:b/>
          <w:bCs/>
          <w:sz w:val="24"/>
          <w:szCs w:val="24"/>
        </w:rPr>
      </w:pPr>
      <w:r w:rsidRPr="2F2F1BCE">
        <w:rPr>
          <w:rFonts w:ascii="Arial" w:eastAsia="Arial" w:hAnsi="Arial" w:cs="Arial"/>
          <w:b/>
          <w:bCs/>
          <w:sz w:val="24"/>
          <w:szCs w:val="24"/>
        </w:rPr>
        <w:t>Kube-proxy:</w:t>
      </w:r>
      <w:r w:rsidR="27A38176" w:rsidRPr="2F2F1BCE">
        <w:rPr>
          <w:rFonts w:ascii="Arial" w:eastAsia="Arial" w:hAnsi="Arial" w:cs="Arial"/>
          <w:b/>
          <w:bCs/>
          <w:sz w:val="24"/>
          <w:szCs w:val="24"/>
        </w:rPr>
        <w:t xml:space="preserve"> </w:t>
      </w:r>
      <w:r w:rsidR="27A38176" w:rsidRPr="2F2F1BCE">
        <w:rPr>
          <w:rFonts w:ascii="Arial" w:eastAsia="Arial" w:hAnsi="Arial" w:cs="Arial"/>
          <w:sz w:val="24"/>
          <w:szCs w:val="24"/>
        </w:rPr>
        <w:t xml:space="preserve">Stellt sicher, dass die </w:t>
      </w:r>
      <w:r w:rsidR="3C724617" w:rsidRPr="2F2F1BCE">
        <w:rPr>
          <w:rFonts w:ascii="Arial" w:eastAsia="Arial" w:hAnsi="Arial" w:cs="Arial"/>
          <w:sz w:val="24"/>
          <w:szCs w:val="24"/>
        </w:rPr>
        <w:t>K</w:t>
      </w:r>
      <w:r w:rsidR="27A38176" w:rsidRPr="2F2F1BCE">
        <w:rPr>
          <w:rFonts w:ascii="Arial" w:eastAsia="Arial" w:hAnsi="Arial" w:cs="Arial"/>
          <w:sz w:val="24"/>
          <w:szCs w:val="24"/>
        </w:rPr>
        <w:t xml:space="preserve">omponenten im Cluster erreichbar sind, damit bspw. Der </w:t>
      </w:r>
      <w:proofErr w:type="spellStart"/>
      <w:r w:rsidR="27A38176" w:rsidRPr="2F2F1BCE">
        <w:rPr>
          <w:rFonts w:ascii="Arial" w:eastAsia="Arial" w:hAnsi="Arial" w:cs="Arial"/>
          <w:sz w:val="24"/>
          <w:szCs w:val="24"/>
        </w:rPr>
        <w:t>Kubelet</w:t>
      </w:r>
      <w:proofErr w:type="spellEnd"/>
      <w:r w:rsidR="27A38176" w:rsidRPr="2F2F1BCE">
        <w:rPr>
          <w:rFonts w:ascii="Arial" w:eastAsia="Arial" w:hAnsi="Arial" w:cs="Arial"/>
          <w:sz w:val="24"/>
          <w:szCs w:val="24"/>
        </w:rPr>
        <w:t xml:space="preserve"> mit dem API-Server kommunizieren kann.</w:t>
      </w:r>
    </w:p>
    <w:p w14:paraId="6381D985" w14:textId="38558292" w:rsidR="2F2F1BCE" w:rsidRDefault="2F2F1BCE" w:rsidP="2F2F1BCE">
      <w:pPr>
        <w:pStyle w:val="Listenabsatz"/>
        <w:spacing w:line="360" w:lineRule="auto"/>
        <w:rPr>
          <w:rFonts w:ascii="Arial" w:eastAsia="Arial" w:hAnsi="Arial" w:cs="Arial"/>
          <w:b/>
          <w:bCs/>
          <w:sz w:val="24"/>
          <w:szCs w:val="24"/>
        </w:rPr>
      </w:pPr>
    </w:p>
    <w:p w14:paraId="5DF48F1E" w14:textId="23974F36" w:rsidR="390EA841" w:rsidRDefault="5619FD89" w:rsidP="14E92987">
      <w:pPr>
        <w:pStyle w:val="Listenabsatz"/>
        <w:numPr>
          <w:ilvl w:val="0"/>
          <w:numId w:val="37"/>
        </w:numPr>
        <w:spacing w:line="360" w:lineRule="auto"/>
        <w:rPr>
          <w:rFonts w:ascii="Arial" w:eastAsia="Arial" w:hAnsi="Arial" w:cs="Arial"/>
          <w:b/>
          <w:bCs/>
          <w:sz w:val="24"/>
          <w:szCs w:val="24"/>
        </w:rPr>
      </w:pPr>
      <w:r w:rsidRPr="14E92987">
        <w:rPr>
          <w:rFonts w:ascii="Arial" w:eastAsia="Arial" w:hAnsi="Arial" w:cs="Arial"/>
          <w:b/>
          <w:bCs/>
          <w:sz w:val="24"/>
          <w:szCs w:val="24"/>
        </w:rPr>
        <w:t xml:space="preserve">Container </w:t>
      </w:r>
      <w:proofErr w:type="spellStart"/>
      <w:r w:rsidRPr="14E92987">
        <w:rPr>
          <w:rFonts w:ascii="Arial" w:eastAsia="Arial" w:hAnsi="Arial" w:cs="Arial"/>
          <w:b/>
          <w:bCs/>
          <w:sz w:val="24"/>
          <w:szCs w:val="24"/>
        </w:rPr>
        <w:t>Runtime</w:t>
      </w:r>
      <w:proofErr w:type="spellEnd"/>
      <w:r w:rsidRPr="14E92987">
        <w:rPr>
          <w:rFonts w:ascii="Arial" w:eastAsia="Arial" w:hAnsi="Arial" w:cs="Arial"/>
          <w:b/>
          <w:bCs/>
          <w:sz w:val="24"/>
          <w:szCs w:val="24"/>
        </w:rPr>
        <w:t>:</w:t>
      </w:r>
      <w:r w:rsidR="3F6DE306" w:rsidRPr="14E92987">
        <w:rPr>
          <w:rFonts w:ascii="Arial" w:eastAsia="Arial" w:hAnsi="Arial" w:cs="Arial"/>
          <w:b/>
          <w:bCs/>
          <w:sz w:val="24"/>
          <w:szCs w:val="24"/>
        </w:rPr>
        <w:t xml:space="preserve"> </w:t>
      </w:r>
      <w:r w:rsidR="3F6DE306" w:rsidRPr="14E92987">
        <w:rPr>
          <w:rFonts w:ascii="Arial" w:eastAsia="Arial" w:hAnsi="Arial" w:cs="Arial"/>
          <w:sz w:val="24"/>
          <w:szCs w:val="24"/>
        </w:rPr>
        <w:t>Verwaltet und führt den Container auf dem Node aus.</w:t>
      </w:r>
    </w:p>
    <w:p w14:paraId="6D64AF6E" w14:textId="330937C6" w:rsidR="14E92987" w:rsidRDefault="14E92987" w:rsidP="14E92987">
      <w:pPr>
        <w:pStyle w:val="Listenabsatz"/>
        <w:spacing w:line="360" w:lineRule="auto"/>
        <w:rPr>
          <w:rFonts w:ascii="Arial" w:eastAsia="Arial" w:hAnsi="Arial" w:cs="Arial"/>
          <w:b/>
          <w:bCs/>
          <w:sz w:val="24"/>
          <w:szCs w:val="24"/>
        </w:rPr>
      </w:pPr>
    </w:p>
    <w:p w14:paraId="4C7BD91B" w14:textId="37975837" w:rsidR="390EA841" w:rsidRDefault="37706382" w:rsidP="14E92987">
      <w:pPr>
        <w:spacing w:line="360" w:lineRule="auto"/>
        <w:rPr>
          <w:rFonts w:ascii="Arial" w:eastAsia="Arial" w:hAnsi="Arial" w:cs="Arial"/>
          <w:sz w:val="24"/>
          <w:szCs w:val="24"/>
        </w:rPr>
      </w:pPr>
      <w:r w:rsidRPr="2F2F1BCE">
        <w:rPr>
          <w:rFonts w:ascii="Arial" w:eastAsia="Arial" w:hAnsi="Arial" w:cs="Arial"/>
          <w:sz w:val="24"/>
          <w:szCs w:val="24"/>
        </w:rPr>
        <w:t xml:space="preserve">Ein </w:t>
      </w:r>
      <w:r w:rsidRPr="2F2F1BCE">
        <w:rPr>
          <w:rFonts w:ascii="Arial" w:eastAsia="Arial" w:hAnsi="Arial" w:cs="Arial"/>
          <w:i/>
          <w:iCs/>
          <w:sz w:val="24"/>
          <w:szCs w:val="24"/>
        </w:rPr>
        <w:t>Kubernetes-Cluster</w:t>
      </w:r>
      <w:r w:rsidRPr="2F2F1BCE">
        <w:rPr>
          <w:rFonts w:ascii="Arial" w:eastAsia="Arial" w:hAnsi="Arial" w:cs="Arial"/>
          <w:sz w:val="24"/>
          <w:szCs w:val="24"/>
        </w:rPr>
        <w:t xml:space="preserve"> wiederrum enthält die </w:t>
      </w:r>
      <w:r w:rsidRPr="2F2F1BCE">
        <w:rPr>
          <w:rFonts w:ascii="Arial" w:eastAsia="Arial" w:hAnsi="Arial" w:cs="Arial"/>
          <w:i/>
          <w:iCs/>
          <w:sz w:val="24"/>
          <w:szCs w:val="24"/>
        </w:rPr>
        <w:t>Nodes</w:t>
      </w:r>
      <w:r w:rsidR="21A0E48B" w:rsidRPr="2F2F1BCE">
        <w:rPr>
          <w:rFonts w:ascii="Arial" w:eastAsia="Arial" w:hAnsi="Arial" w:cs="Arial"/>
          <w:i/>
          <w:iCs/>
          <w:sz w:val="24"/>
          <w:szCs w:val="24"/>
        </w:rPr>
        <w:t xml:space="preserve"> </w:t>
      </w:r>
      <w:r w:rsidR="21A0E48B" w:rsidRPr="2F2F1BCE">
        <w:rPr>
          <w:rFonts w:ascii="Arial" w:eastAsia="Arial" w:hAnsi="Arial" w:cs="Arial"/>
          <w:sz w:val="24"/>
          <w:szCs w:val="24"/>
        </w:rPr>
        <w:t xml:space="preserve">und umfasst den </w:t>
      </w:r>
      <w:r w:rsidR="21A0E48B" w:rsidRPr="2F2F1BCE">
        <w:rPr>
          <w:rFonts w:ascii="Arial" w:eastAsia="Arial" w:hAnsi="Arial" w:cs="Arial"/>
          <w:i/>
          <w:iCs/>
          <w:sz w:val="24"/>
          <w:szCs w:val="24"/>
        </w:rPr>
        <w:t>Kubernetes</w:t>
      </w:r>
      <w:r w:rsidR="271904C2" w:rsidRPr="2F2F1BCE">
        <w:rPr>
          <w:rFonts w:ascii="Arial" w:eastAsia="Arial" w:hAnsi="Arial" w:cs="Arial"/>
          <w:i/>
          <w:iCs/>
          <w:sz w:val="24"/>
          <w:szCs w:val="24"/>
        </w:rPr>
        <w:t>-</w:t>
      </w:r>
      <w:r w:rsidR="21A0E48B" w:rsidRPr="2F2F1BCE">
        <w:rPr>
          <w:rFonts w:ascii="Arial" w:eastAsia="Arial" w:hAnsi="Arial" w:cs="Arial"/>
          <w:i/>
          <w:iCs/>
          <w:sz w:val="24"/>
          <w:szCs w:val="24"/>
        </w:rPr>
        <w:t>Control</w:t>
      </w:r>
      <w:r w:rsidR="197699C2" w:rsidRPr="2F2F1BCE">
        <w:rPr>
          <w:rFonts w:ascii="Arial" w:eastAsia="Arial" w:hAnsi="Arial" w:cs="Arial"/>
          <w:i/>
          <w:iCs/>
          <w:sz w:val="24"/>
          <w:szCs w:val="24"/>
        </w:rPr>
        <w:t>-</w:t>
      </w:r>
      <w:r w:rsidR="21A0E48B" w:rsidRPr="2F2F1BCE">
        <w:rPr>
          <w:rFonts w:ascii="Arial" w:eastAsia="Arial" w:hAnsi="Arial" w:cs="Arial"/>
          <w:i/>
          <w:iCs/>
          <w:sz w:val="24"/>
          <w:szCs w:val="24"/>
        </w:rPr>
        <w:t>Plane</w:t>
      </w:r>
      <w:r w:rsidR="21A0E48B" w:rsidRPr="2F2F1BCE">
        <w:rPr>
          <w:rFonts w:ascii="Arial" w:eastAsia="Arial" w:hAnsi="Arial" w:cs="Arial"/>
          <w:sz w:val="24"/>
          <w:szCs w:val="24"/>
        </w:rPr>
        <w:t>. D</w:t>
      </w:r>
      <w:r w:rsidR="3AFEB1A3" w:rsidRPr="2F2F1BCE">
        <w:rPr>
          <w:rFonts w:ascii="Arial" w:eastAsia="Arial" w:hAnsi="Arial" w:cs="Arial"/>
          <w:sz w:val="24"/>
          <w:szCs w:val="24"/>
        </w:rPr>
        <w:t>ieser Plane</w:t>
      </w:r>
      <w:r w:rsidR="7DCCF673" w:rsidRPr="2F2F1BCE">
        <w:rPr>
          <w:rFonts w:ascii="Arial" w:eastAsia="Arial" w:hAnsi="Arial" w:cs="Arial"/>
          <w:sz w:val="24"/>
          <w:szCs w:val="24"/>
        </w:rPr>
        <w:t xml:space="preserve">, auch Master genannt, ist eine </w:t>
      </w:r>
      <w:r w:rsidR="77ADCD4D" w:rsidRPr="2F2F1BCE">
        <w:rPr>
          <w:rFonts w:ascii="Arial" w:eastAsia="Arial" w:hAnsi="Arial" w:cs="Arial"/>
          <w:sz w:val="24"/>
          <w:szCs w:val="24"/>
        </w:rPr>
        <w:t>Softwareschicht</w:t>
      </w:r>
      <w:r w:rsidR="7DCCF673" w:rsidRPr="2F2F1BCE">
        <w:rPr>
          <w:rFonts w:ascii="Arial" w:eastAsia="Arial" w:hAnsi="Arial" w:cs="Arial"/>
          <w:sz w:val="24"/>
          <w:szCs w:val="24"/>
        </w:rPr>
        <w:t xml:space="preserve">, </w:t>
      </w:r>
      <w:r w:rsidR="0B39D9A1" w:rsidRPr="2F2F1BCE">
        <w:rPr>
          <w:rFonts w:ascii="Arial" w:eastAsia="Arial" w:hAnsi="Arial" w:cs="Arial"/>
          <w:sz w:val="24"/>
          <w:szCs w:val="24"/>
        </w:rPr>
        <w:t xml:space="preserve">mit der man Container anlegen, </w:t>
      </w:r>
      <w:r w:rsidR="77DD411C" w:rsidRPr="2F2F1BCE">
        <w:rPr>
          <w:rFonts w:ascii="Arial" w:eastAsia="Arial" w:hAnsi="Arial" w:cs="Arial"/>
          <w:sz w:val="24"/>
          <w:szCs w:val="24"/>
        </w:rPr>
        <w:t>aktualisieren</w:t>
      </w:r>
      <w:r w:rsidR="0B39D9A1" w:rsidRPr="2F2F1BCE">
        <w:rPr>
          <w:rFonts w:ascii="Arial" w:eastAsia="Arial" w:hAnsi="Arial" w:cs="Arial"/>
          <w:sz w:val="24"/>
          <w:szCs w:val="24"/>
        </w:rPr>
        <w:t xml:space="preserve"> und löschen kann </w:t>
      </w:r>
      <w:hyperlink r:id="rId78">
        <w:r w:rsidR="6AEFA674" w:rsidRPr="2F2F1BCE">
          <w:rPr>
            <w:rStyle w:val="Hyperlink"/>
            <w:rFonts w:ascii="Arial" w:eastAsia="Arial" w:hAnsi="Arial" w:cs="Arial"/>
            <w:sz w:val="24"/>
            <w:szCs w:val="24"/>
          </w:rPr>
          <w:t>[</w:t>
        </w:r>
        <w:r w:rsidR="5F23849B" w:rsidRPr="2F2F1BCE">
          <w:rPr>
            <w:rStyle w:val="Hyperlink"/>
            <w:rFonts w:ascii="Arial" w:eastAsia="Arial" w:hAnsi="Arial" w:cs="Arial"/>
            <w:sz w:val="24"/>
            <w:szCs w:val="24"/>
          </w:rPr>
          <w:t>3</w:t>
        </w:r>
        <w:r w:rsidR="578FA19D" w:rsidRPr="2F2F1BCE">
          <w:rPr>
            <w:rStyle w:val="Hyperlink"/>
            <w:rFonts w:ascii="Arial" w:eastAsia="Arial" w:hAnsi="Arial" w:cs="Arial"/>
            <w:sz w:val="24"/>
            <w:szCs w:val="24"/>
          </w:rPr>
          <w:t>1</w:t>
        </w:r>
        <w:r w:rsidR="6AEFA674" w:rsidRPr="2F2F1BCE">
          <w:rPr>
            <w:rStyle w:val="Hyperlink"/>
            <w:rFonts w:ascii="Arial" w:eastAsia="Arial" w:hAnsi="Arial" w:cs="Arial"/>
            <w:sz w:val="24"/>
            <w:szCs w:val="24"/>
          </w:rPr>
          <w:t>]</w:t>
        </w:r>
      </w:hyperlink>
      <w:r w:rsidR="6AEFA674" w:rsidRPr="2F2F1BCE">
        <w:rPr>
          <w:rFonts w:ascii="Arial" w:eastAsia="Arial" w:hAnsi="Arial" w:cs="Arial"/>
          <w:sz w:val="24"/>
          <w:szCs w:val="24"/>
        </w:rPr>
        <w:t xml:space="preserve">. </w:t>
      </w:r>
    </w:p>
    <w:p w14:paraId="39C169DE" w14:textId="1A1332B4" w:rsidR="390EA841" w:rsidRDefault="54EED3C7" w:rsidP="14E92987">
      <w:pPr>
        <w:spacing w:line="360" w:lineRule="auto"/>
        <w:rPr>
          <w:rFonts w:ascii="Arial" w:eastAsia="Arial" w:hAnsi="Arial" w:cs="Arial"/>
          <w:sz w:val="24"/>
          <w:szCs w:val="24"/>
        </w:rPr>
      </w:pPr>
      <w:r w:rsidRPr="2F2F1BCE">
        <w:rPr>
          <w:rFonts w:ascii="Arial" w:eastAsia="Arial" w:hAnsi="Arial" w:cs="Arial"/>
          <w:sz w:val="24"/>
          <w:szCs w:val="24"/>
        </w:rPr>
        <w:t>Der Master verfügt über folgende Komponenten</w:t>
      </w:r>
      <w:r w:rsidR="736DAB4F" w:rsidRPr="2F2F1BCE">
        <w:rPr>
          <w:rFonts w:ascii="Arial" w:eastAsia="Arial" w:hAnsi="Arial" w:cs="Arial"/>
          <w:sz w:val="24"/>
          <w:szCs w:val="24"/>
        </w:rPr>
        <w:t xml:space="preserve"> </w:t>
      </w:r>
      <w:hyperlink r:id="rId79">
        <w:r w:rsidR="736DAB4F" w:rsidRPr="2F2F1BCE">
          <w:rPr>
            <w:rStyle w:val="Hyperlink"/>
            <w:rFonts w:ascii="Arial" w:eastAsia="Arial" w:hAnsi="Arial" w:cs="Arial"/>
            <w:sz w:val="24"/>
            <w:szCs w:val="24"/>
          </w:rPr>
          <w:t>[3</w:t>
        </w:r>
        <w:r w:rsidR="6FDCBBD8" w:rsidRPr="2F2F1BCE">
          <w:rPr>
            <w:rStyle w:val="Hyperlink"/>
            <w:rFonts w:ascii="Arial" w:eastAsia="Arial" w:hAnsi="Arial" w:cs="Arial"/>
            <w:sz w:val="24"/>
            <w:szCs w:val="24"/>
          </w:rPr>
          <w:t>1</w:t>
        </w:r>
        <w:r w:rsidR="736DAB4F" w:rsidRPr="2F2F1BCE">
          <w:rPr>
            <w:rStyle w:val="Hyperlink"/>
            <w:rFonts w:ascii="Arial" w:eastAsia="Arial" w:hAnsi="Arial" w:cs="Arial"/>
            <w:sz w:val="24"/>
            <w:szCs w:val="24"/>
          </w:rPr>
          <w:t>]</w:t>
        </w:r>
      </w:hyperlink>
      <w:r w:rsidRPr="2F2F1BCE">
        <w:rPr>
          <w:rFonts w:ascii="Arial" w:eastAsia="Arial" w:hAnsi="Arial" w:cs="Arial"/>
          <w:sz w:val="24"/>
          <w:szCs w:val="24"/>
        </w:rPr>
        <w:t>:</w:t>
      </w:r>
    </w:p>
    <w:p w14:paraId="07E38D93" w14:textId="332487CF" w:rsidR="390EA841" w:rsidRDefault="390EA841" w:rsidP="14E92987">
      <w:pPr>
        <w:spacing w:line="360" w:lineRule="auto"/>
        <w:rPr>
          <w:rFonts w:ascii="Arial" w:eastAsia="Arial" w:hAnsi="Arial" w:cs="Arial"/>
          <w:sz w:val="24"/>
          <w:szCs w:val="24"/>
        </w:rPr>
      </w:pPr>
    </w:p>
    <w:p w14:paraId="673C85DC" w14:textId="5A21EF5B" w:rsidR="390EA841" w:rsidRDefault="44D8F620" w:rsidP="14E92987">
      <w:pPr>
        <w:pStyle w:val="Listenabsatz"/>
        <w:numPr>
          <w:ilvl w:val="0"/>
          <w:numId w:val="38"/>
        </w:numPr>
        <w:spacing w:line="360" w:lineRule="auto"/>
        <w:rPr>
          <w:rFonts w:ascii="Arial" w:eastAsia="Arial" w:hAnsi="Arial" w:cs="Arial"/>
          <w:b/>
          <w:bCs/>
          <w:sz w:val="24"/>
          <w:szCs w:val="24"/>
        </w:rPr>
      </w:pPr>
      <w:r w:rsidRPr="14E92987">
        <w:rPr>
          <w:rFonts w:ascii="Arial" w:eastAsia="Arial" w:hAnsi="Arial" w:cs="Arial"/>
          <w:b/>
          <w:bCs/>
          <w:sz w:val="24"/>
          <w:szCs w:val="24"/>
        </w:rPr>
        <w:t>kube-apiserver</w:t>
      </w:r>
      <w:r w:rsidR="00E321EC" w:rsidRPr="14E92987">
        <w:rPr>
          <w:rFonts w:ascii="Arial" w:eastAsia="Arial" w:hAnsi="Arial" w:cs="Arial"/>
          <w:b/>
          <w:bCs/>
          <w:sz w:val="24"/>
          <w:szCs w:val="24"/>
        </w:rPr>
        <w:t xml:space="preserve">: </w:t>
      </w:r>
      <w:r w:rsidR="784E1611" w:rsidRPr="14E92987">
        <w:rPr>
          <w:rFonts w:ascii="Arial" w:eastAsia="Arial" w:hAnsi="Arial" w:cs="Arial"/>
          <w:sz w:val="24"/>
          <w:szCs w:val="24"/>
        </w:rPr>
        <w:t>Das Interface der Verwaltungsoperationen</w:t>
      </w:r>
      <w:r w:rsidR="50B86F0D" w:rsidRPr="14E92987">
        <w:rPr>
          <w:rFonts w:ascii="Arial" w:eastAsia="Arial" w:hAnsi="Arial" w:cs="Arial"/>
          <w:sz w:val="24"/>
          <w:szCs w:val="24"/>
        </w:rPr>
        <w:t>. E</w:t>
      </w:r>
      <w:r w:rsidR="784E1611" w:rsidRPr="14E92987">
        <w:rPr>
          <w:rFonts w:ascii="Arial" w:eastAsia="Arial" w:hAnsi="Arial" w:cs="Arial"/>
          <w:sz w:val="24"/>
          <w:szCs w:val="24"/>
        </w:rPr>
        <w:t xml:space="preserve">s nimmt Anfragen von </w:t>
      </w:r>
      <w:r w:rsidR="3DC002AF" w:rsidRPr="14E92987">
        <w:rPr>
          <w:rFonts w:ascii="Arial" w:eastAsia="Arial" w:hAnsi="Arial" w:cs="Arial"/>
          <w:sz w:val="24"/>
          <w:szCs w:val="24"/>
        </w:rPr>
        <w:t>B</w:t>
      </w:r>
      <w:r w:rsidR="784E1611" w:rsidRPr="14E92987">
        <w:rPr>
          <w:rFonts w:ascii="Arial" w:eastAsia="Arial" w:hAnsi="Arial" w:cs="Arial"/>
          <w:sz w:val="24"/>
          <w:szCs w:val="24"/>
        </w:rPr>
        <w:t xml:space="preserve">enutzern an und </w:t>
      </w:r>
      <w:r w:rsidR="64A46167" w:rsidRPr="14E92987">
        <w:rPr>
          <w:rFonts w:ascii="Arial" w:eastAsia="Arial" w:hAnsi="Arial" w:cs="Arial"/>
          <w:sz w:val="24"/>
          <w:szCs w:val="24"/>
        </w:rPr>
        <w:t>aktualisiert</w:t>
      </w:r>
      <w:r w:rsidR="784E1611" w:rsidRPr="14E92987">
        <w:rPr>
          <w:rFonts w:ascii="Arial" w:eastAsia="Arial" w:hAnsi="Arial" w:cs="Arial"/>
          <w:sz w:val="24"/>
          <w:szCs w:val="24"/>
        </w:rPr>
        <w:t xml:space="preserve"> den Stand des Clusters</w:t>
      </w:r>
      <w:r w:rsidR="3B7E6637" w:rsidRPr="14E92987">
        <w:rPr>
          <w:rFonts w:ascii="Arial" w:eastAsia="Arial" w:hAnsi="Arial" w:cs="Arial"/>
          <w:sz w:val="24"/>
          <w:szCs w:val="24"/>
        </w:rPr>
        <w:t>.</w:t>
      </w:r>
    </w:p>
    <w:p w14:paraId="681E6137" w14:textId="4E2F4D75" w:rsidR="14E92987" w:rsidRDefault="14E92987" w:rsidP="14E92987">
      <w:pPr>
        <w:pStyle w:val="Listenabsatz"/>
        <w:spacing w:line="360" w:lineRule="auto"/>
        <w:rPr>
          <w:rFonts w:ascii="Arial" w:eastAsia="Arial" w:hAnsi="Arial" w:cs="Arial"/>
          <w:b/>
          <w:bCs/>
          <w:sz w:val="24"/>
          <w:szCs w:val="24"/>
        </w:rPr>
      </w:pPr>
    </w:p>
    <w:p w14:paraId="382DE8A1" w14:textId="023524AD" w:rsidR="390EA841" w:rsidRDefault="031D1AB8" w:rsidP="14E92987">
      <w:pPr>
        <w:pStyle w:val="Listenabsatz"/>
        <w:numPr>
          <w:ilvl w:val="0"/>
          <w:numId w:val="38"/>
        </w:numPr>
        <w:spacing w:line="360" w:lineRule="auto"/>
        <w:rPr>
          <w:rFonts w:ascii="Arial" w:eastAsia="Arial" w:hAnsi="Arial" w:cs="Arial"/>
          <w:sz w:val="24"/>
          <w:szCs w:val="24"/>
        </w:rPr>
      </w:pPr>
      <w:proofErr w:type="spellStart"/>
      <w:r w:rsidRPr="14E92987">
        <w:rPr>
          <w:rFonts w:ascii="Arial" w:eastAsia="Arial" w:hAnsi="Arial" w:cs="Arial"/>
          <w:b/>
          <w:bCs/>
          <w:sz w:val="24"/>
          <w:szCs w:val="24"/>
        </w:rPr>
        <w:t>e</w:t>
      </w:r>
      <w:r w:rsidR="44D8F620" w:rsidRPr="14E92987">
        <w:rPr>
          <w:rFonts w:ascii="Arial" w:eastAsia="Arial" w:hAnsi="Arial" w:cs="Arial"/>
          <w:b/>
          <w:bCs/>
          <w:sz w:val="24"/>
          <w:szCs w:val="24"/>
        </w:rPr>
        <w:t>tcd</w:t>
      </w:r>
      <w:proofErr w:type="spellEnd"/>
      <w:r w:rsidR="6FCCD5F7" w:rsidRPr="14E92987">
        <w:rPr>
          <w:rFonts w:ascii="Arial" w:eastAsia="Arial" w:hAnsi="Arial" w:cs="Arial"/>
          <w:b/>
          <w:bCs/>
          <w:sz w:val="24"/>
          <w:szCs w:val="24"/>
        </w:rPr>
        <w:t xml:space="preserve">: </w:t>
      </w:r>
      <w:r w:rsidR="6FCCD5F7" w:rsidRPr="14E92987">
        <w:rPr>
          <w:rFonts w:ascii="Arial" w:eastAsia="Arial" w:hAnsi="Arial" w:cs="Arial"/>
          <w:sz w:val="24"/>
          <w:szCs w:val="24"/>
        </w:rPr>
        <w:t>Ein</w:t>
      </w:r>
      <w:r w:rsidR="3068FE99" w:rsidRPr="14E92987">
        <w:rPr>
          <w:rFonts w:ascii="Arial" w:eastAsia="Arial" w:hAnsi="Arial" w:cs="Arial"/>
          <w:sz w:val="24"/>
          <w:szCs w:val="24"/>
        </w:rPr>
        <w:t xml:space="preserve"> verteilter</w:t>
      </w:r>
      <w:r w:rsidR="6FCCD5F7" w:rsidRPr="14E92987">
        <w:rPr>
          <w:rFonts w:ascii="Arial" w:eastAsia="Arial" w:hAnsi="Arial" w:cs="Arial"/>
          <w:sz w:val="24"/>
          <w:szCs w:val="24"/>
        </w:rPr>
        <w:t xml:space="preserve"> </w:t>
      </w:r>
      <w:r w:rsidR="07A1314E" w:rsidRPr="14E92987">
        <w:rPr>
          <w:rFonts w:ascii="Arial" w:eastAsia="Arial" w:hAnsi="Arial" w:cs="Arial"/>
          <w:sz w:val="24"/>
          <w:szCs w:val="24"/>
        </w:rPr>
        <w:t>Speicher</w:t>
      </w:r>
      <w:r w:rsidR="6FCCD5F7" w:rsidRPr="14E92987">
        <w:rPr>
          <w:rFonts w:ascii="Arial" w:eastAsia="Arial" w:hAnsi="Arial" w:cs="Arial"/>
          <w:sz w:val="24"/>
          <w:szCs w:val="24"/>
        </w:rPr>
        <w:t>, welcher Daten des Clusters speichert.</w:t>
      </w:r>
      <w:r w:rsidR="7EF2697A" w:rsidRPr="14E92987">
        <w:rPr>
          <w:rFonts w:ascii="Arial" w:eastAsia="Arial" w:hAnsi="Arial" w:cs="Arial"/>
          <w:sz w:val="24"/>
          <w:szCs w:val="24"/>
        </w:rPr>
        <w:t xml:space="preserve"> Der API-Server kube-apiserver liest Daten und speichert sie in </w:t>
      </w:r>
      <w:proofErr w:type="spellStart"/>
      <w:r w:rsidR="7EF2697A" w:rsidRPr="14E92987">
        <w:rPr>
          <w:rFonts w:ascii="Arial" w:eastAsia="Arial" w:hAnsi="Arial" w:cs="Arial"/>
          <w:sz w:val="24"/>
          <w:szCs w:val="24"/>
        </w:rPr>
        <w:t>etcd</w:t>
      </w:r>
      <w:proofErr w:type="spellEnd"/>
      <w:r w:rsidR="7EF2697A" w:rsidRPr="14E92987">
        <w:rPr>
          <w:rFonts w:ascii="Arial" w:eastAsia="Arial" w:hAnsi="Arial" w:cs="Arial"/>
          <w:sz w:val="24"/>
          <w:szCs w:val="24"/>
        </w:rPr>
        <w:t>.</w:t>
      </w:r>
    </w:p>
    <w:p w14:paraId="450E2CA9" w14:textId="5C47A5C3" w:rsidR="14E92987" w:rsidRDefault="14E92987" w:rsidP="14E92987">
      <w:pPr>
        <w:pStyle w:val="Listenabsatz"/>
        <w:spacing w:line="360" w:lineRule="auto"/>
        <w:rPr>
          <w:rFonts w:ascii="Arial" w:eastAsia="Arial" w:hAnsi="Arial" w:cs="Arial"/>
          <w:sz w:val="24"/>
          <w:szCs w:val="24"/>
        </w:rPr>
      </w:pPr>
    </w:p>
    <w:p w14:paraId="00FA1B26" w14:textId="2B4CD2A6" w:rsidR="390EA841" w:rsidRDefault="13939229" w:rsidP="14E92987">
      <w:pPr>
        <w:pStyle w:val="Listenabsatz"/>
        <w:numPr>
          <w:ilvl w:val="0"/>
          <w:numId w:val="38"/>
        </w:numPr>
        <w:spacing w:line="360" w:lineRule="auto"/>
        <w:rPr>
          <w:rFonts w:ascii="Arial" w:eastAsia="Arial" w:hAnsi="Arial" w:cs="Arial"/>
          <w:sz w:val="24"/>
          <w:szCs w:val="24"/>
        </w:rPr>
      </w:pPr>
      <w:r w:rsidRPr="14E92987">
        <w:rPr>
          <w:rFonts w:ascii="Arial" w:eastAsia="Arial" w:hAnsi="Arial" w:cs="Arial"/>
          <w:b/>
          <w:bCs/>
          <w:sz w:val="24"/>
          <w:szCs w:val="24"/>
        </w:rPr>
        <w:t>k</w:t>
      </w:r>
      <w:r w:rsidR="44D8F620" w:rsidRPr="14E92987">
        <w:rPr>
          <w:rFonts w:ascii="Arial" w:eastAsia="Arial" w:hAnsi="Arial" w:cs="Arial"/>
          <w:b/>
          <w:bCs/>
          <w:sz w:val="24"/>
          <w:szCs w:val="24"/>
        </w:rPr>
        <w:t>ube-scheduler</w:t>
      </w:r>
      <w:r w:rsidR="723291C6" w:rsidRPr="14E92987">
        <w:rPr>
          <w:rFonts w:ascii="Arial" w:eastAsia="Arial" w:hAnsi="Arial" w:cs="Arial"/>
          <w:b/>
          <w:bCs/>
          <w:sz w:val="24"/>
          <w:szCs w:val="24"/>
        </w:rPr>
        <w:t>:</w:t>
      </w:r>
      <w:r w:rsidR="723291C6" w:rsidRPr="14E92987">
        <w:rPr>
          <w:rFonts w:ascii="Arial" w:eastAsia="Arial" w:hAnsi="Arial" w:cs="Arial"/>
          <w:sz w:val="24"/>
          <w:szCs w:val="24"/>
        </w:rPr>
        <w:t xml:space="preserve"> </w:t>
      </w:r>
      <w:r w:rsidR="537421FC" w:rsidRPr="14E92987">
        <w:rPr>
          <w:rFonts w:ascii="Arial" w:eastAsia="Arial" w:hAnsi="Arial" w:cs="Arial"/>
          <w:sz w:val="24"/>
          <w:szCs w:val="24"/>
        </w:rPr>
        <w:t>Dieser Scheduler ordnet die Pods den entsprechenden Nodes im Cluster zu.</w:t>
      </w:r>
      <w:r w:rsidR="7C3BB8B9" w:rsidRPr="14E92987">
        <w:rPr>
          <w:rFonts w:ascii="Arial" w:eastAsia="Arial" w:hAnsi="Arial" w:cs="Arial"/>
          <w:sz w:val="24"/>
          <w:szCs w:val="24"/>
        </w:rPr>
        <w:t xml:space="preserve"> Was ein Scheduler ist, wird in Kapitel 2.3.3 erläutert.</w:t>
      </w:r>
    </w:p>
    <w:p w14:paraId="4D8CEB66" w14:textId="0C1FF1B5" w:rsidR="14E92987" w:rsidRDefault="14E92987" w:rsidP="14E92987">
      <w:pPr>
        <w:pStyle w:val="Listenabsatz"/>
        <w:spacing w:line="360" w:lineRule="auto"/>
        <w:rPr>
          <w:rFonts w:ascii="Arial" w:eastAsia="Arial" w:hAnsi="Arial" w:cs="Arial"/>
          <w:b/>
          <w:bCs/>
          <w:sz w:val="24"/>
          <w:szCs w:val="24"/>
        </w:rPr>
      </w:pPr>
    </w:p>
    <w:p w14:paraId="68D8B06F" w14:textId="7D91F00B" w:rsidR="390EA841" w:rsidRDefault="78644D37" w:rsidP="14E92987">
      <w:pPr>
        <w:pStyle w:val="Listenabsatz"/>
        <w:numPr>
          <w:ilvl w:val="0"/>
          <w:numId w:val="38"/>
        </w:numPr>
        <w:spacing w:line="360" w:lineRule="auto"/>
        <w:rPr>
          <w:rFonts w:ascii="Arial" w:eastAsia="Arial" w:hAnsi="Arial" w:cs="Arial"/>
          <w:sz w:val="24"/>
          <w:szCs w:val="24"/>
        </w:rPr>
      </w:pPr>
      <w:r w:rsidRPr="14E92987">
        <w:rPr>
          <w:rFonts w:ascii="Arial" w:eastAsia="Arial" w:hAnsi="Arial" w:cs="Arial"/>
          <w:b/>
          <w:bCs/>
          <w:sz w:val="24"/>
          <w:szCs w:val="24"/>
        </w:rPr>
        <w:t>k</w:t>
      </w:r>
      <w:r w:rsidR="25507C8E" w:rsidRPr="14E92987">
        <w:rPr>
          <w:rFonts w:ascii="Arial" w:eastAsia="Arial" w:hAnsi="Arial" w:cs="Arial"/>
          <w:b/>
          <w:bCs/>
          <w:sz w:val="24"/>
          <w:szCs w:val="24"/>
        </w:rPr>
        <w:t>ube-control-manager</w:t>
      </w:r>
      <w:r w:rsidR="2F138528" w:rsidRPr="14E92987">
        <w:rPr>
          <w:rFonts w:ascii="Arial" w:eastAsia="Arial" w:hAnsi="Arial" w:cs="Arial"/>
          <w:b/>
          <w:bCs/>
          <w:sz w:val="24"/>
          <w:szCs w:val="24"/>
        </w:rPr>
        <w:t xml:space="preserve">: </w:t>
      </w:r>
      <w:r w:rsidR="3B445E3E" w:rsidRPr="14E92987">
        <w:t xml:space="preserve"> </w:t>
      </w:r>
      <w:r w:rsidR="3B445E3E" w:rsidRPr="14E92987">
        <w:rPr>
          <w:rFonts w:ascii="Arial" w:eastAsia="Arial" w:hAnsi="Arial" w:cs="Arial"/>
          <w:sz w:val="24"/>
          <w:szCs w:val="24"/>
        </w:rPr>
        <w:t>Überwacht den Zustand des Clusters über den API-Server und führt Aktionen durch, um Abweichungen vom gewünschten Zustand zu korrigieren.</w:t>
      </w:r>
    </w:p>
    <w:p w14:paraId="7E59CA8F" w14:textId="62FBF372" w:rsidR="14E92987" w:rsidRDefault="14E92987" w:rsidP="14E92987">
      <w:pPr>
        <w:pStyle w:val="Listenabsatz"/>
        <w:spacing w:line="360" w:lineRule="auto"/>
        <w:rPr>
          <w:rFonts w:ascii="Arial" w:eastAsia="Arial" w:hAnsi="Arial" w:cs="Arial"/>
          <w:sz w:val="24"/>
          <w:szCs w:val="24"/>
        </w:rPr>
      </w:pPr>
    </w:p>
    <w:p w14:paraId="5C2C7A36" w14:textId="491E2A77" w:rsidR="390EA841" w:rsidRPr="00E64E30" w:rsidRDefault="425B03EE" w:rsidP="14E92987">
      <w:pPr>
        <w:pStyle w:val="Listenabsatz"/>
        <w:numPr>
          <w:ilvl w:val="0"/>
          <w:numId w:val="38"/>
        </w:numPr>
        <w:spacing w:line="360" w:lineRule="auto"/>
        <w:rPr>
          <w:rFonts w:ascii="Arial" w:eastAsia="Arial" w:hAnsi="Arial" w:cs="Arial"/>
          <w:b/>
          <w:bCs/>
          <w:sz w:val="24"/>
          <w:szCs w:val="24"/>
        </w:rPr>
      </w:pPr>
      <w:bookmarkStart w:id="108" w:name="_Int_8uHZddwS"/>
      <w:r w:rsidRPr="14E92987">
        <w:rPr>
          <w:rFonts w:ascii="Arial" w:eastAsia="Arial" w:hAnsi="Arial" w:cs="Arial"/>
          <w:b/>
          <w:bCs/>
          <w:sz w:val="24"/>
          <w:szCs w:val="24"/>
        </w:rPr>
        <w:t>c</w:t>
      </w:r>
      <w:r w:rsidR="25507C8E" w:rsidRPr="14E92987">
        <w:rPr>
          <w:rFonts w:ascii="Arial" w:eastAsia="Arial" w:hAnsi="Arial" w:cs="Arial"/>
          <w:b/>
          <w:bCs/>
          <w:sz w:val="24"/>
          <w:szCs w:val="24"/>
        </w:rPr>
        <w:t>loud</w:t>
      </w:r>
      <w:bookmarkEnd w:id="108"/>
      <w:r w:rsidR="25507C8E" w:rsidRPr="14E92987">
        <w:rPr>
          <w:rFonts w:ascii="Arial" w:eastAsia="Arial" w:hAnsi="Arial" w:cs="Arial"/>
          <w:b/>
          <w:bCs/>
          <w:sz w:val="24"/>
          <w:szCs w:val="24"/>
        </w:rPr>
        <w:t>-control-manager</w:t>
      </w:r>
      <w:r w:rsidR="0D44989E" w:rsidRPr="14E92987">
        <w:rPr>
          <w:rFonts w:ascii="Arial" w:eastAsia="Arial" w:hAnsi="Arial" w:cs="Arial"/>
          <w:b/>
          <w:bCs/>
          <w:sz w:val="24"/>
          <w:szCs w:val="24"/>
        </w:rPr>
        <w:t xml:space="preserve">: </w:t>
      </w:r>
      <w:r w:rsidR="0D44989E" w:rsidRPr="14E92987">
        <w:rPr>
          <w:rFonts w:ascii="Arial" w:eastAsia="Arial" w:hAnsi="Arial" w:cs="Arial"/>
          <w:sz w:val="24"/>
          <w:szCs w:val="24"/>
        </w:rPr>
        <w:t>Wenn Kubernetes in einer Cloud-Umgebung läuft, kommuniziert der Cloud Controller Manager mit der Cloud-API, um Cloud-Ressourcen zu verwalten.</w:t>
      </w:r>
    </w:p>
    <w:p w14:paraId="2E998691" w14:textId="77777777" w:rsidR="00E64E30" w:rsidRPr="00E64E30" w:rsidRDefault="00E64E30" w:rsidP="00E64E30">
      <w:pPr>
        <w:pStyle w:val="Listenabsatz"/>
        <w:rPr>
          <w:rFonts w:ascii="Arial" w:eastAsia="Arial" w:hAnsi="Arial" w:cs="Arial"/>
          <w:b/>
          <w:bCs/>
          <w:sz w:val="24"/>
          <w:szCs w:val="24"/>
        </w:rPr>
      </w:pPr>
    </w:p>
    <w:p w14:paraId="45D8F0C5" w14:textId="77777777" w:rsidR="00E64E30" w:rsidRDefault="00E64E30" w:rsidP="00E64E30">
      <w:pPr>
        <w:spacing w:line="360" w:lineRule="auto"/>
        <w:rPr>
          <w:rFonts w:ascii="Arial" w:eastAsia="Arial" w:hAnsi="Arial" w:cs="Arial"/>
          <w:b/>
          <w:bCs/>
          <w:sz w:val="24"/>
          <w:szCs w:val="24"/>
        </w:rPr>
      </w:pPr>
    </w:p>
    <w:p w14:paraId="7988D061" w14:textId="77777777" w:rsidR="00E64E30" w:rsidRPr="00E64E30" w:rsidRDefault="00E64E30" w:rsidP="00E64E30">
      <w:pPr>
        <w:spacing w:line="360" w:lineRule="auto"/>
        <w:rPr>
          <w:rFonts w:ascii="Arial" w:eastAsia="Arial" w:hAnsi="Arial" w:cs="Arial"/>
          <w:b/>
          <w:bCs/>
          <w:sz w:val="24"/>
          <w:szCs w:val="24"/>
        </w:rPr>
      </w:pPr>
    </w:p>
    <w:p w14:paraId="5BF0B47E" w14:textId="6B5D5FD2" w:rsidR="390EA841" w:rsidRDefault="00BB2449" w:rsidP="14E92987">
      <w:pPr>
        <w:spacing w:line="360" w:lineRule="auto"/>
        <w:rPr>
          <w:rFonts w:ascii="Arial" w:eastAsia="Arial" w:hAnsi="Arial" w:cs="Arial"/>
          <w:sz w:val="24"/>
          <w:szCs w:val="24"/>
        </w:rPr>
      </w:pPr>
      <w:r>
        <w:rPr>
          <w:rFonts w:ascii="Arial" w:eastAsia="Arial" w:hAnsi="Arial" w:cs="Arial"/>
          <w:noProof/>
          <w:sz w:val="24"/>
          <w:szCs w:val="24"/>
        </w:rPr>
        <w:drawing>
          <wp:inline distT="0" distB="0" distL="0" distR="0" wp14:anchorId="7831F56B" wp14:editId="73F2D7D3">
            <wp:extent cx="5871502" cy="2743200"/>
            <wp:effectExtent l="0" t="0" r="0" b="0"/>
            <wp:docPr id="1592711769"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11769" name="Grafik 1592711769"/>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a:xfrm>
                      <a:off x="0" y="0"/>
                      <a:ext cx="5871918" cy="2743394"/>
                    </a:xfrm>
                    <a:prstGeom prst="rect">
                      <a:avLst/>
                    </a:prstGeom>
                  </pic:spPr>
                </pic:pic>
              </a:graphicData>
            </a:graphic>
          </wp:inline>
        </w:drawing>
      </w:r>
    </w:p>
    <w:p w14:paraId="707DAA26" w14:textId="1317922A" w:rsidR="390EA841" w:rsidRDefault="001503F0" w:rsidP="14E92987">
      <w:pPr>
        <w:spacing w:line="360" w:lineRule="auto"/>
        <w:rPr>
          <w:rFonts w:ascii="Arial" w:eastAsia="Arial" w:hAnsi="Arial" w:cs="Arial"/>
        </w:rPr>
      </w:pPr>
      <w:r>
        <w:rPr>
          <w:noProof/>
        </w:rPr>
        <mc:AlternateContent>
          <mc:Choice Requires="wps">
            <w:drawing>
              <wp:inline distT="0" distB="0" distL="0" distR="0" wp14:anchorId="6B596713" wp14:editId="5FD5B561">
                <wp:extent cx="304800" cy="304800"/>
                <wp:effectExtent l="0" t="0" r="0" b="0"/>
                <wp:docPr id="1970787390" name="Rechteck 12" descr="Suche in Sidebar-Su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467CA0" id="Rechteck 12" o:spid="_x0000_s1026" alt="Suche in Sidebar-Su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503F0">
        <w:t xml:space="preserve"> </w:t>
      </w:r>
      <w:r>
        <w:rPr>
          <w:noProof/>
        </w:rPr>
        <mc:AlternateContent>
          <mc:Choice Requires="wps">
            <w:drawing>
              <wp:inline distT="0" distB="0" distL="0" distR="0" wp14:anchorId="4B550EDB" wp14:editId="5AFC10A6">
                <wp:extent cx="304800" cy="304800"/>
                <wp:effectExtent l="0" t="0" r="0" b="0"/>
                <wp:docPr id="1212612177" name="Rechteck 13" descr="Suche in Sidebar-Su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42AA0D" id="Rechteck 13" o:spid="_x0000_s1026" alt="Suche in Sidebar-Su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BAFD0DE" w14:textId="052B83B6" w:rsidR="00C7579B" w:rsidRDefault="00667C61" w:rsidP="00667C61">
      <w:pPr>
        <w:pStyle w:val="Beschriftung"/>
        <w:rPr>
          <w:rFonts w:ascii="Arial" w:eastAsia="Arial" w:hAnsi="Arial" w:cs="Arial"/>
        </w:rPr>
      </w:pPr>
      <w:bookmarkStart w:id="109" w:name="_Toc170488537"/>
      <w:r>
        <w:t xml:space="preserve">Abbildung </w:t>
      </w:r>
      <w:fldSimple w:instr=" SEQ Abbildung \* ARABIC ">
        <w:r>
          <w:rPr>
            <w:noProof/>
          </w:rPr>
          <w:t>9</w:t>
        </w:r>
      </w:fldSimple>
      <w:r>
        <w:t>: Vereinfachte Darstellung, wie Pods</w:t>
      </w:r>
      <w:r w:rsidR="00DB40A7">
        <w:t xml:space="preserve"> und Nodes </w:t>
      </w:r>
      <w:r>
        <w:t>zusammenhängen (</w:t>
      </w:r>
      <w:proofErr w:type="spellStart"/>
      <w:r>
        <w:t>Quelle:</w:t>
      </w:r>
      <w:r w:rsidR="003E1AC7">
        <w:t>“Kubernetes</w:t>
      </w:r>
      <w:proofErr w:type="spellEnd"/>
      <w:r w:rsidR="003E1AC7">
        <w:t>“</w:t>
      </w:r>
      <w:r>
        <w:t xml:space="preserve">, </w:t>
      </w:r>
      <w:hyperlink r:id="rId82" w:history="1">
        <w:r w:rsidR="00335420">
          <w:rPr>
            <w:rStyle w:val="Hyperlink"/>
          </w:rPr>
          <w:t>Kubernetes Components | Kubernetes</w:t>
        </w:r>
      </w:hyperlink>
      <w:r w:rsidR="00335420">
        <w:t xml:space="preserve">, </w:t>
      </w:r>
      <w:r w:rsidR="004E054F">
        <w:t>Zugriffszeitpunkt: Juni 2024)</w:t>
      </w:r>
      <w:bookmarkEnd w:id="109"/>
    </w:p>
    <w:p w14:paraId="55F48A3D" w14:textId="29CCFCD3" w:rsidR="14E92987" w:rsidRDefault="14E92987" w:rsidP="14E92987">
      <w:pPr>
        <w:spacing w:line="360" w:lineRule="auto"/>
        <w:rPr>
          <w:rFonts w:ascii="Arial" w:eastAsia="Arial" w:hAnsi="Arial" w:cs="Arial"/>
        </w:rPr>
      </w:pPr>
    </w:p>
    <w:p w14:paraId="6ED0BC69" w14:textId="5BD28704" w:rsidR="5F351AE3" w:rsidRDefault="65685AB8" w:rsidP="14E92987">
      <w:pPr>
        <w:spacing w:line="360" w:lineRule="auto"/>
        <w:rPr>
          <w:rFonts w:ascii="Arial" w:eastAsia="Arial" w:hAnsi="Arial" w:cs="Arial"/>
          <w:sz w:val="24"/>
          <w:szCs w:val="24"/>
        </w:rPr>
      </w:pPr>
      <w:commentRangeStart w:id="110"/>
      <w:r w:rsidRPr="2F2F1BCE">
        <w:rPr>
          <w:rFonts w:ascii="Arial" w:eastAsia="Arial" w:hAnsi="Arial" w:cs="Arial"/>
          <w:sz w:val="24"/>
          <w:szCs w:val="24"/>
        </w:rPr>
        <w:t>Der Unterschied zwischen Docker und Kubernetes ist, dass Docker die Anwendungen erst in Container verpackt und Kubernetes mehrere dieser Container verwaltet.</w:t>
      </w:r>
      <w:commentRangeEnd w:id="110"/>
      <w:r w:rsidR="5F351AE3">
        <w:rPr>
          <w:rStyle w:val="Kommentarzeichen"/>
        </w:rPr>
        <w:commentReference w:id="110"/>
      </w:r>
    </w:p>
    <w:p w14:paraId="1277BFEA" w14:textId="1EDF5224" w:rsidR="2F2F1BCE" w:rsidRDefault="2F2F1BCE" w:rsidP="2F2F1BCE">
      <w:pPr>
        <w:spacing w:line="360" w:lineRule="auto"/>
      </w:pPr>
    </w:p>
    <w:p w14:paraId="197B6AD4" w14:textId="213DA6AE" w:rsidR="2F2F1BCE" w:rsidRDefault="2F2F1BCE" w:rsidP="2F2F1BCE">
      <w:pPr>
        <w:spacing w:line="360" w:lineRule="auto"/>
      </w:pPr>
    </w:p>
    <w:p w14:paraId="37AEA14B" w14:textId="1FB40B75" w:rsidR="390EA841" w:rsidRDefault="7F80CB43" w:rsidP="2F2F1BCE">
      <w:pPr>
        <w:pStyle w:val="berschrift1"/>
      </w:pPr>
      <w:bookmarkStart w:id="111" w:name="_Toc1247038593"/>
      <w:bookmarkStart w:id="112" w:name="_Toc1281676051"/>
      <w:bookmarkStart w:id="113" w:name="_Toc170488869"/>
      <w:r>
        <w:t>4.</w:t>
      </w:r>
      <w:r w:rsidR="6D38E59C">
        <w:t xml:space="preserve"> Stand der SPE</w:t>
      </w:r>
      <w:r w:rsidR="6E65617F">
        <w:t xml:space="preserve"> vor dieser Projektarbeit</w:t>
      </w:r>
      <w:bookmarkEnd w:id="111"/>
      <w:bookmarkEnd w:id="112"/>
      <w:bookmarkEnd w:id="113"/>
    </w:p>
    <w:p w14:paraId="39B16C5B" w14:textId="2C7A02ED" w:rsidR="14E92987" w:rsidRDefault="14E92987" w:rsidP="14E92987">
      <w:pPr>
        <w:spacing w:line="360" w:lineRule="auto"/>
      </w:pPr>
    </w:p>
    <w:p w14:paraId="1EB7038B" w14:textId="188B1481" w:rsidR="46E8EA64" w:rsidRDefault="74A113D5" w:rsidP="2F2F1BCE">
      <w:pPr>
        <w:pStyle w:val="berschrift2"/>
      </w:pPr>
      <w:bookmarkStart w:id="114" w:name="_Toc170488870"/>
      <w:r>
        <w:t>4.1</w:t>
      </w:r>
      <w:r w:rsidR="3441FB21">
        <w:t xml:space="preserve"> Abhängigkeiten </w:t>
      </w:r>
      <w:r w:rsidR="3E0D33FC">
        <w:t>und Bezug zu Docker</w:t>
      </w:r>
      <w:bookmarkEnd w:id="114"/>
    </w:p>
    <w:p w14:paraId="55E1F6D1" w14:textId="421D1C95" w:rsidR="14E92987" w:rsidRDefault="14E92987" w:rsidP="14E92987">
      <w:pPr>
        <w:spacing w:line="360" w:lineRule="auto"/>
      </w:pPr>
    </w:p>
    <w:p w14:paraId="6384900F" w14:textId="6834181F" w:rsidR="1BBA996E" w:rsidRDefault="1BBA996E" w:rsidP="14E92987">
      <w:pPr>
        <w:spacing w:line="360" w:lineRule="auto"/>
        <w:rPr>
          <w:rFonts w:ascii="Arial" w:eastAsia="Arial" w:hAnsi="Arial" w:cs="Arial"/>
          <w:sz w:val="24"/>
          <w:szCs w:val="24"/>
        </w:rPr>
      </w:pPr>
      <w:r w:rsidRPr="14E92987">
        <w:rPr>
          <w:rFonts w:ascii="Arial" w:eastAsia="Arial" w:hAnsi="Arial" w:cs="Arial"/>
          <w:sz w:val="24"/>
          <w:szCs w:val="24"/>
        </w:rPr>
        <w:t xml:space="preserve">Da es sich bei der SPE um ein Springboot-Projekt handelt, hat sie eine Datei mit den </w:t>
      </w:r>
      <w:r w:rsidR="687F842D" w:rsidRPr="14E92987">
        <w:rPr>
          <w:rFonts w:ascii="Arial" w:eastAsia="Arial" w:hAnsi="Arial" w:cs="Arial"/>
          <w:sz w:val="24"/>
          <w:szCs w:val="24"/>
        </w:rPr>
        <w:t>notwendigen Anhängigkeiten, wie bspw. OAuth2</w:t>
      </w:r>
      <w:r w:rsidR="5C86516B" w:rsidRPr="14E92987">
        <w:rPr>
          <w:rFonts w:ascii="Arial" w:eastAsia="Arial" w:hAnsi="Arial" w:cs="Arial"/>
          <w:sz w:val="24"/>
          <w:szCs w:val="24"/>
        </w:rPr>
        <w:t xml:space="preserve"> oder Springboot Security</w:t>
      </w:r>
      <w:r w:rsidR="687F842D" w:rsidRPr="14E92987">
        <w:rPr>
          <w:rFonts w:ascii="Arial" w:eastAsia="Arial" w:hAnsi="Arial" w:cs="Arial"/>
          <w:sz w:val="24"/>
          <w:szCs w:val="24"/>
        </w:rPr>
        <w:t>.</w:t>
      </w:r>
    </w:p>
    <w:p w14:paraId="746A8133" w14:textId="10921425" w:rsidR="14E92987" w:rsidRDefault="14E92987" w:rsidP="14E92987">
      <w:pPr>
        <w:spacing w:line="360" w:lineRule="auto"/>
        <w:rPr>
          <w:rFonts w:ascii="Arial" w:eastAsia="Arial" w:hAnsi="Arial" w:cs="Arial"/>
          <w:sz w:val="24"/>
          <w:szCs w:val="24"/>
        </w:rPr>
      </w:pPr>
    </w:p>
    <w:p w14:paraId="6940A686" w14:textId="65F2603F" w:rsidR="74578F76" w:rsidRDefault="74578F76" w:rsidP="14E92987">
      <w:pPr>
        <w:spacing w:line="360" w:lineRule="auto"/>
        <w:rPr>
          <w:sz w:val="20"/>
          <w:szCs w:val="20"/>
        </w:rPr>
      </w:pPr>
      <w:r>
        <w:rPr>
          <w:noProof/>
        </w:rPr>
        <w:drawing>
          <wp:inline distT="0" distB="0" distL="0" distR="0" wp14:anchorId="0635CE0F" wp14:editId="576A4B84">
            <wp:extent cx="6221940" cy="1832419"/>
            <wp:effectExtent l="0" t="0" r="0" b="0"/>
            <wp:docPr id="1172216052" name="Picture 117221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6221940" cy="1832419"/>
                    </a:xfrm>
                    <a:prstGeom prst="rect">
                      <a:avLst/>
                    </a:prstGeom>
                  </pic:spPr>
                </pic:pic>
              </a:graphicData>
            </a:graphic>
          </wp:inline>
        </w:drawing>
      </w:r>
    </w:p>
    <w:p w14:paraId="1B18C35A" w14:textId="2446F5B8" w:rsidR="2AF58090" w:rsidRDefault="00C7579B" w:rsidP="00C7579B">
      <w:pPr>
        <w:pStyle w:val="Beschriftung"/>
        <w:rPr>
          <w:rFonts w:ascii="Arial" w:eastAsia="Arial" w:hAnsi="Arial" w:cs="Arial"/>
          <w:sz w:val="20"/>
          <w:szCs w:val="20"/>
        </w:rPr>
      </w:pPr>
      <w:bookmarkStart w:id="115" w:name="_Toc170488538"/>
      <w:r>
        <w:t xml:space="preserve">Abbildung </w:t>
      </w:r>
      <w:fldSimple w:instr=" SEQ Abbildung \* ARABIC ">
        <w:r w:rsidR="00667C61">
          <w:rPr>
            <w:noProof/>
          </w:rPr>
          <w:t>10</w:t>
        </w:r>
      </w:fldSimple>
      <w:r>
        <w:t xml:space="preserve">: </w:t>
      </w:r>
      <w:r w:rsidRPr="00156117">
        <w:t>Ausschnitt aus der pom.xml aus der SPE</w:t>
      </w:r>
      <w:bookmarkEnd w:id="115"/>
    </w:p>
    <w:p w14:paraId="4E2D36BC" w14:textId="1A0DFD65" w:rsidR="14E92987" w:rsidRDefault="14E92987" w:rsidP="14E92987">
      <w:pPr>
        <w:spacing w:line="360" w:lineRule="auto"/>
        <w:rPr>
          <w:rFonts w:ascii="Arial" w:eastAsia="Arial" w:hAnsi="Arial" w:cs="Arial"/>
          <w:sz w:val="24"/>
          <w:szCs w:val="24"/>
        </w:rPr>
      </w:pPr>
    </w:p>
    <w:p w14:paraId="3F563782" w14:textId="61656A06" w:rsidR="69CE52C8" w:rsidRDefault="69CE52C8" w:rsidP="14E92987">
      <w:pPr>
        <w:spacing w:line="360" w:lineRule="auto"/>
        <w:rPr>
          <w:rFonts w:ascii="Arial" w:eastAsia="Arial" w:hAnsi="Arial" w:cs="Arial"/>
          <w:sz w:val="24"/>
          <w:szCs w:val="24"/>
        </w:rPr>
      </w:pPr>
      <w:r w:rsidRPr="14E92987">
        <w:rPr>
          <w:rFonts w:ascii="Arial" w:eastAsia="Arial" w:hAnsi="Arial" w:cs="Arial"/>
          <w:sz w:val="24"/>
          <w:szCs w:val="24"/>
        </w:rPr>
        <w:t>Die Abhängigkeiten</w:t>
      </w:r>
      <w:r w:rsidR="171C90F6" w:rsidRPr="14E92987">
        <w:rPr>
          <w:rFonts w:ascii="Arial" w:eastAsia="Arial" w:hAnsi="Arial" w:cs="Arial"/>
          <w:sz w:val="24"/>
          <w:szCs w:val="24"/>
        </w:rPr>
        <w:t xml:space="preserve"> werden nach dem </w:t>
      </w:r>
      <w:proofErr w:type="spellStart"/>
      <w:r w:rsidR="171C90F6" w:rsidRPr="14E92987">
        <w:rPr>
          <w:rFonts w:ascii="Arial" w:eastAsia="Arial" w:hAnsi="Arial" w:cs="Arial"/>
          <w:i/>
          <w:iCs/>
          <w:sz w:val="24"/>
          <w:szCs w:val="24"/>
        </w:rPr>
        <w:t>I</w:t>
      </w:r>
      <w:r w:rsidR="45A4B41A" w:rsidRPr="14E92987">
        <w:rPr>
          <w:rFonts w:ascii="Arial" w:eastAsia="Arial" w:hAnsi="Arial" w:cs="Arial"/>
          <w:i/>
          <w:iCs/>
          <w:sz w:val="24"/>
          <w:szCs w:val="24"/>
        </w:rPr>
        <w:t>oC</w:t>
      </w:r>
      <w:proofErr w:type="spellEnd"/>
      <w:r w:rsidR="45A4B41A" w:rsidRPr="14E92987">
        <w:rPr>
          <w:rFonts w:ascii="Arial" w:eastAsia="Arial" w:hAnsi="Arial" w:cs="Arial"/>
          <w:i/>
          <w:iCs/>
          <w:sz w:val="24"/>
          <w:szCs w:val="24"/>
        </w:rPr>
        <w:t>-</w:t>
      </w:r>
      <w:r w:rsidR="171C90F6" w:rsidRPr="14E92987">
        <w:rPr>
          <w:rFonts w:ascii="Arial" w:eastAsia="Arial" w:hAnsi="Arial" w:cs="Arial"/>
          <w:sz w:val="24"/>
          <w:szCs w:val="24"/>
        </w:rPr>
        <w:t>Prinzip mit ins Projekt eingebunden, sobald man dies so konfiguriert hat.</w:t>
      </w:r>
      <w:r w:rsidR="269C1C8C" w:rsidRPr="14E92987">
        <w:rPr>
          <w:rFonts w:ascii="Arial" w:eastAsia="Arial" w:hAnsi="Arial" w:cs="Arial"/>
          <w:sz w:val="24"/>
          <w:szCs w:val="24"/>
        </w:rPr>
        <w:t xml:space="preserve"> </w:t>
      </w:r>
    </w:p>
    <w:p w14:paraId="29DD5E81" w14:textId="4E49E6F0" w:rsidR="22BF2BCE" w:rsidRDefault="22BF2BCE" w:rsidP="14E92987">
      <w:pPr>
        <w:spacing w:line="360" w:lineRule="auto"/>
        <w:rPr>
          <w:rFonts w:ascii="Arial" w:eastAsia="Arial" w:hAnsi="Arial" w:cs="Arial"/>
          <w:sz w:val="24"/>
          <w:szCs w:val="24"/>
        </w:rPr>
      </w:pPr>
      <w:r w:rsidRPr="14E92987">
        <w:rPr>
          <w:rFonts w:ascii="Arial" w:eastAsia="Arial" w:hAnsi="Arial" w:cs="Arial"/>
          <w:sz w:val="24"/>
          <w:szCs w:val="24"/>
        </w:rPr>
        <w:t>Es wurde</w:t>
      </w:r>
      <w:r w:rsidR="612D6DBE" w:rsidRPr="14E92987">
        <w:rPr>
          <w:rFonts w:ascii="Arial" w:eastAsia="Arial" w:hAnsi="Arial" w:cs="Arial"/>
          <w:sz w:val="24"/>
          <w:szCs w:val="24"/>
        </w:rPr>
        <w:t>n folgende Versionen der Abhängigkeiten für das Projekt verwendet:</w:t>
      </w:r>
    </w:p>
    <w:p w14:paraId="63164D55" w14:textId="246BDF8E" w:rsidR="612D6DBE" w:rsidRDefault="612D6DBE" w:rsidP="14E92987">
      <w:pPr>
        <w:pStyle w:val="Listenabsatz"/>
        <w:numPr>
          <w:ilvl w:val="0"/>
          <w:numId w:val="30"/>
        </w:numPr>
        <w:spacing w:line="360" w:lineRule="auto"/>
        <w:rPr>
          <w:rFonts w:ascii="Arial" w:eastAsia="Arial" w:hAnsi="Arial" w:cs="Arial"/>
          <w:sz w:val="24"/>
          <w:szCs w:val="24"/>
        </w:rPr>
      </w:pPr>
      <w:r w:rsidRPr="14E92987">
        <w:rPr>
          <w:rFonts w:ascii="Arial" w:eastAsia="Arial" w:hAnsi="Arial" w:cs="Arial"/>
          <w:b/>
          <w:bCs/>
          <w:sz w:val="24"/>
          <w:szCs w:val="24"/>
        </w:rPr>
        <w:t xml:space="preserve">Springboot: </w:t>
      </w:r>
      <w:r w:rsidRPr="14E92987">
        <w:rPr>
          <w:rFonts w:ascii="Arial" w:eastAsia="Arial" w:hAnsi="Arial" w:cs="Arial"/>
          <w:sz w:val="24"/>
          <w:szCs w:val="24"/>
        </w:rPr>
        <w:t>Version 2.7.5</w:t>
      </w:r>
    </w:p>
    <w:p w14:paraId="27E431DA" w14:textId="5FE01ECF" w:rsidR="612D6DBE" w:rsidRDefault="612D6DBE" w:rsidP="14E92987">
      <w:pPr>
        <w:pStyle w:val="Listenabsatz"/>
        <w:numPr>
          <w:ilvl w:val="0"/>
          <w:numId w:val="30"/>
        </w:numPr>
        <w:spacing w:line="360" w:lineRule="auto"/>
        <w:rPr>
          <w:rFonts w:ascii="Arial" w:eastAsia="Arial" w:hAnsi="Arial" w:cs="Arial"/>
          <w:sz w:val="24"/>
          <w:szCs w:val="24"/>
        </w:rPr>
      </w:pPr>
      <w:r w:rsidRPr="14E92987">
        <w:rPr>
          <w:rFonts w:ascii="Arial" w:eastAsia="Arial" w:hAnsi="Arial" w:cs="Arial"/>
          <w:b/>
          <w:bCs/>
          <w:sz w:val="24"/>
          <w:szCs w:val="24"/>
        </w:rPr>
        <w:t xml:space="preserve">PostgreSQL: </w:t>
      </w:r>
      <w:r w:rsidRPr="14E92987">
        <w:rPr>
          <w:rFonts w:ascii="Arial" w:eastAsia="Arial" w:hAnsi="Arial" w:cs="Arial"/>
          <w:sz w:val="24"/>
          <w:szCs w:val="24"/>
        </w:rPr>
        <w:t>Version 42.5.1</w:t>
      </w:r>
    </w:p>
    <w:p w14:paraId="06382ED4" w14:textId="772E448C" w:rsidR="612D6DBE" w:rsidRDefault="612D6DBE" w:rsidP="14E92987">
      <w:pPr>
        <w:pStyle w:val="Listenabsatz"/>
        <w:numPr>
          <w:ilvl w:val="0"/>
          <w:numId w:val="30"/>
        </w:numPr>
        <w:spacing w:line="360" w:lineRule="auto"/>
        <w:rPr>
          <w:rFonts w:ascii="Arial" w:eastAsia="Arial" w:hAnsi="Arial" w:cs="Arial"/>
          <w:sz w:val="24"/>
          <w:szCs w:val="24"/>
        </w:rPr>
      </w:pPr>
      <w:r w:rsidRPr="14E92987">
        <w:rPr>
          <w:rFonts w:ascii="Arial" w:eastAsia="Arial" w:hAnsi="Arial" w:cs="Arial"/>
          <w:b/>
          <w:bCs/>
          <w:sz w:val="24"/>
          <w:szCs w:val="24"/>
        </w:rPr>
        <w:t xml:space="preserve">Java: </w:t>
      </w:r>
      <w:r w:rsidRPr="14E92987">
        <w:rPr>
          <w:rFonts w:ascii="Arial" w:eastAsia="Arial" w:hAnsi="Arial" w:cs="Arial"/>
          <w:sz w:val="24"/>
          <w:szCs w:val="24"/>
        </w:rPr>
        <w:t>Version 11</w:t>
      </w:r>
    </w:p>
    <w:p w14:paraId="762A5AC8" w14:textId="69EE69E2" w:rsidR="612D6DBE" w:rsidRDefault="612D6DBE" w:rsidP="14E92987">
      <w:pPr>
        <w:pStyle w:val="Listenabsatz"/>
        <w:numPr>
          <w:ilvl w:val="0"/>
          <w:numId w:val="30"/>
        </w:numPr>
        <w:spacing w:line="360" w:lineRule="auto"/>
        <w:rPr>
          <w:rFonts w:ascii="Arial" w:eastAsia="Arial" w:hAnsi="Arial" w:cs="Arial"/>
          <w:sz w:val="24"/>
          <w:szCs w:val="24"/>
        </w:rPr>
      </w:pPr>
      <w:r w:rsidRPr="14E92987">
        <w:rPr>
          <w:rFonts w:ascii="Arial" w:eastAsia="Arial" w:hAnsi="Arial" w:cs="Arial"/>
          <w:b/>
          <w:bCs/>
          <w:sz w:val="24"/>
          <w:szCs w:val="24"/>
        </w:rPr>
        <w:t xml:space="preserve">Keycloak: </w:t>
      </w:r>
      <w:r w:rsidRPr="14E92987">
        <w:rPr>
          <w:rFonts w:ascii="Arial" w:eastAsia="Arial" w:hAnsi="Arial" w:cs="Arial"/>
          <w:sz w:val="24"/>
          <w:szCs w:val="24"/>
        </w:rPr>
        <w:t>23.0.0</w:t>
      </w:r>
    </w:p>
    <w:p w14:paraId="14B71DDC" w14:textId="0859340D" w:rsidR="14E92987" w:rsidRDefault="14E92987" w:rsidP="14E92987">
      <w:pPr>
        <w:pStyle w:val="Listenabsatz"/>
        <w:spacing w:line="360" w:lineRule="auto"/>
        <w:rPr>
          <w:rFonts w:ascii="Arial" w:eastAsia="Arial" w:hAnsi="Arial" w:cs="Arial"/>
          <w:sz w:val="24"/>
          <w:szCs w:val="24"/>
        </w:rPr>
      </w:pPr>
    </w:p>
    <w:p w14:paraId="524DEDB3" w14:textId="159A1C0C" w:rsidR="79FFC049" w:rsidRDefault="79FFC049" w:rsidP="14E92987">
      <w:pPr>
        <w:spacing w:line="360" w:lineRule="auto"/>
        <w:rPr>
          <w:rFonts w:ascii="Arial" w:eastAsia="Arial" w:hAnsi="Arial" w:cs="Arial"/>
          <w:sz w:val="24"/>
          <w:szCs w:val="24"/>
        </w:rPr>
      </w:pPr>
      <w:r w:rsidRPr="14E92987">
        <w:rPr>
          <w:rFonts w:ascii="Arial" w:eastAsia="Arial" w:hAnsi="Arial" w:cs="Arial"/>
          <w:sz w:val="24"/>
          <w:szCs w:val="24"/>
        </w:rPr>
        <w:t>Ansonsten werden die Versionen</w:t>
      </w:r>
      <w:r w:rsidR="6510E4DB" w:rsidRPr="14E92987">
        <w:rPr>
          <w:rFonts w:ascii="Arial" w:eastAsia="Arial" w:hAnsi="Arial" w:cs="Arial"/>
          <w:sz w:val="24"/>
          <w:szCs w:val="24"/>
        </w:rPr>
        <w:t>, wie bspw. Die Springboot Security Version</w:t>
      </w:r>
      <w:r w:rsidRPr="14E92987">
        <w:rPr>
          <w:rFonts w:ascii="Arial" w:eastAsia="Arial" w:hAnsi="Arial" w:cs="Arial"/>
          <w:sz w:val="24"/>
          <w:szCs w:val="24"/>
        </w:rPr>
        <w:t xml:space="preserve"> automatisch aktualisiert</w:t>
      </w:r>
      <w:r w:rsidR="4B466A69" w:rsidRPr="14E92987">
        <w:rPr>
          <w:rFonts w:ascii="Arial" w:eastAsia="Arial" w:hAnsi="Arial" w:cs="Arial"/>
          <w:sz w:val="24"/>
          <w:szCs w:val="24"/>
        </w:rPr>
        <w:t>.</w:t>
      </w:r>
      <w:r w:rsidR="50380D37" w:rsidRPr="14E92987">
        <w:rPr>
          <w:rFonts w:ascii="Arial" w:eastAsia="Arial" w:hAnsi="Arial" w:cs="Arial"/>
          <w:sz w:val="24"/>
          <w:szCs w:val="24"/>
        </w:rPr>
        <w:t xml:space="preserve"> Die </w:t>
      </w:r>
      <w:r w:rsidR="6B02437D" w:rsidRPr="14E92987">
        <w:rPr>
          <w:rFonts w:ascii="Arial" w:eastAsia="Arial" w:hAnsi="Arial" w:cs="Arial"/>
          <w:sz w:val="24"/>
          <w:szCs w:val="24"/>
        </w:rPr>
        <w:t>pom.xml</w:t>
      </w:r>
      <w:r w:rsidR="2D36614F" w:rsidRPr="14E92987">
        <w:rPr>
          <w:rFonts w:ascii="Arial" w:eastAsia="Arial" w:hAnsi="Arial" w:cs="Arial"/>
          <w:sz w:val="24"/>
          <w:szCs w:val="24"/>
        </w:rPr>
        <w:t xml:space="preserve"> ist</w:t>
      </w:r>
      <w:r w:rsidR="6B02437D" w:rsidRPr="14E92987">
        <w:rPr>
          <w:rFonts w:ascii="Arial" w:eastAsia="Arial" w:hAnsi="Arial" w:cs="Arial"/>
          <w:sz w:val="24"/>
          <w:szCs w:val="24"/>
        </w:rPr>
        <w:t xml:space="preserve"> so konfiguriert, dass sie immer die zuletzt veröffentlichte Version der jeweiligen Abhängigkeit verwendet.</w:t>
      </w:r>
    </w:p>
    <w:p w14:paraId="08C7AB16" w14:textId="0F5C04FD" w:rsidR="56E2CED5" w:rsidRDefault="56E2CED5" w:rsidP="14E92987">
      <w:pPr>
        <w:spacing w:line="360" w:lineRule="auto"/>
        <w:rPr>
          <w:rFonts w:ascii="Arial" w:eastAsia="Arial" w:hAnsi="Arial" w:cs="Arial"/>
          <w:sz w:val="24"/>
          <w:szCs w:val="24"/>
        </w:rPr>
      </w:pPr>
      <w:r w:rsidRPr="14E92987">
        <w:rPr>
          <w:rFonts w:ascii="Arial" w:eastAsia="Arial" w:hAnsi="Arial" w:cs="Arial"/>
          <w:sz w:val="24"/>
          <w:szCs w:val="24"/>
        </w:rPr>
        <w:t xml:space="preserve">Die SPE selbst ist als Docker-image ausführbar. </w:t>
      </w:r>
      <w:r w:rsidR="0A96AAE3" w:rsidRPr="14E92987">
        <w:rPr>
          <w:rFonts w:ascii="Arial" w:eastAsia="Arial" w:hAnsi="Arial" w:cs="Arial"/>
          <w:sz w:val="24"/>
          <w:szCs w:val="24"/>
        </w:rPr>
        <w:t xml:space="preserve">In der Datei </w:t>
      </w:r>
      <w:proofErr w:type="spellStart"/>
      <w:r w:rsidR="0A96AAE3" w:rsidRPr="14E92987">
        <w:rPr>
          <w:rFonts w:ascii="Arial" w:eastAsia="Arial" w:hAnsi="Arial" w:cs="Arial"/>
          <w:i/>
          <w:iCs/>
          <w:sz w:val="24"/>
          <w:szCs w:val="24"/>
        </w:rPr>
        <w:t>docker-compose.yml</w:t>
      </w:r>
      <w:proofErr w:type="spellEnd"/>
      <w:r w:rsidR="0A96AAE3" w:rsidRPr="14E92987">
        <w:rPr>
          <w:rFonts w:ascii="Arial" w:eastAsia="Arial" w:hAnsi="Arial" w:cs="Arial"/>
          <w:i/>
          <w:iCs/>
          <w:sz w:val="24"/>
          <w:szCs w:val="24"/>
        </w:rPr>
        <w:t xml:space="preserve"> </w:t>
      </w:r>
      <w:r w:rsidR="0F01E100" w:rsidRPr="14E92987">
        <w:rPr>
          <w:rFonts w:ascii="Arial" w:eastAsia="Arial" w:hAnsi="Arial" w:cs="Arial"/>
          <w:sz w:val="24"/>
          <w:szCs w:val="24"/>
        </w:rPr>
        <w:t>sind alle Anmeldeinformationen enthalten, damit sich die SPE zur Datenbank PostgreSQL und Keycloak verbinden kann. Keycloak und PostgreSQL laufen dabei in einem Docker-image.</w:t>
      </w:r>
    </w:p>
    <w:p w14:paraId="13DFE74C" w14:textId="06961F8D" w:rsidR="14E92987" w:rsidRDefault="14E92987" w:rsidP="14E92987">
      <w:pPr>
        <w:spacing w:line="360" w:lineRule="auto"/>
        <w:rPr>
          <w:rFonts w:ascii="Arial" w:eastAsia="Arial" w:hAnsi="Arial" w:cs="Arial"/>
          <w:sz w:val="24"/>
          <w:szCs w:val="24"/>
        </w:rPr>
      </w:pPr>
    </w:p>
    <w:p w14:paraId="1C3AC15C" w14:textId="1DD38496" w:rsidR="1CC9CE69" w:rsidRDefault="1CC9CE69" w:rsidP="14E92987">
      <w:pPr>
        <w:spacing w:line="360" w:lineRule="auto"/>
      </w:pPr>
      <w:r>
        <w:rPr>
          <w:noProof/>
        </w:rPr>
        <w:drawing>
          <wp:inline distT="0" distB="0" distL="0" distR="0" wp14:anchorId="5E99D76F" wp14:editId="669E1CA1">
            <wp:extent cx="6238874" cy="1961976"/>
            <wp:effectExtent l="0" t="0" r="0" b="0"/>
            <wp:docPr id="1679662327" name="Picture 167966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6238874" cy="1961976"/>
                    </a:xfrm>
                    <a:prstGeom prst="rect">
                      <a:avLst/>
                    </a:prstGeom>
                  </pic:spPr>
                </pic:pic>
              </a:graphicData>
            </a:graphic>
          </wp:inline>
        </w:drawing>
      </w:r>
    </w:p>
    <w:p w14:paraId="167B7570" w14:textId="768C2F7B" w:rsidR="1CC9CE69" w:rsidRDefault="00C7579B" w:rsidP="00C7579B">
      <w:pPr>
        <w:pStyle w:val="Beschriftung"/>
      </w:pPr>
      <w:bookmarkStart w:id="116" w:name="_Toc170488539"/>
      <w:r>
        <w:t xml:space="preserve">Abbildung </w:t>
      </w:r>
      <w:fldSimple w:instr=" SEQ Abbildung \* ARABIC ">
        <w:r w:rsidR="00667C61">
          <w:rPr>
            <w:noProof/>
          </w:rPr>
          <w:t>11</w:t>
        </w:r>
      </w:fldSimple>
      <w:r>
        <w:t xml:space="preserve">: </w:t>
      </w:r>
      <w:r w:rsidRPr="00CD2A27">
        <w:t xml:space="preserve">Ausschnitt aus der </w:t>
      </w:r>
      <w:proofErr w:type="spellStart"/>
      <w:r w:rsidRPr="00CD2A27">
        <w:t>docker-compose.yml</w:t>
      </w:r>
      <w:proofErr w:type="spellEnd"/>
      <w:r w:rsidRPr="00CD2A27">
        <w:t xml:space="preserve">. Daten zum </w:t>
      </w:r>
      <w:proofErr w:type="spellStart"/>
      <w:r w:rsidRPr="00CD2A27">
        <w:t>image</w:t>
      </w:r>
      <w:proofErr w:type="spellEnd"/>
      <w:r w:rsidRPr="00CD2A27">
        <w:t xml:space="preserve">, in dem sich </w:t>
      </w:r>
      <w:proofErr w:type="spellStart"/>
      <w:r w:rsidRPr="00CD2A27">
        <w:t>keycloak</w:t>
      </w:r>
      <w:proofErr w:type="spellEnd"/>
      <w:r w:rsidRPr="00CD2A27">
        <w:t xml:space="preserve"> befindet, ist angegeben.</w:t>
      </w:r>
      <w:bookmarkEnd w:id="116"/>
    </w:p>
    <w:p w14:paraId="4F1235BF" w14:textId="1AF47019" w:rsidR="14E92987" w:rsidRDefault="14E92987" w:rsidP="14E92987">
      <w:pPr>
        <w:spacing w:line="360" w:lineRule="auto"/>
      </w:pPr>
    </w:p>
    <w:p w14:paraId="6D3BC271" w14:textId="2E67ECDF" w:rsidR="7C292456" w:rsidRDefault="0557B0CD" w:rsidP="2F2F1BCE">
      <w:pPr>
        <w:pStyle w:val="berschrift2"/>
      </w:pPr>
      <w:bookmarkStart w:id="117" w:name="_Toc246504532"/>
      <w:bookmarkStart w:id="118" w:name="_Toc875909838"/>
      <w:bookmarkStart w:id="119" w:name="_Toc170488871"/>
      <w:r>
        <w:t>4.2</w:t>
      </w:r>
      <w:r w:rsidR="22DE65AF">
        <w:t xml:space="preserve"> </w:t>
      </w:r>
      <w:r w:rsidR="6CDAF269">
        <w:t>Authentifizierung und Autorisierung in der SPE</w:t>
      </w:r>
      <w:bookmarkEnd w:id="117"/>
      <w:bookmarkEnd w:id="118"/>
      <w:bookmarkEnd w:id="119"/>
    </w:p>
    <w:p w14:paraId="6FCF0026" w14:textId="55613FDF" w:rsidR="0561F022" w:rsidRDefault="0561F022" w:rsidP="14E92987">
      <w:pPr>
        <w:spacing w:line="360" w:lineRule="auto"/>
      </w:pPr>
    </w:p>
    <w:p w14:paraId="2B017AEB" w14:textId="46D1A8FA" w:rsidR="390EA841" w:rsidRDefault="390EA841" w:rsidP="14E92987">
      <w:pPr>
        <w:spacing w:line="360" w:lineRule="auto"/>
        <w:rPr>
          <w:rFonts w:ascii="Arial" w:eastAsia="Arial" w:hAnsi="Arial" w:cs="Arial"/>
          <w:sz w:val="24"/>
          <w:szCs w:val="24"/>
        </w:rPr>
      </w:pPr>
      <w:r w:rsidRPr="14E92987">
        <w:rPr>
          <w:rFonts w:ascii="Arial" w:eastAsia="Arial" w:hAnsi="Arial" w:cs="Arial"/>
          <w:sz w:val="24"/>
          <w:szCs w:val="24"/>
        </w:rPr>
        <w:t xml:space="preserve">In der SPE sind zwei </w:t>
      </w:r>
      <w:r w:rsidRPr="14E92987">
        <w:rPr>
          <w:rFonts w:ascii="Arial" w:eastAsia="Arial" w:hAnsi="Arial" w:cs="Arial"/>
          <w:i/>
          <w:iCs/>
          <w:sz w:val="24"/>
          <w:szCs w:val="24"/>
        </w:rPr>
        <w:t xml:space="preserve">Clients </w:t>
      </w:r>
      <w:r w:rsidRPr="14E92987">
        <w:rPr>
          <w:rFonts w:ascii="Arial" w:eastAsia="Arial" w:hAnsi="Arial" w:cs="Arial"/>
          <w:sz w:val="24"/>
          <w:szCs w:val="24"/>
        </w:rPr>
        <w:t>zur Authentifizierung angelegt:</w:t>
      </w:r>
    </w:p>
    <w:p w14:paraId="76712B5F" w14:textId="6A271976" w:rsidR="1E3FC119" w:rsidRDefault="1E3FC119" w:rsidP="14E92987">
      <w:pPr>
        <w:spacing w:line="360" w:lineRule="auto"/>
        <w:rPr>
          <w:rFonts w:ascii="Arial" w:eastAsia="Arial" w:hAnsi="Arial" w:cs="Arial"/>
          <w:i/>
          <w:iCs/>
          <w:sz w:val="24"/>
          <w:szCs w:val="24"/>
        </w:rPr>
      </w:pPr>
      <w:r w:rsidRPr="14E92987">
        <w:rPr>
          <w:rFonts w:ascii="Arial" w:eastAsia="Arial" w:hAnsi="Arial" w:cs="Arial"/>
          <w:sz w:val="24"/>
          <w:szCs w:val="24"/>
        </w:rPr>
        <w:t>Der</w:t>
      </w:r>
      <w:r w:rsidRPr="14E92987">
        <w:rPr>
          <w:rFonts w:ascii="Arial" w:eastAsia="Arial" w:hAnsi="Arial" w:cs="Arial"/>
          <w:i/>
          <w:iCs/>
          <w:sz w:val="24"/>
          <w:szCs w:val="24"/>
        </w:rPr>
        <w:t xml:space="preserve"> </w:t>
      </w:r>
      <w:proofErr w:type="spellStart"/>
      <w:r w:rsidRPr="14E92987">
        <w:rPr>
          <w:rFonts w:ascii="Arial" w:eastAsia="Arial" w:hAnsi="Arial" w:cs="Arial"/>
          <w:i/>
          <w:iCs/>
          <w:sz w:val="24"/>
          <w:szCs w:val="24"/>
        </w:rPr>
        <w:t>k</w:t>
      </w:r>
      <w:r w:rsidR="390EA841" w:rsidRPr="14E92987">
        <w:rPr>
          <w:rFonts w:ascii="Arial" w:eastAsia="Arial" w:hAnsi="Arial" w:cs="Arial"/>
          <w:i/>
          <w:iCs/>
          <w:sz w:val="24"/>
          <w:szCs w:val="24"/>
        </w:rPr>
        <w:t>eycloak</w:t>
      </w:r>
      <w:proofErr w:type="spellEnd"/>
      <w:r w:rsidR="390EA841" w:rsidRPr="14E92987">
        <w:rPr>
          <w:rFonts w:ascii="Arial" w:eastAsia="Arial" w:hAnsi="Arial" w:cs="Arial"/>
          <w:i/>
          <w:iCs/>
          <w:sz w:val="24"/>
          <w:szCs w:val="24"/>
        </w:rPr>
        <w:t>-</w:t>
      </w:r>
      <w:r w:rsidR="46882636" w:rsidRPr="14E92987">
        <w:rPr>
          <w:rFonts w:ascii="Arial" w:eastAsia="Arial" w:hAnsi="Arial" w:cs="Arial"/>
          <w:i/>
          <w:iCs/>
          <w:sz w:val="24"/>
          <w:szCs w:val="24"/>
        </w:rPr>
        <w:t>c</w:t>
      </w:r>
      <w:r w:rsidR="390EA841" w:rsidRPr="14E92987">
        <w:rPr>
          <w:rFonts w:ascii="Arial" w:eastAsia="Arial" w:hAnsi="Arial" w:cs="Arial"/>
          <w:i/>
          <w:iCs/>
          <w:sz w:val="24"/>
          <w:szCs w:val="24"/>
        </w:rPr>
        <w:t>lient</w:t>
      </w:r>
      <w:r w:rsidR="4BF71F9D" w:rsidRPr="14E92987">
        <w:rPr>
          <w:rFonts w:ascii="Arial" w:eastAsia="Arial" w:hAnsi="Arial" w:cs="Arial"/>
          <w:sz w:val="24"/>
          <w:szCs w:val="24"/>
        </w:rPr>
        <w:t xml:space="preserve"> ist der Client, welcher in Keycloak angelegt ist und welcher in der SPE dafür da ist</w:t>
      </w:r>
      <w:r w:rsidR="47D75001" w:rsidRPr="14E92987">
        <w:rPr>
          <w:rFonts w:ascii="Arial" w:eastAsia="Arial" w:hAnsi="Arial" w:cs="Arial"/>
          <w:sz w:val="24"/>
          <w:szCs w:val="24"/>
        </w:rPr>
        <w:t xml:space="preserve">, </w:t>
      </w:r>
      <w:r w:rsidR="4BF71F9D" w:rsidRPr="14E92987">
        <w:rPr>
          <w:rFonts w:ascii="Arial" w:eastAsia="Arial" w:hAnsi="Arial" w:cs="Arial"/>
          <w:sz w:val="24"/>
          <w:szCs w:val="24"/>
        </w:rPr>
        <w:t xml:space="preserve">Zugriffsrechte auf Keycloak zu haben. </w:t>
      </w:r>
      <w:r w:rsidR="288108DC" w:rsidRPr="00B02355">
        <w:rPr>
          <w:rFonts w:ascii="Arial" w:eastAsia="Arial" w:hAnsi="Arial" w:cs="Arial"/>
          <w:sz w:val="24"/>
          <w:szCs w:val="24"/>
          <w:lang w:val="en-GB"/>
        </w:rPr>
        <w:t xml:space="preserve">Der </w:t>
      </w:r>
      <w:proofErr w:type="spellStart"/>
      <w:r w:rsidR="288108DC" w:rsidRPr="00B02355">
        <w:rPr>
          <w:rFonts w:ascii="Arial" w:eastAsia="Arial" w:hAnsi="Arial" w:cs="Arial"/>
          <w:i/>
          <w:iCs/>
          <w:sz w:val="24"/>
          <w:szCs w:val="24"/>
          <w:lang w:val="en-GB"/>
        </w:rPr>
        <w:t>keycloak</w:t>
      </w:r>
      <w:proofErr w:type="spellEnd"/>
      <w:r w:rsidR="288108DC" w:rsidRPr="00B02355">
        <w:rPr>
          <w:rFonts w:ascii="Arial" w:eastAsia="Arial" w:hAnsi="Arial" w:cs="Arial"/>
          <w:i/>
          <w:iCs/>
          <w:sz w:val="24"/>
          <w:szCs w:val="24"/>
          <w:lang w:val="en-GB"/>
        </w:rPr>
        <w:t>-client</w:t>
      </w:r>
      <w:r w:rsidR="390EA841" w:rsidRPr="00B02355">
        <w:rPr>
          <w:rFonts w:ascii="Arial" w:eastAsia="Arial" w:hAnsi="Arial" w:cs="Arial"/>
          <w:i/>
          <w:iCs/>
          <w:sz w:val="24"/>
          <w:szCs w:val="24"/>
          <w:lang w:val="en-GB"/>
        </w:rPr>
        <w:t xml:space="preserve"> </w:t>
      </w:r>
      <w:r w:rsidR="390EA841" w:rsidRPr="00B02355">
        <w:rPr>
          <w:rFonts w:ascii="Arial" w:eastAsia="Arial" w:hAnsi="Arial" w:cs="Arial"/>
          <w:sz w:val="24"/>
          <w:szCs w:val="24"/>
          <w:lang w:val="en-GB"/>
        </w:rPr>
        <w:t xml:space="preserve">muss </w:t>
      </w:r>
      <w:proofErr w:type="gramStart"/>
      <w:r w:rsidR="390EA841" w:rsidRPr="00B02355">
        <w:rPr>
          <w:rFonts w:ascii="Arial" w:eastAsia="Arial" w:hAnsi="Arial" w:cs="Arial"/>
          <w:sz w:val="24"/>
          <w:szCs w:val="24"/>
          <w:lang w:val="en-GB"/>
        </w:rPr>
        <w:t>d</w:t>
      </w:r>
      <w:r w:rsidR="7F93CBF9" w:rsidRPr="00B02355">
        <w:rPr>
          <w:rFonts w:ascii="Arial" w:eastAsia="Arial" w:hAnsi="Arial" w:cs="Arial"/>
          <w:sz w:val="24"/>
          <w:szCs w:val="24"/>
          <w:lang w:val="en-GB"/>
        </w:rPr>
        <w:t>ie</w:t>
      </w:r>
      <w:proofErr w:type="gramEnd"/>
      <w:r w:rsidR="7F93CBF9" w:rsidRPr="00B02355">
        <w:rPr>
          <w:rFonts w:ascii="Arial" w:eastAsia="Arial" w:hAnsi="Arial" w:cs="Arial"/>
          <w:sz w:val="24"/>
          <w:szCs w:val="24"/>
          <w:lang w:val="en-GB"/>
        </w:rPr>
        <w:t xml:space="preserve"> Rolle </w:t>
      </w:r>
      <w:r w:rsidR="390EA841" w:rsidRPr="00B02355">
        <w:rPr>
          <w:rFonts w:ascii="Arial" w:eastAsia="Arial" w:hAnsi="Arial" w:cs="Arial"/>
          <w:b/>
          <w:bCs/>
          <w:i/>
          <w:iCs/>
          <w:sz w:val="24"/>
          <w:szCs w:val="24"/>
          <w:lang w:val="en-GB"/>
        </w:rPr>
        <w:t xml:space="preserve">Service Account Roles </w:t>
      </w:r>
      <w:proofErr w:type="spellStart"/>
      <w:r w:rsidR="390EA841" w:rsidRPr="00B02355">
        <w:rPr>
          <w:rFonts w:ascii="Arial" w:eastAsia="Arial" w:hAnsi="Arial" w:cs="Arial"/>
          <w:sz w:val="24"/>
          <w:szCs w:val="24"/>
          <w:lang w:val="en-GB"/>
        </w:rPr>
        <w:t>haben</w:t>
      </w:r>
      <w:proofErr w:type="spellEnd"/>
      <w:r w:rsidR="390EA841" w:rsidRPr="00B02355">
        <w:rPr>
          <w:rFonts w:ascii="Arial" w:eastAsia="Arial" w:hAnsi="Arial" w:cs="Arial"/>
          <w:sz w:val="24"/>
          <w:szCs w:val="24"/>
          <w:lang w:val="en-GB"/>
        </w:rPr>
        <w:t xml:space="preserve">. </w:t>
      </w:r>
      <w:r w:rsidR="09F527C4" w:rsidRPr="14E92987">
        <w:rPr>
          <w:rFonts w:ascii="Arial" w:eastAsia="Arial" w:hAnsi="Arial" w:cs="Arial"/>
          <w:sz w:val="24"/>
          <w:szCs w:val="24"/>
        </w:rPr>
        <w:t>Mit dieser Rolle kann sich der</w:t>
      </w:r>
      <w:r w:rsidR="09F527C4" w:rsidRPr="14E92987">
        <w:rPr>
          <w:rFonts w:ascii="Arial" w:eastAsia="Arial" w:hAnsi="Arial" w:cs="Arial"/>
          <w:i/>
          <w:iCs/>
          <w:sz w:val="24"/>
          <w:szCs w:val="24"/>
        </w:rPr>
        <w:t xml:space="preserve"> </w:t>
      </w:r>
      <w:proofErr w:type="spellStart"/>
      <w:r w:rsidR="09F527C4" w:rsidRPr="14E92987">
        <w:rPr>
          <w:rFonts w:ascii="Arial" w:eastAsia="Arial" w:hAnsi="Arial" w:cs="Arial"/>
          <w:i/>
          <w:iCs/>
          <w:sz w:val="24"/>
          <w:szCs w:val="24"/>
        </w:rPr>
        <w:t>keycloak</w:t>
      </w:r>
      <w:proofErr w:type="spellEnd"/>
      <w:r w:rsidR="09F527C4" w:rsidRPr="14E92987">
        <w:rPr>
          <w:rFonts w:ascii="Arial" w:eastAsia="Arial" w:hAnsi="Arial" w:cs="Arial"/>
          <w:i/>
          <w:iCs/>
          <w:sz w:val="24"/>
          <w:szCs w:val="24"/>
        </w:rPr>
        <w:t>-client</w:t>
      </w:r>
      <w:r w:rsidR="09F527C4" w:rsidRPr="14E92987">
        <w:rPr>
          <w:rFonts w:ascii="Arial" w:eastAsia="Arial" w:hAnsi="Arial" w:cs="Arial"/>
          <w:sz w:val="24"/>
          <w:szCs w:val="24"/>
        </w:rPr>
        <w:t xml:space="preserve">, der in der SPE angelegt ist in </w:t>
      </w:r>
      <w:proofErr w:type="spellStart"/>
      <w:r w:rsidR="09F527C4" w:rsidRPr="14E92987">
        <w:rPr>
          <w:rFonts w:ascii="Arial" w:eastAsia="Arial" w:hAnsi="Arial" w:cs="Arial"/>
          <w:sz w:val="24"/>
          <w:szCs w:val="24"/>
        </w:rPr>
        <w:t>keycloak</w:t>
      </w:r>
      <w:proofErr w:type="spellEnd"/>
      <w:r w:rsidR="09F527C4" w:rsidRPr="14E92987">
        <w:rPr>
          <w:rFonts w:ascii="Arial" w:eastAsia="Arial" w:hAnsi="Arial" w:cs="Arial"/>
          <w:sz w:val="24"/>
          <w:szCs w:val="24"/>
        </w:rPr>
        <w:t xml:space="preserve"> authentifizieren.</w:t>
      </w:r>
      <w:r w:rsidR="466230DB" w:rsidRPr="14E92987">
        <w:rPr>
          <w:rFonts w:ascii="Arial" w:eastAsia="Arial" w:hAnsi="Arial" w:cs="Arial"/>
          <w:sz w:val="24"/>
          <w:szCs w:val="24"/>
        </w:rPr>
        <w:t xml:space="preserve"> Dieser Client repräsentiert den </w:t>
      </w:r>
      <w:proofErr w:type="spellStart"/>
      <w:r w:rsidR="466230DB" w:rsidRPr="14E92987">
        <w:rPr>
          <w:rFonts w:ascii="Arial" w:eastAsia="Arial" w:hAnsi="Arial" w:cs="Arial"/>
          <w:i/>
          <w:iCs/>
          <w:sz w:val="24"/>
          <w:szCs w:val="24"/>
        </w:rPr>
        <w:t>KeycloakWebClient</w:t>
      </w:r>
      <w:proofErr w:type="spellEnd"/>
      <w:r w:rsidR="5CC699E6" w:rsidRPr="14E92987">
        <w:rPr>
          <w:rFonts w:ascii="Arial" w:eastAsia="Arial" w:hAnsi="Arial" w:cs="Arial"/>
          <w:i/>
          <w:iCs/>
          <w:sz w:val="24"/>
          <w:szCs w:val="24"/>
        </w:rPr>
        <w:t xml:space="preserve">, </w:t>
      </w:r>
      <w:r w:rsidR="5CC699E6" w:rsidRPr="14E92987">
        <w:rPr>
          <w:rFonts w:ascii="Arial" w:eastAsia="Arial" w:hAnsi="Arial" w:cs="Arial"/>
          <w:sz w:val="24"/>
          <w:szCs w:val="24"/>
        </w:rPr>
        <w:t xml:space="preserve">welcher angelegt wurde, damit die </w:t>
      </w:r>
      <w:proofErr w:type="gramStart"/>
      <w:r w:rsidR="5CC699E6" w:rsidRPr="14E92987">
        <w:rPr>
          <w:rFonts w:ascii="Arial" w:eastAsia="Arial" w:hAnsi="Arial" w:cs="Arial"/>
          <w:sz w:val="24"/>
          <w:szCs w:val="24"/>
        </w:rPr>
        <w:t>SPE Zugriff</w:t>
      </w:r>
      <w:proofErr w:type="gramEnd"/>
      <w:r w:rsidR="5CC699E6" w:rsidRPr="14E92987">
        <w:rPr>
          <w:rFonts w:ascii="Arial" w:eastAsia="Arial" w:hAnsi="Arial" w:cs="Arial"/>
          <w:sz w:val="24"/>
          <w:szCs w:val="24"/>
        </w:rPr>
        <w:t xml:space="preserve"> auf Keycloak hat.</w:t>
      </w:r>
    </w:p>
    <w:p w14:paraId="59455060" w14:textId="0EEF02A2" w:rsidR="5CC699E6" w:rsidRDefault="5CC699E6" w:rsidP="14E92987">
      <w:pPr>
        <w:spacing w:line="360" w:lineRule="auto"/>
        <w:rPr>
          <w:rFonts w:ascii="Arial" w:eastAsia="Arial" w:hAnsi="Arial" w:cs="Arial"/>
          <w:sz w:val="24"/>
          <w:szCs w:val="24"/>
        </w:rPr>
      </w:pPr>
      <w:r w:rsidRPr="14E92987">
        <w:rPr>
          <w:rFonts w:ascii="Arial" w:eastAsia="Arial" w:hAnsi="Arial" w:cs="Arial"/>
          <w:sz w:val="24"/>
          <w:szCs w:val="24"/>
        </w:rPr>
        <w:t>Über die Admin-Konsolen-URL werden jeweiligen Informationen über die User, Clients, Realms, Groups und Rollen importiert in die SPE.</w:t>
      </w:r>
    </w:p>
    <w:p w14:paraId="1DB4838A" w14:textId="0D80ECB4" w:rsidR="40D1B708" w:rsidRDefault="40D1B708" w:rsidP="14E92987">
      <w:pPr>
        <w:spacing w:line="360" w:lineRule="auto"/>
        <w:rPr>
          <w:rFonts w:ascii="Arial" w:eastAsia="Arial" w:hAnsi="Arial" w:cs="Arial"/>
          <w:sz w:val="24"/>
          <w:szCs w:val="24"/>
        </w:rPr>
      </w:pPr>
      <w:r w:rsidRPr="14E92987">
        <w:rPr>
          <w:rFonts w:ascii="Arial" w:eastAsia="Arial" w:hAnsi="Arial" w:cs="Arial"/>
          <w:sz w:val="24"/>
          <w:szCs w:val="24"/>
        </w:rPr>
        <w:t xml:space="preserve">Zudem muss der </w:t>
      </w:r>
      <w:proofErr w:type="spellStart"/>
      <w:r w:rsidR="0BDA0589" w:rsidRPr="14E92987">
        <w:rPr>
          <w:rFonts w:ascii="Arial" w:eastAsia="Arial" w:hAnsi="Arial" w:cs="Arial"/>
          <w:i/>
          <w:iCs/>
          <w:sz w:val="24"/>
          <w:szCs w:val="24"/>
        </w:rPr>
        <w:t>k</w:t>
      </w:r>
      <w:r w:rsidR="390EA841" w:rsidRPr="14E92987">
        <w:rPr>
          <w:rFonts w:ascii="Arial" w:eastAsia="Arial" w:hAnsi="Arial" w:cs="Arial"/>
          <w:i/>
          <w:iCs/>
          <w:sz w:val="24"/>
          <w:szCs w:val="24"/>
        </w:rPr>
        <w:t>eycloak</w:t>
      </w:r>
      <w:proofErr w:type="spellEnd"/>
      <w:r w:rsidR="390EA841" w:rsidRPr="14E92987">
        <w:rPr>
          <w:rFonts w:ascii="Arial" w:eastAsia="Arial" w:hAnsi="Arial" w:cs="Arial"/>
          <w:i/>
          <w:iCs/>
          <w:sz w:val="24"/>
          <w:szCs w:val="24"/>
        </w:rPr>
        <w:t xml:space="preserve">-client </w:t>
      </w:r>
      <w:r w:rsidR="390EA841" w:rsidRPr="14E92987">
        <w:rPr>
          <w:rFonts w:ascii="Arial" w:eastAsia="Arial" w:hAnsi="Arial" w:cs="Arial"/>
          <w:sz w:val="24"/>
          <w:szCs w:val="24"/>
        </w:rPr>
        <w:t xml:space="preserve">über die Rollen </w:t>
      </w:r>
      <w:r w:rsidR="390EA841" w:rsidRPr="14E92987">
        <w:rPr>
          <w:rFonts w:ascii="Arial" w:eastAsia="Arial" w:hAnsi="Arial" w:cs="Arial"/>
          <w:b/>
          <w:bCs/>
          <w:i/>
          <w:iCs/>
          <w:sz w:val="24"/>
          <w:szCs w:val="24"/>
        </w:rPr>
        <w:t>manage-users</w:t>
      </w:r>
      <w:r w:rsidR="390EA841" w:rsidRPr="14E92987">
        <w:rPr>
          <w:rFonts w:ascii="Arial" w:eastAsia="Arial" w:hAnsi="Arial" w:cs="Arial"/>
          <w:sz w:val="24"/>
          <w:szCs w:val="24"/>
        </w:rPr>
        <w:t xml:space="preserve"> und </w:t>
      </w:r>
      <w:r w:rsidR="390EA841" w:rsidRPr="14E92987">
        <w:rPr>
          <w:rFonts w:ascii="Arial" w:eastAsia="Arial" w:hAnsi="Arial" w:cs="Arial"/>
          <w:b/>
          <w:bCs/>
          <w:i/>
          <w:iCs/>
          <w:sz w:val="24"/>
          <w:szCs w:val="24"/>
        </w:rPr>
        <w:t xml:space="preserve">view-clients </w:t>
      </w:r>
      <w:r w:rsidR="390EA841" w:rsidRPr="14E92987">
        <w:rPr>
          <w:rFonts w:ascii="Arial" w:eastAsia="Arial" w:hAnsi="Arial" w:cs="Arial"/>
          <w:sz w:val="24"/>
          <w:szCs w:val="24"/>
        </w:rPr>
        <w:t xml:space="preserve">in der Kategorie </w:t>
      </w:r>
      <w:r w:rsidR="390EA841" w:rsidRPr="14E92987">
        <w:rPr>
          <w:rFonts w:ascii="Arial" w:eastAsia="Arial" w:hAnsi="Arial" w:cs="Arial"/>
          <w:b/>
          <w:bCs/>
          <w:i/>
          <w:iCs/>
          <w:sz w:val="24"/>
          <w:szCs w:val="24"/>
        </w:rPr>
        <w:t xml:space="preserve">Service Account Roles </w:t>
      </w:r>
      <w:r w:rsidR="390EA841" w:rsidRPr="14E92987">
        <w:rPr>
          <w:rFonts w:ascii="Arial" w:eastAsia="Arial" w:hAnsi="Arial" w:cs="Arial"/>
          <w:sz w:val="24"/>
          <w:szCs w:val="24"/>
        </w:rPr>
        <w:t xml:space="preserve">besitzen. </w:t>
      </w:r>
    </w:p>
    <w:p w14:paraId="4FFC4525" w14:textId="6EF9BC86" w:rsidR="51043568" w:rsidRDefault="6C82F83C" w:rsidP="14E92987">
      <w:pPr>
        <w:spacing w:before="240" w:after="240" w:line="360" w:lineRule="auto"/>
        <w:rPr>
          <w:rFonts w:ascii="Arial" w:eastAsia="Arial" w:hAnsi="Arial" w:cs="Arial"/>
          <w:sz w:val="24"/>
          <w:szCs w:val="24"/>
        </w:rPr>
      </w:pPr>
      <w:r w:rsidRPr="14E92987">
        <w:rPr>
          <w:rFonts w:ascii="Arial" w:eastAsia="Arial" w:hAnsi="Arial" w:cs="Arial"/>
          <w:sz w:val="24"/>
          <w:szCs w:val="24"/>
        </w:rPr>
        <w:t>Mit der manage-users-rolle ist man befugt anderen Benutzern Admin-Rollen zuzuteilen.</w:t>
      </w:r>
      <w:r w:rsidR="347B734C" w:rsidRPr="14E92987">
        <w:rPr>
          <w:rFonts w:ascii="Arial" w:eastAsia="Arial" w:hAnsi="Arial" w:cs="Arial"/>
          <w:sz w:val="24"/>
          <w:szCs w:val="24"/>
        </w:rPr>
        <w:t xml:space="preserve"> Mit der Rolle view-clients ist man befugt Clients anzuzeigen.</w:t>
      </w:r>
      <w:r w:rsidR="4B490E8B" w:rsidRPr="14E92987">
        <w:rPr>
          <w:rFonts w:ascii="Arial" w:eastAsia="Arial" w:hAnsi="Arial" w:cs="Arial"/>
          <w:sz w:val="24"/>
          <w:szCs w:val="24"/>
        </w:rPr>
        <w:t xml:space="preserve"> </w:t>
      </w:r>
    </w:p>
    <w:p w14:paraId="06DA6BBB" w14:textId="6E1B6956" w:rsidR="51043568" w:rsidRDefault="51043568" w:rsidP="14E92987">
      <w:pPr>
        <w:spacing w:before="240" w:after="240" w:line="360" w:lineRule="auto"/>
        <w:rPr>
          <w:rFonts w:ascii="Arial" w:eastAsia="Arial" w:hAnsi="Arial" w:cs="Arial"/>
          <w:sz w:val="24"/>
          <w:szCs w:val="24"/>
        </w:rPr>
      </w:pPr>
      <w:r w:rsidRPr="14E92987">
        <w:rPr>
          <w:rFonts w:ascii="Arial" w:eastAsia="Arial" w:hAnsi="Arial" w:cs="Arial"/>
          <w:sz w:val="24"/>
          <w:szCs w:val="24"/>
        </w:rPr>
        <w:t>Der</w:t>
      </w:r>
      <w:r w:rsidRPr="14E92987">
        <w:rPr>
          <w:rFonts w:ascii="Arial" w:eastAsia="Arial" w:hAnsi="Arial" w:cs="Arial"/>
          <w:i/>
          <w:iCs/>
          <w:sz w:val="24"/>
          <w:szCs w:val="24"/>
        </w:rPr>
        <w:t xml:space="preserve"> </w:t>
      </w:r>
      <w:proofErr w:type="spellStart"/>
      <w:r w:rsidR="5BFA7FAE" w:rsidRPr="14E92987">
        <w:rPr>
          <w:rFonts w:ascii="Arial" w:eastAsia="Arial" w:hAnsi="Arial" w:cs="Arial"/>
          <w:i/>
          <w:iCs/>
          <w:sz w:val="24"/>
          <w:szCs w:val="24"/>
        </w:rPr>
        <w:t>k</w:t>
      </w:r>
      <w:r w:rsidRPr="14E92987">
        <w:rPr>
          <w:rFonts w:ascii="Arial" w:eastAsia="Arial" w:hAnsi="Arial" w:cs="Arial"/>
          <w:i/>
          <w:iCs/>
          <w:sz w:val="24"/>
          <w:szCs w:val="24"/>
        </w:rPr>
        <w:t>eycloak</w:t>
      </w:r>
      <w:proofErr w:type="spellEnd"/>
      <w:r w:rsidRPr="14E92987">
        <w:rPr>
          <w:rFonts w:ascii="Arial" w:eastAsia="Arial" w:hAnsi="Arial" w:cs="Arial"/>
          <w:i/>
          <w:iCs/>
          <w:sz w:val="24"/>
          <w:szCs w:val="24"/>
        </w:rPr>
        <w:t>-</w:t>
      </w:r>
      <w:r w:rsidR="77CD8F45" w:rsidRPr="14E92987">
        <w:rPr>
          <w:rFonts w:ascii="Arial" w:eastAsia="Arial" w:hAnsi="Arial" w:cs="Arial"/>
          <w:i/>
          <w:iCs/>
          <w:sz w:val="24"/>
          <w:szCs w:val="24"/>
        </w:rPr>
        <w:t>c</w:t>
      </w:r>
      <w:r w:rsidRPr="14E92987">
        <w:rPr>
          <w:rFonts w:ascii="Arial" w:eastAsia="Arial" w:hAnsi="Arial" w:cs="Arial"/>
          <w:i/>
          <w:iCs/>
          <w:sz w:val="24"/>
          <w:szCs w:val="24"/>
        </w:rPr>
        <w:t>lient</w:t>
      </w:r>
      <w:r w:rsidRPr="14E92987">
        <w:rPr>
          <w:rFonts w:ascii="Arial" w:eastAsia="Arial" w:hAnsi="Arial" w:cs="Arial"/>
          <w:sz w:val="24"/>
          <w:szCs w:val="24"/>
        </w:rPr>
        <w:t xml:space="preserve"> ist mit dem OAuth 2.0 Authentifizierungsfluss </w:t>
      </w:r>
      <w:r w:rsidR="6E905C8A" w:rsidRPr="14E92987">
        <w:rPr>
          <w:rFonts w:ascii="Arial" w:eastAsia="Arial" w:hAnsi="Arial" w:cs="Arial"/>
          <w:sz w:val="24"/>
          <w:szCs w:val="24"/>
        </w:rPr>
        <w:t>C</w:t>
      </w:r>
      <w:r w:rsidRPr="14E92987">
        <w:rPr>
          <w:rFonts w:ascii="Arial" w:eastAsia="Arial" w:hAnsi="Arial" w:cs="Arial"/>
          <w:i/>
          <w:iCs/>
          <w:sz w:val="24"/>
          <w:szCs w:val="24"/>
        </w:rPr>
        <w:t>lient</w:t>
      </w:r>
      <w:r w:rsidR="4C4505A4" w:rsidRPr="14E92987">
        <w:rPr>
          <w:rFonts w:ascii="Arial" w:eastAsia="Arial" w:hAnsi="Arial" w:cs="Arial"/>
          <w:i/>
          <w:iCs/>
          <w:sz w:val="24"/>
          <w:szCs w:val="24"/>
        </w:rPr>
        <w:t xml:space="preserve"> </w:t>
      </w:r>
      <w:proofErr w:type="spellStart"/>
      <w:r w:rsidR="5FA308C9" w:rsidRPr="14E92987">
        <w:rPr>
          <w:rFonts w:ascii="Arial" w:eastAsia="Arial" w:hAnsi="Arial" w:cs="Arial"/>
          <w:i/>
          <w:iCs/>
          <w:sz w:val="24"/>
          <w:szCs w:val="24"/>
        </w:rPr>
        <w:t>C</w:t>
      </w:r>
      <w:r w:rsidRPr="14E92987">
        <w:rPr>
          <w:rFonts w:ascii="Arial" w:eastAsia="Arial" w:hAnsi="Arial" w:cs="Arial"/>
          <w:i/>
          <w:iCs/>
          <w:sz w:val="24"/>
          <w:szCs w:val="24"/>
        </w:rPr>
        <w:t>redentials</w:t>
      </w:r>
      <w:proofErr w:type="spellEnd"/>
      <w:r w:rsidRPr="14E92987">
        <w:rPr>
          <w:rFonts w:ascii="Arial" w:eastAsia="Arial" w:hAnsi="Arial" w:cs="Arial"/>
          <w:i/>
          <w:iCs/>
          <w:sz w:val="24"/>
          <w:szCs w:val="24"/>
        </w:rPr>
        <w:t xml:space="preserve"> </w:t>
      </w:r>
      <w:r w:rsidRPr="14E92987">
        <w:rPr>
          <w:rFonts w:ascii="Arial" w:eastAsia="Arial" w:hAnsi="Arial" w:cs="Arial"/>
          <w:sz w:val="24"/>
          <w:szCs w:val="24"/>
        </w:rPr>
        <w:t xml:space="preserve">konfiguriert. Dieser Authentifizierungsfluss ermöglicht den Zugriff auf ein Token, das die notwendigen Berechtigungen und Daten enthält. </w:t>
      </w:r>
    </w:p>
    <w:p w14:paraId="50F0A310" w14:textId="51CF533E" w:rsidR="73F8D600" w:rsidRDefault="73F8D600" w:rsidP="14E92987">
      <w:pPr>
        <w:spacing w:line="360" w:lineRule="auto"/>
        <w:rPr>
          <w:rFonts w:ascii="Arial" w:eastAsia="Arial" w:hAnsi="Arial" w:cs="Arial"/>
          <w:sz w:val="24"/>
          <w:szCs w:val="24"/>
        </w:rPr>
      </w:pPr>
      <w:r w:rsidRPr="14E92987">
        <w:rPr>
          <w:rFonts w:ascii="Arial" w:eastAsia="Arial" w:hAnsi="Arial" w:cs="Arial"/>
          <w:sz w:val="24"/>
          <w:szCs w:val="24"/>
        </w:rPr>
        <w:t>Im</w:t>
      </w:r>
      <w:r w:rsidRPr="14E92987">
        <w:rPr>
          <w:rFonts w:ascii="Arial" w:eastAsia="Arial" w:hAnsi="Arial" w:cs="Arial"/>
          <w:b/>
          <w:bCs/>
          <w:sz w:val="24"/>
          <w:szCs w:val="24"/>
        </w:rPr>
        <w:t xml:space="preserve"> </w:t>
      </w:r>
      <w:r w:rsidRPr="14E92987">
        <w:rPr>
          <w:rFonts w:ascii="Arial" w:eastAsia="Arial" w:hAnsi="Arial" w:cs="Arial"/>
          <w:i/>
          <w:iCs/>
          <w:sz w:val="24"/>
          <w:szCs w:val="24"/>
        </w:rPr>
        <w:t xml:space="preserve">scim-client </w:t>
      </w:r>
      <w:r w:rsidRPr="14E92987">
        <w:rPr>
          <w:rFonts w:ascii="Arial" w:eastAsia="Arial" w:hAnsi="Arial" w:cs="Arial"/>
          <w:sz w:val="24"/>
          <w:szCs w:val="24"/>
        </w:rPr>
        <w:t xml:space="preserve">befindet sich der </w:t>
      </w:r>
      <w:r w:rsidR="538855D2" w:rsidRPr="14E92987">
        <w:rPr>
          <w:rFonts w:ascii="Arial" w:eastAsia="Arial" w:hAnsi="Arial" w:cs="Arial"/>
          <w:sz w:val="24"/>
          <w:szCs w:val="24"/>
        </w:rPr>
        <w:t>Admin</w:t>
      </w:r>
      <w:r w:rsidR="7C97A9B6" w:rsidRPr="14E92987">
        <w:rPr>
          <w:rFonts w:ascii="Arial" w:eastAsia="Arial" w:hAnsi="Arial" w:cs="Arial"/>
          <w:sz w:val="24"/>
          <w:szCs w:val="24"/>
        </w:rPr>
        <w:t>, welcher die höchsten Zugriffstufe auf ein Dienstkonto hat</w:t>
      </w:r>
      <w:r w:rsidRPr="14E92987">
        <w:rPr>
          <w:rFonts w:ascii="Arial" w:eastAsia="Arial" w:hAnsi="Arial" w:cs="Arial"/>
          <w:sz w:val="24"/>
          <w:szCs w:val="24"/>
        </w:rPr>
        <w:t xml:space="preserve">, </w:t>
      </w:r>
      <w:r w:rsidR="46D51599" w:rsidRPr="14E92987">
        <w:rPr>
          <w:rFonts w:ascii="Arial" w:eastAsia="Arial" w:hAnsi="Arial" w:cs="Arial"/>
          <w:sz w:val="24"/>
          <w:szCs w:val="24"/>
        </w:rPr>
        <w:t xml:space="preserve">führt </w:t>
      </w:r>
      <w:r w:rsidRPr="14E92987">
        <w:rPr>
          <w:rFonts w:ascii="Arial" w:eastAsia="Arial" w:hAnsi="Arial" w:cs="Arial"/>
          <w:sz w:val="24"/>
          <w:szCs w:val="24"/>
        </w:rPr>
        <w:t>mit CRUD-Methoden Operationen auf “Target-Systemen”, also Zielapplikationen, in denen die Benutzerdaten provisioniert werden,</w:t>
      </w:r>
      <w:r w:rsidR="36976CA6" w:rsidRPr="14E92987">
        <w:rPr>
          <w:rFonts w:ascii="Arial" w:eastAsia="Arial" w:hAnsi="Arial" w:cs="Arial"/>
          <w:sz w:val="24"/>
          <w:szCs w:val="24"/>
        </w:rPr>
        <w:t xml:space="preserve"> aus</w:t>
      </w:r>
      <w:r w:rsidRPr="14E92987">
        <w:rPr>
          <w:rFonts w:ascii="Arial" w:eastAsia="Arial" w:hAnsi="Arial" w:cs="Arial"/>
          <w:sz w:val="24"/>
          <w:szCs w:val="24"/>
        </w:rPr>
        <w:t>.</w:t>
      </w:r>
    </w:p>
    <w:p w14:paraId="3015499E" w14:textId="23FFBC3F" w:rsidR="73F8D600" w:rsidRDefault="73F8D600" w:rsidP="14E92987">
      <w:pPr>
        <w:spacing w:line="360" w:lineRule="auto"/>
        <w:rPr>
          <w:rFonts w:ascii="Arial" w:eastAsia="Arial" w:hAnsi="Arial" w:cs="Arial"/>
          <w:sz w:val="24"/>
          <w:szCs w:val="24"/>
        </w:rPr>
      </w:pPr>
      <w:r w:rsidRPr="00B02355">
        <w:rPr>
          <w:rFonts w:ascii="Arial" w:eastAsia="Arial" w:hAnsi="Arial" w:cs="Arial"/>
          <w:sz w:val="24"/>
          <w:szCs w:val="24"/>
        </w:rPr>
        <w:t xml:space="preserve">Für den </w:t>
      </w:r>
      <w:r w:rsidRPr="00B02355">
        <w:rPr>
          <w:rFonts w:ascii="Arial" w:eastAsia="Arial" w:hAnsi="Arial" w:cs="Arial"/>
          <w:i/>
          <w:iCs/>
          <w:sz w:val="24"/>
          <w:szCs w:val="24"/>
        </w:rPr>
        <w:t xml:space="preserve">scim-client </w:t>
      </w:r>
      <w:r w:rsidRPr="00B02355">
        <w:rPr>
          <w:rFonts w:ascii="Arial" w:eastAsia="Arial" w:hAnsi="Arial" w:cs="Arial"/>
          <w:sz w:val="24"/>
          <w:szCs w:val="24"/>
        </w:rPr>
        <w:t xml:space="preserve">muss in Keycloak die </w:t>
      </w:r>
      <w:proofErr w:type="spellStart"/>
      <w:r w:rsidRPr="00B02355">
        <w:rPr>
          <w:rFonts w:ascii="Arial" w:eastAsia="Arial" w:hAnsi="Arial" w:cs="Arial"/>
          <w:b/>
          <w:bCs/>
          <w:i/>
          <w:iCs/>
          <w:sz w:val="24"/>
          <w:szCs w:val="24"/>
        </w:rPr>
        <w:t>client</w:t>
      </w:r>
      <w:proofErr w:type="spellEnd"/>
      <w:r w:rsidRPr="00B02355">
        <w:rPr>
          <w:rFonts w:ascii="Arial" w:eastAsia="Arial" w:hAnsi="Arial" w:cs="Arial"/>
          <w:b/>
          <w:bCs/>
          <w:i/>
          <w:iCs/>
          <w:sz w:val="24"/>
          <w:szCs w:val="24"/>
        </w:rPr>
        <w:t xml:space="preserve"> </w:t>
      </w:r>
      <w:proofErr w:type="spellStart"/>
      <w:r w:rsidRPr="00B02355">
        <w:rPr>
          <w:rFonts w:ascii="Arial" w:eastAsia="Arial" w:hAnsi="Arial" w:cs="Arial"/>
          <w:b/>
          <w:bCs/>
          <w:i/>
          <w:iCs/>
          <w:sz w:val="24"/>
          <w:szCs w:val="24"/>
        </w:rPr>
        <w:t>authentication</w:t>
      </w:r>
      <w:proofErr w:type="spellEnd"/>
      <w:r w:rsidRPr="00B02355">
        <w:rPr>
          <w:rFonts w:ascii="Arial" w:eastAsia="Arial" w:hAnsi="Arial" w:cs="Arial"/>
          <w:sz w:val="24"/>
          <w:szCs w:val="24"/>
        </w:rPr>
        <w:t xml:space="preserve"> und der Authentication </w:t>
      </w:r>
      <w:r w:rsidRPr="00B02355">
        <w:rPr>
          <w:rFonts w:ascii="Arial" w:eastAsia="Arial" w:hAnsi="Arial" w:cs="Arial"/>
          <w:b/>
          <w:bCs/>
          <w:i/>
          <w:iCs/>
          <w:sz w:val="24"/>
          <w:szCs w:val="24"/>
        </w:rPr>
        <w:t xml:space="preserve">Flow </w:t>
      </w:r>
      <w:proofErr w:type="spellStart"/>
      <w:r w:rsidRPr="00B02355">
        <w:rPr>
          <w:rFonts w:ascii="Arial" w:eastAsia="Arial" w:hAnsi="Arial" w:cs="Arial"/>
          <w:b/>
          <w:bCs/>
          <w:i/>
          <w:iCs/>
          <w:sz w:val="24"/>
          <w:szCs w:val="24"/>
        </w:rPr>
        <w:t>Direct</w:t>
      </w:r>
      <w:proofErr w:type="spellEnd"/>
      <w:r w:rsidRPr="00B02355">
        <w:rPr>
          <w:rFonts w:ascii="Arial" w:eastAsia="Arial" w:hAnsi="Arial" w:cs="Arial"/>
          <w:b/>
          <w:bCs/>
          <w:i/>
          <w:iCs/>
          <w:sz w:val="24"/>
          <w:szCs w:val="24"/>
        </w:rPr>
        <w:t xml:space="preserve"> Access Grants</w:t>
      </w:r>
      <w:r w:rsidRPr="00B02355">
        <w:rPr>
          <w:rFonts w:ascii="Arial" w:eastAsia="Arial" w:hAnsi="Arial" w:cs="Arial"/>
          <w:sz w:val="24"/>
          <w:szCs w:val="24"/>
        </w:rPr>
        <w:t xml:space="preserve"> aktiviert sein.</w:t>
      </w:r>
    </w:p>
    <w:p w14:paraId="05C8320F" w14:textId="59F20A42" w:rsidR="2D1F849B" w:rsidRDefault="2D1F849B" w:rsidP="14E92987">
      <w:pPr>
        <w:spacing w:line="360" w:lineRule="auto"/>
        <w:rPr>
          <w:rFonts w:ascii="Arial" w:eastAsia="Arial" w:hAnsi="Arial" w:cs="Arial"/>
          <w:sz w:val="24"/>
          <w:szCs w:val="24"/>
        </w:rPr>
      </w:pPr>
      <w:r w:rsidRPr="14E92987">
        <w:rPr>
          <w:rFonts w:ascii="Arial" w:eastAsia="Arial" w:hAnsi="Arial" w:cs="Arial"/>
          <w:sz w:val="24"/>
          <w:szCs w:val="24"/>
        </w:rPr>
        <w:t xml:space="preserve">Mit diesem Autorisierungsfluss leitet die SPE die </w:t>
      </w:r>
      <w:proofErr w:type="spellStart"/>
      <w:r w:rsidR="3667A2D6" w:rsidRPr="14E92987">
        <w:rPr>
          <w:rFonts w:ascii="Arial" w:eastAsia="Arial" w:hAnsi="Arial" w:cs="Arial"/>
          <w:sz w:val="24"/>
          <w:szCs w:val="24"/>
        </w:rPr>
        <w:t>c</w:t>
      </w:r>
      <w:r w:rsidRPr="14E92987">
        <w:rPr>
          <w:rFonts w:ascii="Arial" w:eastAsia="Arial" w:hAnsi="Arial" w:cs="Arial"/>
          <w:i/>
          <w:iCs/>
          <w:sz w:val="24"/>
          <w:szCs w:val="24"/>
        </w:rPr>
        <w:t>lient</w:t>
      </w:r>
      <w:r w:rsidR="7F2F025B" w:rsidRPr="14E92987">
        <w:rPr>
          <w:rFonts w:ascii="Arial" w:eastAsia="Arial" w:hAnsi="Arial" w:cs="Arial"/>
          <w:i/>
          <w:iCs/>
          <w:sz w:val="24"/>
          <w:szCs w:val="24"/>
        </w:rPr>
        <w:t>_</w:t>
      </w:r>
      <w:r w:rsidR="49E102FC" w:rsidRPr="14E92987">
        <w:rPr>
          <w:rFonts w:ascii="Arial" w:eastAsia="Arial" w:hAnsi="Arial" w:cs="Arial"/>
          <w:i/>
          <w:iCs/>
          <w:sz w:val="24"/>
          <w:szCs w:val="24"/>
        </w:rPr>
        <w:t>i</w:t>
      </w:r>
      <w:r w:rsidRPr="14E92987">
        <w:rPr>
          <w:rFonts w:ascii="Arial" w:eastAsia="Arial" w:hAnsi="Arial" w:cs="Arial"/>
          <w:i/>
          <w:iCs/>
          <w:sz w:val="24"/>
          <w:szCs w:val="24"/>
        </w:rPr>
        <w:t>d</w:t>
      </w:r>
      <w:proofErr w:type="spellEnd"/>
      <w:r w:rsidRPr="14E92987">
        <w:rPr>
          <w:rFonts w:ascii="Arial" w:eastAsia="Arial" w:hAnsi="Arial" w:cs="Arial"/>
          <w:sz w:val="24"/>
          <w:szCs w:val="24"/>
        </w:rPr>
        <w:t xml:space="preserve"> und die </w:t>
      </w:r>
      <w:proofErr w:type="spellStart"/>
      <w:r w:rsidR="4B718578" w:rsidRPr="14E92987">
        <w:rPr>
          <w:rFonts w:ascii="Arial" w:eastAsia="Arial" w:hAnsi="Arial" w:cs="Arial"/>
          <w:sz w:val="24"/>
          <w:szCs w:val="24"/>
        </w:rPr>
        <w:t>c</w:t>
      </w:r>
      <w:r w:rsidRPr="14E92987">
        <w:rPr>
          <w:rFonts w:ascii="Arial" w:eastAsia="Arial" w:hAnsi="Arial" w:cs="Arial"/>
          <w:i/>
          <w:iCs/>
          <w:sz w:val="24"/>
          <w:szCs w:val="24"/>
        </w:rPr>
        <w:t>redentials</w:t>
      </w:r>
      <w:proofErr w:type="spellEnd"/>
      <w:r w:rsidRPr="14E92987">
        <w:rPr>
          <w:rFonts w:ascii="Arial" w:eastAsia="Arial" w:hAnsi="Arial" w:cs="Arial"/>
          <w:i/>
          <w:iCs/>
          <w:sz w:val="24"/>
          <w:szCs w:val="24"/>
        </w:rPr>
        <w:t xml:space="preserve"> </w:t>
      </w:r>
      <w:r w:rsidRPr="14E92987">
        <w:rPr>
          <w:rFonts w:ascii="Arial" w:eastAsia="Arial" w:hAnsi="Arial" w:cs="Arial"/>
          <w:sz w:val="24"/>
          <w:szCs w:val="24"/>
        </w:rPr>
        <w:t xml:space="preserve">des </w:t>
      </w:r>
      <w:r w:rsidRPr="14E92987">
        <w:rPr>
          <w:rFonts w:ascii="Arial" w:eastAsia="Arial" w:hAnsi="Arial" w:cs="Arial"/>
          <w:i/>
          <w:iCs/>
          <w:sz w:val="24"/>
          <w:szCs w:val="24"/>
        </w:rPr>
        <w:t xml:space="preserve">scim-clients </w:t>
      </w:r>
      <w:r w:rsidRPr="14E92987">
        <w:rPr>
          <w:rFonts w:ascii="Arial" w:eastAsia="Arial" w:hAnsi="Arial" w:cs="Arial"/>
          <w:sz w:val="24"/>
          <w:szCs w:val="24"/>
        </w:rPr>
        <w:t xml:space="preserve">und des </w:t>
      </w:r>
      <w:proofErr w:type="spellStart"/>
      <w:r w:rsidRPr="14E92987">
        <w:rPr>
          <w:rFonts w:ascii="Arial" w:eastAsia="Arial" w:hAnsi="Arial" w:cs="Arial"/>
          <w:i/>
          <w:iCs/>
          <w:sz w:val="24"/>
          <w:szCs w:val="24"/>
        </w:rPr>
        <w:t>keycloak</w:t>
      </w:r>
      <w:proofErr w:type="spellEnd"/>
      <w:r w:rsidRPr="14E92987">
        <w:rPr>
          <w:rFonts w:ascii="Arial" w:eastAsia="Arial" w:hAnsi="Arial" w:cs="Arial"/>
          <w:i/>
          <w:iCs/>
          <w:sz w:val="24"/>
          <w:szCs w:val="24"/>
        </w:rPr>
        <w:t xml:space="preserve">-clients aus Keycloak </w:t>
      </w:r>
      <w:r w:rsidRPr="14E92987">
        <w:rPr>
          <w:rFonts w:ascii="Arial" w:eastAsia="Arial" w:hAnsi="Arial" w:cs="Arial"/>
          <w:sz w:val="24"/>
          <w:szCs w:val="24"/>
        </w:rPr>
        <w:t xml:space="preserve">direkt an den </w:t>
      </w:r>
      <w:proofErr w:type="spellStart"/>
      <w:r w:rsidRPr="14E92987">
        <w:rPr>
          <w:rFonts w:ascii="Arial" w:eastAsia="Arial" w:hAnsi="Arial" w:cs="Arial"/>
          <w:i/>
          <w:iCs/>
          <w:sz w:val="24"/>
          <w:szCs w:val="24"/>
        </w:rPr>
        <w:t>Resource</w:t>
      </w:r>
      <w:proofErr w:type="spellEnd"/>
      <w:r w:rsidRPr="14E92987">
        <w:rPr>
          <w:rFonts w:ascii="Arial" w:eastAsia="Arial" w:hAnsi="Arial" w:cs="Arial"/>
          <w:i/>
          <w:iCs/>
          <w:sz w:val="24"/>
          <w:szCs w:val="24"/>
        </w:rPr>
        <w:t xml:space="preserve"> </w:t>
      </w:r>
      <w:proofErr w:type="spellStart"/>
      <w:r w:rsidRPr="14E92987">
        <w:rPr>
          <w:rFonts w:ascii="Arial" w:eastAsia="Arial" w:hAnsi="Arial" w:cs="Arial"/>
          <w:i/>
          <w:iCs/>
          <w:sz w:val="24"/>
          <w:szCs w:val="24"/>
        </w:rPr>
        <w:t>Owner</w:t>
      </w:r>
      <w:proofErr w:type="spellEnd"/>
      <w:r w:rsidRPr="14E92987">
        <w:rPr>
          <w:rFonts w:ascii="Arial" w:eastAsia="Arial" w:hAnsi="Arial" w:cs="Arial"/>
          <w:sz w:val="24"/>
          <w:szCs w:val="24"/>
        </w:rPr>
        <w:t>, in diesem Fall die jeweilige Zielanwendung, die in Keycloak als Client eingetragen ist.</w:t>
      </w:r>
    </w:p>
    <w:p w14:paraId="44DACF76" w14:textId="57155815" w:rsidR="1FA7A8F7" w:rsidRDefault="1FA7A8F7" w:rsidP="14E92987">
      <w:pPr>
        <w:spacing w:line="360" w:lineRule="auto"/>
        <w:rPr>
          <w:rFonts w:ascii="Arial" w:eastAsia="Arial" w:hAnsi="Arial" w:cs="Arial"/>
          <w:sz w:val="24"/>
          <w:szCs w:val="24"/>
        </w:rPr>
      </w:pPr>
      <w:r w:rsidRPr="14E92987">
        <w:rPr>
          <w:rFonts w:ascii="Arial" w:eastAsia="Arial" w:hAnsi="Arial" w:cs="Arial"/>
          <w:sz w:val="24"/>
          <w:szCs w:val="24"/>
        </w:rPr>
        <w:t xml:space="preserve">Um Operationen an einen </w:t>
      </w:r>
      <w:r w:rsidRPr="14E92987">
        <w:rPr>
          <w:rFonts w:ascii="Arial" w:eastAsia="Arial" w:hAnsi="Arial" w:cs="Arial"/>
          <w:i/>
          <w:iCs/>
          <w:sz w:val="24"/>
          <w:szCs w:val="24"/>
        </w:rPr>
        <w:t>Client</w:t>
      </w:r>
      <w:r w:rsidRPr="14E92987">
        <w:rPr>
          <w:rFonts w:ascii="Arial" w:eastAsia="Arial" w:hAnsi="Arial" w:cs="Arial"/>
          <w:sz w:val="24"/>
          <w:szCs w:val="24"/>
        </w:rPr>
        <w:t xml:space="preserve">, wie bspw. Löschen (DELETE) oder erstellen (POST) durchzuführen, muss ein Token verlangt werden. Der Admin-User, der in Keycloak im Client </w:t>
      </w:r>
      <w:r w:rsidRPr="14E92987">
        <w:rPr>
          <w:rFonts w:ascii="Arial" w:eastAsia="Arial" w:hAnsi="Arial" w:cs="Arial"/>
          <w:i/>
          <w:iCs/>
          <w:sz w:val="24"/>
          <w:szCs w:val="24"/>
        </w:rPr>
        <w:t xml:space="preserve">scim-client </w:t>
      </w:r>
      <w:r w:rsidRPr="14E92987">
        <w:rPr>
          <w:rFonts w:ascii="Arial" w:eastAsia="Arial" w:hAnsi="Arial" w:cs="Arial"/>
          <w:sz w:val="24"/>
          <w:szCs w:val="24"/>
        </w:rPr>
        <w:t>eingetragen ist, muss über folgende Rollen verfügen:</w:t>
      </w:r>
    </w:p>
    <w:p w14:paraId="1F92FBBD" w14:textId="496CF346" w:rsidR="1FA7A8F7" w:rsidRDefault="1FA7A8F7" w:rsidP="14E92987">
      <w:pPr>
        <w:pStyle w:val="Listenabsatz"/>
        <w:numPr>
          <w:ilvl w:val="0"/>
          <w:numId w:val="23"/>
        </w:numPr>
        <w:spacing w:line="360" w:lineRule="auto"/>
        <w:rPr>
          <w:rFonts w:ascii="Arial" w:eastAsia="Arial" w:hAnsi="Arial" w:cs="Arial"/>
          <w:sz w:val="24"/>
          <w:szCs w:val="24"/>
        </w:rPr>
      </w:pPr>
      <w:r w:rsidRPr="14E92987">
        <w:rPr>
          <w:rFonts w:ascii="Arial" w:eastAsia="Arial" w:hAnsi="Arial" w:cs="Arial"/>
          <w:b/>
          <w:bCs/>
          <w:sz w:val="24"/>
          <w:szCs w:val="24"/>
        </w:rPr>
        <w:t xml:space="preserve">create-realm: </w:t>
      </w:r>
      <w:r w:rsidRPr="14E92987">
        <w:rPr>
          <w:rFonts w:ascii="Arial" w:eastAsia="Arial" w:hAnsi="Arial" w:cs="Arial"/>
          <w:sz w:val="24"/>
          <w:szCs w:val="24"/>
        </w:rPr>
        <w:t xml:space="preserve">Mit dieser Rolle ist man befugt </w:t>
      </w:r>
      <w:r w:rsidRPr="14E92987">
        <w:rPr>
          <w:rFonts w:ascii="Arial" w:eastAsia="Arial" w:hAnsi="Arial" w:cs="Arial"/>
          <w:i/>
          <w:iCs/>
          <w:sz w:val="24"/>
          <w:szCs w:val="24"/>
        </w:rPr>
        <w:t xml:space="preserve">Realms </w:t>
      </w:r>
      <w:r w:rsidRPr="14E92987">
        <w:rPr>
          <w:rFonts w:ascii="Arial" w:eastAsia="Arial" w:hAnsi="Arial" w:cs="Arial"/>
          <w:sz w:val="24"/>
          <w:szCs w:val="24"/>
        </w:rPr>
        <w:t>anzulegen.</w:t>
      </w:r>
    </w:p>
    <w:p w14:paraId="7FE27AAE" w14:textId="11F92600" w:rsidR="1FA7A8F7" w:rsidRDefault="1FA7A8F7" w:rsidP="14E92987">
      <w:pPr>
        <w:pStyle w:val="Listenabsatz"/>
        <w:numPr>
          <w:ilvl w:val="0"/>
          <w:numId w:val="23"/>
        </w:numPr>
        <w:spacing w:line="360" w:lineRule="auto"/>
        <w:rPr>
          <w:rFonts w:ascii="Arial" w:eastAsia="Arial" w:hAnsi="Arial" w:cs="Arial"/>
          <w:b/>
          <w:bCs/>
          <w:sz w:val="24"/>
          <w:szCs w:val="24"/>
        </w:rPr>
      </w:pPr>
      <w:r w:rsidRPr="14E92987">
        <w:rPr>
          <w:rFonts w:ascii="Arial" w:eastAsia="Arial" w:hAnsi="Arial" w:cs="Arial"/>
          <w:b/>
          <w:bCs/>
          <w:sz w:val="24"/>
          <w:szCs w:val="24"/>
        </w:rPr>
        <w:t xml:space="preserve">manage-clients: </w:t>
      </w:r>
      <w:r w:rsidRPr="14E92987">
        <w:rPr>
          <w:rFonts w:ascii="Arial" w:eastAsia="Arial" w:hAnsi="Arial" w:cs="Arial"/>
          <w:sz w:val="24"/>
          <w:szCs w:val="24"/>
        </w:rPr>
        <w:t>Mit dieser Rolle ist man befugt, Clients zu erstellen und zu löschen.</w:t>
      </w:r>
    </w:p>
    <w:p w14:paraId="1CA4F5F5" w14:textId="76F76A08" w:rsidR="1FA7A8F7" w:rsidRDefault="1FA7A8F7" w:rsidP="14E92987">
      <w:pPr>
        <w:pStyle w:val="Listenabsatz"/>
        <w:numPr>
          <w:ilvl w:val="0"/>
          <w:numId w:val="23"/>
        </w:numPr>
        <w:spacing w:line="360" w:lineRule="auto"/>
        <w:rPr>
          <w:rFonts w:ascii="Arial" w:eastAsia="Arial" w:hAnsi="Arial" w:cs="Arial"/>
          <w:b/>
          <w:bCs/>
          <w:sz w:val="24"/>
          <w:szCs w:val="24"/>
        </w:rPr>
      </w:pPr>
      <w:r w:rsidRPr="14E92987">
        <w:rPr>
          <w:rFonts w:ascii="Arial" w:eastAsia="Arial" w:hAnsi="Arial" w:cs="Arial"/>
          <w:b/>
          <w:bCs/>
          <w:sz w:val="24"/>
          <w:szCs w:val="24"/>
        </w:rPr>
        <w:t xml:space="preserve">view-users: </w:t>
      </w:r>
      <w:r w:rsidRPr="14E92987">
        <w:rPr>
          <w:rFonts w:ascii="Arial" w:eastAsia="Arial" w:hAnsi="Arial" w:cs="Arial"/>
          <w:sz w:val="24"/>
          <w:szCs w:val="24"/>
        </w:rPr>
        <w:t>Man ist befugt Informationen über einen Benutzer einzusehen.</w:t>
      </w:r>
    </w:p>
    <w:p w14:paraId="792209A1" w14:textId="4B2D92BC" w:rsidR="1FA7A8F7" w:rsidRDefault="1FA7A8F7" w:rsidP="14E92987">
      <w:pPr>
        <w:pStyle w:val="Listenabsatz"/>
        <w:numPr>
          <w:ilvl w:val="0"/>
          <w:numId w:val="23"/>
        </w:numPr>
        <w:spacing w:line="360" w:lineRule="auto"/>
        <w:rPr>
          <w:rFonts w:ascii="Arial" w:eastAsia="Arial" w:hAnsi="Arial" w:cs="Arial"/>
          <w:b/>
          <w:bCs/>
          <w:sz w:val="24"/>
          <w:szCs w:val="24"/>
        </w:rPr>
      </w:pPr>
      <w:r w:rsidRPr="14E92987">
        <w:rPr>
          <w:rFonts w:ascii="Arial" w:eastAsia="Arial" w:hAnsi="Arial" w:cs="Arial"/>
          <w:b/>
          <w:bCs/>
          <w:sz w:val="24"/>
          <w:szCs w:val="24"/>
        </w:rPr>
        <w:t xml:space="preserve">target-system-admin-role: </w:t>
      </w:r>
      <w:r w:rsidRPr="14E92987">
        <w:rPr>
          <w:rFonts w:ascii="Arial" w:eastAsia="Arial" w:hAnsi="Arial" w:cs="Arial"/>
          <w:sz w:val="24"/>
          <w:szCs w:val="24"/>
        </w:rPr>
        <w:t xml:space="preserve">Definierte Rolle im scim-client. Notwendige Rolle des Admins in </w:t>
      </w:r>
      <w:proofErr w:type="spellStart"/>
      <w:r w:rsidRPr="14E92987">
        <w:rPr>
          <w:rFonts w:ascii="Arial" w:eastAsia="Arial" w:hAnsi="Arial" w:cs="Arial"/>
          <w:sz w:val="24"/>
          <w:szCs w:val="24"/>
        </w:rPr>
        <w:t>keycloak</w:t>
      </w:r>
      <w:proofErr w:type="spellEnd"/>
      <w:r w:rsidRPr="14E92987">
        <w:rPr>
          <w:rFonts w:ascii="Arial" w:eastAsia="Arial" w:hAnsi="Arial" w:cs="Arial"/>
          <w:sz w:val="24"/>
          <w:szCs w:val="24"/>
        </w:rPr>
        <w:t>, der in der SPE angelegt ist.</w:t>
      </w:r>
    </w:p>
    <w:p w14:paraId="0608C9E0" w14:textId="76328730" w:rsidR="1FA7A8F7" w:rsidRDefault="1FA7A8F7" w:rsidP="14E92987">
      <w:pPr>
        <w:pStyle w:val="Listenabsatz"/>
        <w:numPr>
          <w:ilvl w:val="0"/>
          <w:numId w:val="23"/>
        </w:numPr>
        <w:spacing w:line="360" w:lineRule="auto"/>
        <w:rPr>
          <w:rFonts w:ascii="Arial" w:eastAsia="Arial" w:hAnsi="Arial" w:cs="Arial"/>
          <w:b/>
          <w:bCs/>
          <w:sz w:val="24"/>
          <w:szCs w:val="24"/>
        </w:rPr>
      </w:pPr>
      <w:r w:rsidRPr="14E92987">
        <w:rPr>
          <w:rFonts w:ascii="Arial" w:eastAsia="Arial" w:hAnsi="Arial" w:cs="Arial"/>
          <w:b/>
          <w:bCs/>
          <w:sz w:val="24"/>
          <w:szCs w:val="24"/>
        </w:rPr>
        <w:t>view-clients</w:t>
      </w:r>
    </w:p>
    <w:p w14:paraId="5B394C94" w14:textId="2A291F7C" w:rsidR="1FA7A8F7" w:rsidRDefault="1FA7A8F7" w:rsidP="14E92987">
      <w:pPr>
        <w:pStyle w:val="Listenabsatz"/>
        <w:numPr>
          <w:ilvl w:val="0"/>
          <w:numId w:val="23"/>
        </w:numPr>
        <w:spacing w:line="360" w:lineRule="auto"/>
        <w:rPr>
          <w:rFonts w:ascii="Arial" w:eastAsia="Arial" w:hAnsi="Arial" w:cs="Arial"/>
          <w:b/>
          <w:bCs/>
          <w:sz w:val="24"/>
          <w:szCs w:val="24"/>
        </w:rPr>
      </w:pPr>
      <w:r w:rsidRPr="14E92987">
        <w:rPr>
          <w:rFonts w:ascii="Arial" w:eastAsia="Arial" w:hAnsi="Arial" w:cs="Arial"/>
          <w:b/>
          <w:bCs/>
          <w:sz w:val="24"/>
          <w:szCs w:val="24"/>
        </w:rPr>
        <w:t>manage-users</w:t>
      </w:r>
    </w:p>
    <w:p w14:paraId="2504A58A" w14:textId="0798C302" w:rsidR="1B8ED76A" w:rsidRDefault="1B8ED76A" w:rsidP="14E92987">
      <w:pPr>
        <w:spacing w:line="360" w:lineRule="auto"/>
        <w:rPr>
          <w:rFonts w:ascii="Arial" w:eastAsia="Arial" w:hAnsi="Arial" w:cs="Arial"/>
          <w:sz w:val="24"/>
          <w:szCs w:val="24"/>
        </w:rPr>
      </w:pPr>
      <w:r w:rsidRPr="14E92987">
        <w:rPr>
          <w:rFonts w:ascii="Arial" w:eastAsia="Arial" w:hAnsi="Arial" w:cs="Arial"/>
          <w:sz w:val="24"/>
          <w:szCs w:val="24"/>
        </w:rPr>
        <w:t xml:space="preserve">Jede </w:t>
      </w:r>
      <w:r w:rsidR="2F01CBB7" w:rsidRPr="14E92987">
        <w:rPr>
          <w:rFonts w:ascii="Arial" w:eastAsia="Arial" w:hAnsi="Arial" w:cs="Arial"/>
          <w:sz w:val="24"/>
          <w:szCs w:val="24"/>
        </w:rPr>
        <w:t>Ausführungsfunktion einer Rolle bezieht sich auf ein Realm</w:t>
      </w:r>
      <w:r w:rsidRPr="14E92987">
        <w:rPr>
          <w:rFonts w:ascii="Arial" w:eastAsia="Arial" w:hAnsi="Arial" w:cs="Arial"/>
          <w:sz w:val="24"/>
          <w:szCs w:val="24"/>
        </w:rPr>
        <w:t xml:space="preserve">. Wenn bspw. </w:t>
      </w:r>
      <w:r w:rsidR="566937D6" w:rsidRPr="14E92987">
        <w:rPr>
          <w:rFonts w:ascii="Arial" w:eastAsia="Arial" w:hAnsi="Arial" w:cs="Arial"/>
          <w:sz w:val="24"/>
          <w:szCs w:val="24"/>
        </w:rPr>
        <w:t>e</w:t>
      </w:r>
      <w:r w:rsidRPr="14E92987">
        <w:rPr>
          <w:rFonts w:ascii="Arial" w:eastAsia="Arial" w:hAnsi="Arial" w:cs="Arial"/>
          <w:sz w:val="24"/>
          <w:szCs w:val="24"/>
        </w:rPr>
        <w:t>in Admin-User die Rolle manage-users für das Realm “</w:t>
      </w:r>
      <w:proofErr w:type="spellStart"/>
      <w:r w:rsidRPr="14E92987">
        <w:rPr>
          <w:rFonts w:ascii="Arial" w:eastAsia="Arial" w:hAnsi="Arial" w:cs="Arial"/>
          <w:sz w:val="24"/>
          <w:szCs w:val="24"/>
        </w:rPr>
        <w:t>nintendo</w:t>
      </w:r>
      <w:proofErr w:type="spellEnd"/>
      <w:r w:rsidRPr="14E92987">
        <w:rPr>
          <w:rFonts w:ascii="Arial" w:eastAsia="Arial" w:hAnsi="Arial" w:cs="Arial"/>
          <w:sz w:val="24"/>
          <w:szCs w:val="24"/>
        </w:rPr>
        <w:t>” hat, so darf der Admin-User andere Benutzer in diesem Realm bearbeiten.</w:t>
      </w:r>
    </w:p>
    <w:p w14:paraId="5631D8B7" w14:textId="461D27CE" w:rsidR="638B93FC" w:rsidRDefault="350966E2" w:rsidP="14E92987">
      <w:pPr>
        <w:spacing w:before="240" w:after="240" w:line="360" w:lineRule="auto"/>
        <w:rPr>
          <w:rFonts w:ascii="Arial" w:eastAsia="Arial" w:hAnsi="Arial" w:cs="Arial"/>
        </w:rPr>
      </w:pPr>
      <w:r>
        <w:rPr>
          <w:noProof/>
        </w:rPr>
        <w:drawing>
          <wp:inline distT="0" distB="0" distL="0" distR="0" wp14:anchorId="7267EF01" wp14:editId="5A574709">
            <wp:extent cx="6448454" cy="926827"/>
            <wp:effectExtent l="0" t="0" r="0" b="0"/>
            <wp:docPr id="1241007364" name="Picture 124100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6448454" cy="926827"/>
                    </a:xfrm>
                    <a:prstGeom prst="rect">
                      <a:avLst/>
                    </a:prstGeom>
                  </pic:spPr>
                </pic:pic>
              </a:graphicData>
            </a:graphic>
          </wp:inline>
        </w:drawing>
      </w:r>
    </w:p>
    <w:p w14:paraId="2499A36A" w14:textId="3FD00C08" w:rsidR="00C7579B" w:rsidRDefault="00C7579B" w:rsidP="00C7579B">
      <w:pPr>
        <w:pStyle w:val="Beschriftung"/>
        <w:rPr>
          <w:rFonts w:ascii="Arial" w:eastAsia="Arial" w:hAnsi="Arial" w:cs="Arial"/>
        </w:rPr>
      </w:pPr>
      <w:bookmarkStart w:id="120" w:name="_Toc170488540"/>
      <w:r>
        <w:t xml:space="preserve">Abbildung </w:t>
      </w:r>
      <w:fldSimple w:instr=" SEQ Abbildung \* ARABIC ">
        <w:r w:rsidR="00667C61">
          <w:rPr>
            <w:noProof/>
          </w:rPr>
          <w:t>12</w:t>
        </w:r>
      </w:fldSimple>
      <w:r>
        <w:t xml:space="preserve">: </w:t>
      </w:r>
      <w:r w:rsidRPr="00C23BF6">
        <w:t xml:space="preserve">Abschnitt aus der </w:t>
      </w:r>
      <w:proofErr w:type="spellStart"/>
      <w:r w:rsidRPr="00C23BF6">
        <w:t>application</w:t>
      </w:r>
      <w:proofErr w:type="spellEnd"/>
      <w:r w:rsidRPr="00C23BF6">
        <w:t>-</w:t>
      </w:r>
      <w:proofErr w:type="spellStart"/>
      <w:r w:rsidRPr="00C23BF6">
        <w:t>dev.yml</w:t>
      </w:r>
      <w:proofErr w:type="spellEnd"/>
      <w:r w:rsidRPr="00C23BF6">
        <w:t xml:space="preserve">-Datei. Hier werden die Variablen als Platzhalter für die eigentlichen Namen der Attribute des angelegten </w:t>
      </w:r>
      <w:proofErr w:type="spellStart"/>
      <w:r w:rsidRPr="00C23BF6">
        <w:t>keycloak</w:t>
      </w:r>
      <w:proofErr w:type="spellEnd"/>
      <w:r w:rsidRPr="00C23BF6">
        <w:t>-client aus Keycloak gesetzt.</w:t>
      </w:r>
      <w:bookmarkEnd w:id="120"/>
    </w:p>
    <w:p w14:paraId="55205A52" w14:textId="1FF69BBB" w:rsidR="14E92987" w:rsidRDefault="14E92987" w:rsidP="14E92987">
      <w:pPr>
        <w:spacing w:before="240" w:after="240" w:line="360" w:lineRule="auto"/>
        <w:rPr>
          <w:rFonts w:ascii="Arial" w:eastAsia="Arial" w:hAnsi="Arial" w:cs="Arial"/>
        </w:rPr>
      </w:pPr>
    </w:p>
    <w:p w14:paraId="17963C87" w14:textId="6EC9DC46" w:rsidR="2DE9D47B" w:rsidRDefault="2DE9D47B" w:rsidP="14E92987">
      <w:pPr>
        <w:spacing w:before="240" w:after="240" w:line="360" w:lineRule="auto"/>
      </w:pPr>
      <w:r>
        <w:rPr>
          <w:noProof/>
        </w:rPr>
        <w:drawing>
          <wp:inline distT="0" distB="0" distL="0" distR="0" wp14:anchorId="17E23428" wp14:editId="529A0DCC">
            <wp:extent cx="6077794" cy="2825750"/>
            <wp:effectExtent l="0" t="0" r="0" b="0"/>
            <wp:docPr id="2115493167" name="Picture 211549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6077794" cy="2825750"/>
                    </a:xfrm>
                    <a:prstGeom prst="rect">
                      <a:avLst/>
                    </a:prstGeom>
                  </pic:spPr>
                </pic:pic>
              </a:graphicData>
            </a:graphic>
          </wp:inline>
        </w:drawing>
      </w:r>
    </w:p>
    <w:p w14:paraId="08720238" w14:textId="4F73BB3D" w:rsidR="0833C68E" w:rsidRDefault="00C7579B" w:rsidP="00C7579B">
      <w:pPr>
        <w:pStyle w:val="Beschriftung"/>
      </w:pPr>
      <w:bookmarkStart w:id="121" w:name="_Toc170488541"/>
      <w:r>
        <w:t xml:space="preserve">Abbildung </w:t>
      </w:r>
      <w:fldSimple w:instr=" SEQ Abbildung \* ARABIC ">
        <w:r w:rsidR="00667C61">
          <w:rPr>
            <w:noProof/>
          </w:rPr>
          <w:t>13</w:t>
        </w:r>
      </w:fldSimple>
      <w:r>
        <w:t xml:space="preserve">: </w:t>
      </w:r>
      <w:r w:rsidRPr="005267B6">
        <w:t xml:space="preserve">Wie Abb. 9, nur mit dem </w:t>
      </w:r>
      <w:proofErr w:type="spellStart"/>
      <w:r w:rsidRPr="005267B6">
        <w:t>keycloak</w:t>
      </w:r>
      <w:proofErr w:type="spellEnd"/>
      <w:r w:rsidRPr="005267B6">
        <w:t xml:space="preserve">-client. Dieser muss im </w:t>
      </w:r>
      <w:proofErr w:type="spellStart"/>
      <w:r w:rsidRPr="005267B6">
        <w:t>master</w:t>
      </w:r>
      <w:proofErr w:type="spellEnd"/>
      <w:r w:rsidRPr="005267B6">
        <w:t xml:space="preserve"> angelegt werden.</w:t>
      </w:r>
      <w:bookmarkEnd w:id="121"/>
    </w:p>
    <w:p w14:paraId="4355385B" w14:textId="77777777" w:rsidR="00A6550E" w:rsidRPr="00A6550E" w:rsidRDefault="00A6550E" w:rsidP="00A6550E"/>
    <w:p w14:paraId="30ABE0BF" w14:textId="363CA613" w:rsidR="54D68E9D" w:rsidRDefault="54D68E9D" w:rsidP="14E92987">
      <w:pPr>
        <w:spacing w:line="360" w:lineRule="auto"/>
        <w:rPr>
          <w:rFonts w:ascii="Arial" w:eastAsia="Arial" w:hAnsi="Arial" w:cs="Arial"/>
        </w:rPr>
      </w:pPr>
      <w:r>
        <w:rPr>
          <w:noProof/>
        </w:rPr>
        <w:drawing>
          <wp:inline distT="0" distB="0" distL="0" distR="0" wp14:anchorId="61774084" wp14:editId="46D3F998">
            <wp:extent cx="6334124" cy="2008604"/>
            <wp:effectExtent l="0" t="0" r="0" b="0"/>
            <wp:docPr id="1712789055" name="Picture 1712789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6334124" cy="2008604"/>
                    </a:xfrm>
                    <a:prstGeom prst="rect">
                      <a:avLst/>
                    </a:prstGeom>
                  </pic:spPr>
                </pic:pic>
              </a:graphicData>
            </a:graphic>
          </wp:inline>
        </w:drawing>
      </w:r>
    </w:p>
    <w:p w14:paraId="27291C9D" w14:textId="2CDCE6DA" w:rsidR="2C5CBAE1" w:rsidRDefault="00C7579B" w:rsidP="00C7579B">
      <w:pPr>
        <w:pStyle w:val="Beschriftung"/>
        <w:rPr>
          <w:rFonts w:ascii="Arial" w:eastAsia="Arial" w:hAnsi="Arial" w:cs="Arial"/>
        </w:rPr>
      </w:pPr>
      <w:bookmarkStart w:id="122" w:name="_Toc170488542"/>
      <w:r>
        <w:t xml:space="preserve">Abbildung </w:t>
      </w:r>
      <w:fldSimple w:instr=" SEQ Abbildung \* ARABIC ">
        <w:r w:rsidR="00667C61">
          <w:rPr>
            <w:noProof/>
          </w:rPr>
          <w:t>14</w:t>
        </w:r>
      </w:fldSimple>
      <w:r>
        <w:t xml:space="preserve">: </w:t>
      </w:r>
      <w:r w:rsidRPr="00336444">
        <w:t xml:space="preserve"> Endpunkte, um auf die jeweiligen JSON-Objekte Operationen auszuführen.</w:t>
      </w:r>
      <w:bookmarkEnd w:id="122"/>
    </w:p>
    <w:p w14:paraId="56342C62" w14:textId="0E668519" w:rsidR="14E92987" w:rsidRDefault="14E92987" w:rsidP="14E92987">
      <w:pPr>
        <w:spacing w:line="360" w:lineRule="auto"/>
        <w:rPr>
          <w:rFonts w:ascii="Arial" w:eastAsia="Arial" w:hAnsi="Arial" w:cs="Arial"/>
        </w:rPr>
      </w:pPr>
    </w:p>
    <w:p w14:paraId="1FD135A7" w14:textId="54814836" w:rsidR="25E0549F" w:rsidRDefault="25E0549F" w:rsidP="14E92987">
      <w:pPr>
        <w:spacing w:line="360" w:lineRule="auto"/>
        <w:rPr>
          <w:rFonts w:ascii="Arial" w:eastAsia="Arial" w:hAnsi="Arial" w:cs="Arial"/>
          <w:sz w:val="24"/>
          <w:szCs w:val="24"/>
        </w:rPr>
      </w:pPr>
      <w:r w:rsidRPr="14E92987">
        <w:rPr>
          <w:rFonts w:ascii="Arial" w:eastAsia="Arial" w:hAnsi="Arial" w:cs="Arial"/>
          <w:sz w:val="24"/>
          <w:szCs w:val="24"/>
        </w:rPr>
        <w:t>Folgende Klassen spielen eine wichtige Rolle für den Autorisierungsfluss:</w:t>
      </w:r>
    </w:p>
    <w:p w14:paraId="6181EBFE" w14:textId="2AB19DBD" w:rsidR="38ABFD3B" w:rsidRDefault="38ABFD3B" w:rsidP="14E92987">
      <w:pPr>
        <w:spacing w:line="360" w:lineRule="auto"/>
        <w:rPr>
          <w:rFonts w:ascii="Arial" w:eastAsia="Arial" w:hAnsi="Arial" w:cs="Arial"/>
          <w:sz w:val="24"/>
          <w:szCs w:val="24"/>
        </w:rPr>
      </w:pPr>
      <w:r w:rsidRPr="14E92987">
        <w:rPr>
          <w:rFonts w:ascii="Arial" w:eastAsia="Arial" w:hAnsi="Arial" w:cs="Arial"/>
          <w:sz w:val="24"/>
          <w:szCs w:val="24"/>
        </w:rPr>
        <w:t xml:space="preserve">Der </w:t>
      </w:r>
      <w:proofErr w:type="spellStart"/>
      <w:r w:rsidRPr="14E92987">
        <w:rPr>
          <w:rFonts w:ascii="Arial" w:eastAsia="Arial" w:hAnsi="Arial" w:cs="Arial"/>
          <w:i/>
          <w:iCs/>
          <w:sz w:val="24"/>
          <w:szCs w:val="24"/>
        </w:rPr>
        <w:t>KeycloakRealmRoleConverter</w:t>
      </w:r>
      <w:proofErr w:type="spellEnd"/>
      <w:r w:rsidRPr="14E92987">
        <w:rPr>
          <w:rFonts w:ascii="Arial" w:eastAsia="Arial" w:hAnsi="Arial" w:cs="Arial"/>
          <w:i/>
          <w:iCs/>
          <w:sz w:val="24"/>
          <w:szCs w:val="24"/>
        </w:rPr>
        <w:t xml:space="preserve"> </w:t>
      </w:r>
      <w:r w:rsidRPr="14E92987">
        <w:rPr>
          <w:rFonts w:ascii="Arial" w:eastAsia="Arial" w:hAnsi="Arial" w:cs="Arial"/>
          <w:sz w:val="24"/>
          <w:szCs w:val="24"/>
        </w:rPr>
        <w:t xml:space="preserve">ist eine Klasse in der SPE, welche die vom </w:t>
      </w:r>
      <w:r w:rsidRPr="14E92987">
        <w:rPr>
          <w:rFonts w:ascii="Arial" w:eastAsia="Arial" w:hAnsi="Arial" w:cs="Arial"/>
          <w:i/>
          <w:iCs/>
          <w:sz w:val="24"/>
          <w:szCs w:val="24"/>
        </w:rPr>
        <w:t xml:space="preserve">scim-client </w:t>
      </w:r>
      <w:r w:rsidRPr="14E92987">
        <w:rPr>
          <w:rFonts w:ascii="Arial" w:eastAsia="Arial" w:hAnsi="Arial" w:cs="Arial"/>
          <w:sz w:val="24"/>
          <w:szCs w:val="24"/>
        </w:rPr>
        <w:t>angeforderten JWT-Token in Grant-Objekte um, welche von der Spring Security in den Autorisierungsfluss gelangen.</w:t>
      </w:r>
    </w:p>
    <w:p w14:paraId="74AEAAA1" w14:textId="3203E866" w:rsidR="13BAB278" w:rsidRDefault="13BAB278" w:rsidP="14E92987">
      <w:pPr>
        <w:spacing w:line="360" w:lineRule="auto"/>
        <w:rPr>
          <w:rFonts w:ascii="Arial" w:eastAsia="Arial" w:hAnsi="Arial" w:cs="Arial"/>
          <w:sz w:val="24"/>
          <w:szCs w:val="24"/>
        </w:rPr>
      </w:pPr>
      <w:r w:rsidRPr="14E92987">
        <w:rPr>
          <w:rFonts w:ascii="Arial" w:eastAsia="Arial" w:hAnsi="Arial" w:cs="Arial"/>
          <w:sz w:val="24"/>
          <w:szCs w:val="24"/>
        </w:rPr>
        <w:t xml:space="preserve">In der Java-Klasse </w:t>
      </w:r>
      <w:proofErr w:type="spellStart"/>
      <w:r w:rsidRPr="14E92987">
        <w:rPr>
          <w:rFonts w:ascii="Arial" w:eastAsia="Arial" w:hAnsi="Arial" w:cs="Arial"/>
          <w:i/>
          <w:iCs/>
          <w:sz w:val="24"/>
          <w:szCs w:val="24"/>
        </w:rPr>
        <w:t>OAuthRestTemplateConfig</w:t>
      </w:r>
      <w:proofErr w:type="spellEnd"/>
      <w:r w:rsidRPr="14E92987">
        <w:rPr>
          <w:rFonts w:ascii="Arial" w:eastAsia="Arial" w:hAnsi="Arial" w:cs="Arial"/>
          <w:i/>
          <w:iCs/>
          <w:sz w:val="24"/>
          <w:szCs w:val="24"/>
        </w:rPr>
        <w:t xml:space="preserve"> </w:t>
      </w:r>
      <w:r w:rsidRPr="14E92987">
        <w:rPr>
          <w:rFonts w:ascii="Arial" w:eastAsia="Arial" w:hAnsi="Arial" w:cs="Arial"/>
          <w:sz w:val="24"/>
          <w:szCs w:val="24"/>
        </w:rPr>
        <w:t>w</w:t>
      </w:r>
      <w:r w:rsidR="4108C564" w:rsidRPr="14E92987">
        <w:rPr>
          <w:rFonts w:ascii="Arial" w:eastAsia="Arial" w:hAnsi="Arial" w:cs="Arial"/>
          <w:sz w:val="24"/>
          <w:szCs w:val="24"/>
        </w:rPr>
        <w:t xml:space="preserve">ird OAuth2 mit OpenID Connect eingebunden und überprüft, ob der Token, der vom </w:t>
      </w:r>
      <w:r w:rsidR="4108C564" w:rsidRPr="14E92987">
        <w:rPr>
          <w:rFonts w:ascii="Arial" w:eastAsia="Arial" w:hAnsi="Arial" w:cs="Arial"/>
          <w:i/>
          <w:iCs/>
          <w:sz w:val="24"/>
          <w:szCs w:val="24"/>
        </w:rPr>
        <w:t>scim-clie</w:t>
      </w:r>
      <w:r w:rsidR="47578D74" w:rsidRPr="14E92987">
        <w:rPr>
          <w:rFonts w:ascii="Arial" w:eastAsia="Arial" w:hAnsi="Arial" w:cs="Arial"/>
          <w:i/>
          <w:iCs/>
          <w:sz w:val="24"/>
          <w:szCs w:val="24"/>
        </w:rPr>
        <w:t>nt</w:t>
      </w:r>
      <w:r w:rsidR="4108C564" w:rsidRPr="14E92987">
        <w:rPr>
          <w:rFonts w:ascii="Arial" w:eastAsia="Arial" w:hAnsi="Arial" w:cs="Arial"/>
          <w:i/>
          <w:iCs/>
          <w:sz w:val="24"/>
          <w:szCs w:val="24"/>
        </w:rPr>
        <w:t xml:space="preserve"> </w:t>
      </w:r>
      <w:r w:rsidR="4108C564" w:rsidRPr="14E92987">
        <w:rPr>
          <w:rFonts w:ascii="Arial" w:eastAsia="Arial" w:hAnsi="Arial" w:cs="Arial"/>
          <w:sz w:val="24"/>
          <w:szCs w:val="24"/>
        </w:rPr>
        <w:t>angefordert wird gültig i</w:t>
      </w:r>
      <w:r w:rsidR="6E14C7E9" w:rsidRPr="14E92987">
        <w:rPr>
          <w:rFonts w:ascii="Arial" w:eastAsia="Arial" w:hAnsi="Arial" w:cs="Arial"/>
          <w:sz w:val="24"/>
          <w:szCs w:val="24"/>
        </w:rPr>
        <w:t>st.</w:t>
      </w:r>
      <w:r w:rsidR="53DBA475" w:rsidRPr="14E92987">
        <w:rPr>
          <w:rFonts w:ascii="Arial" w:eastAsia="Arial" w:hAnsi="Arial" w:cs="Arial"/>
          <w:sz w:val="24"/>
          <w:szCs w:val="24"/>
        </w:rPr>
        <w:t xml:space="preserve"> Sie verwaltete den </w:t>
      </w:r>
      <w:r w:rsidR="53DBA475" w:rsidRPr="14E92987">
        <w:rPr>
          <w:rFonts w:ascii="Arial" w:eastAsia="Arial" w:hAnsi="Arial" w:cs="Arial"/>
          <w:i/>
          <w:iCs/>
          <w:sz w:val="24"/>
          <w:szCs w:val="24"/>
        </w:rPr>
        <w:t xml:space="preserve">Client </w:t>
      </w:r>
      <w:proofErr w:type="spellStart"/>
      <w:r w:rsidR="53DBA475" w:rsidRPr="14E92987">
        <w:rPr>
          <w:rFonts w:ascii="Arial" w:eastAsia="Arial" w:hAnsi="Arial" w:cs="Arial"/>
          <w:i/>
          <w:iCs/>
          <w:sz w:val="24"/>
          <w:szCs w:val="24"/>
        </w:rPr>
        <w:t>Credentials</w:t>
      </w:r>
      <w:proofErr w:type="spellEnd"/>
      <w:r w:rsidR="53DBA475" w:rsidRPr="14E92987">
        <w:rPr>
          <w:rFonts w:ascii="Arial" w:eastAsia="Arial" w:hAnsi="Arial" w:cs="Arial"/>
          <w:i/>
          <w:iCs/>
          <w:sz w:val="24"/>
          <w:szCs w:val="24"/>
        </w:rPr>
        <w:t xml:space="preserve"> Flow</w:t>
      </w:r>
      <w:r w:rsidR="53DBA475" w:rsidRPr="14E92987">
        <w:rPr>
          <w:rFonts w:ascii="Arial" w:eastAsia="Arial" w:hAnsi="Arial" w:cs="Arial"/>
          <w:sz w:val="24"/>
          <w:szCs w:val="24"/>
        </w:rPr>
        <w:t>.</w:t>
      </w:r>
      <w:r w:rsidR="1CE115BA" w:rsidRPr="14E92987">
        <w:rPr>
          <w:rFonts w:ascii="Arial" w:eastAsia="Arial" w:hAnsi="Arial" w:cs="Arial"/>
          <w:sz w:val="24"/>
          <w:szCs w:val="24"/>
        </w:rPr>
        <w:t xml:space="preserve"> </w:t>
      </w:r>
      <w:r w:rsidR="365D6C18" w:rsidRPr="14E92987">
        <w:rPr>
          <w:rFonts w:ascii="Arial" w:eastAsia="Arial" w:hAnsi="Arial" w:cs="Arial"/>
          <w:sz w:val="24"/>
          <w:szCs w:val="24"/>
        </w:rPr>
        <w:t xml:space="preserve">Rollen, die geprüft werden sind bspw. </w:t>
      </w:r>
      <w:r w:rsidR="4B9684E8" w:rsidRPr="14E92987">
        <w:rPr>
          <w:rFonts w:ascii="Arial" w:eastAsia="Arial" w:hAnsi="Arial" w:cs="Arial"/>
          <w:sz w:val="24"/>
          <w:szCs w:val="24"/>
        </w:rPr>
        <w:t>d</w:t>
      </w:r>
      <w:r w:rsidR="365D6C18" w:rsidRPr="14E92987">
        <w:rPr>
          <w:rFonts w:ascii="Arial" w:eastAsia="Arial" w:hAnsi="Arial" w:cs="Arial"/>
          <w:sz w:val="24"/>
          <w:szCs w:val="24"/>
        </w:rPr>
        <w:t xml:space="preserve">ie </w:t>
      </w:r>
      <w:r w:rsidR="365D6C18" w:rsidRPr="14E92987">
        <w:rPr>
          <w:rFonts w:ascii="Arial" w:eastAsia="Arial" w:hAnsi="Arial" w:cs="Arial"/>
          <w:i/>
          <w:iCs/>
          <w:sz w:val="24"/>
          <w:szCs w:val="24"/>
        </w:rPr>
        <w:t>manage-users</w:t>
      </w:r>
      <w:r w:rsidR="365D6C18" w:rsidRPr="14E92987">
        <w:rPr>
          <w:rFonts w:ascii="Arial" w:eastAsia="Arial" w:hAnsi="Arial" w:cs="Arial"/>
          <w:sz w:val="24"/>
          <w:szCs w:val="24"/>
        </w:rPr>
        <w:t xml:space="preserve"> Rolle.</w:t>
      </w:r>
    </w:p>
    <w:p w14:paraId="7D583ABD" w14:textId="76551FA5" w:rsidR="25E0549F" w:rsidRDefault="25E0549F" w:rsidP="14E92987">
      <w:pPr>
        <w:spacing w:line="360" w:lineRule="auto"/>
        <w:rPr>
          <w:rFonts w:ascii="Arial" w:eastAsia="Arial" w:hAnsi="Arial" w:cs="Arial"/>
          <w:sz w:val="24"/>
          <w:szCs w:val="24"/>
        </w:rPr>
      </w:pPr>
      <w:r w:rsidRPr="14E92987">
        <w:rPr>
          <w:rFonts w:ascii="Arial" w:eastAsia="Arial" w:hAnsi="Arial" w:cs="Arial"/>
          <w:sz w:val="24"/>
          <w:szCs w:val="24"/>
        </w:rPr>
        <w:t>In der</w:t>
      </w:r>
      <w:r w:rsidRPr="14E92987">
        <w:rPr>
          <w:rFonts w:ascii="Arial" w:eastAsia="Arial" w:hAnsi="Arial" w:cs="Arial"/>
          <w:i/>
          <w:iCs/>
          <w:sz w:val="24"/>
          <w:szCs w:val="24"/>
        </w:rPr>
        <w:t xml:space="preserve"> </w:t>
      </w:r>
      <w:proofErr w:type="spellStart"/>
      <w:r w:rsidRPr="14E92987">
        <w:rPr>
          <w:rFonts w:ascii="Arial" w:eastAsia="Arial" w:hAnsi="Arial" w:cs="Arial"/>
          <w:i/>
          <w:iCs/>
          <w:sz w:val="24"/>
          <w:szCs w:val="24"/>
        </w:rPr>
        <w:t>SecurityConfig</w:t>
      </w:r>
      <w:proofErr w:type="spellEnd"/>
      <w:r w:rsidRPr="14E92987">
        <w:rPr>
          <w:rFonts w:ascii="Arial" w:eastAsia="Arial" w:hAnsi="Arial" w:cs="Arial"/>
          <w:sz w:val="24"/>
          <w:szCs w:val="24"/>
        </w:rPr>
        <w:t xml:space="preserve"> werden Benutzerrechte bestimmt. In dieser Klasse werden Rollen überprüft, die </w:t>
      </w:r>
      <w:r w:rsidR="0DC12DFF" w:rsidRPr="14E92987">
        <w:rPr>
          <w:rFonts w:ascii="Arial" w:eastAsia="Arial" w:hAnsi="Arial" w:cs="Arial"/>
          <w:sz w:val="24"/>
          <w:szCs w:val="24"/>
        </w:rPr>
        <w:t>den Benutzern</w:t>
      </w:r>
      <w:r w:rsidRPr="14E92987">
        <w:rPr>
          <w:rFonts w:ascii="Arial" w:eastAsia="Arial" w:hAnsi="Arial" w:cs="Arial"/>
          <w:sz w:val="24"/>
          <w:szCs w:val="24"/>
        </w:rPr>
        <w:t xml:space="preserve"> zugeteilt sein müssen.</w:t>
      </w:r>
    </w:p>
    <w:p w14:paraId="6CB383A5" w14:textId="648EE90E" w:rsidR="14E92987" w:rsidRDefault="14E92987" w:rsidP="14E92987">
      <w:pPr>
        <w:spacing w:line="360" w:lineRule="auto"/>
        <w:rPr>
          <w:rFonts w:ascii="Arial" w:eastAsia="Arial" w:hAnsi="Arial" w:cs="Arial"/>
        </w:rPr>
      </w:pPr>
    </w:p>
    <w:p w14:paraId="014EDD52" w14:textId="3788EC48" w:rsidR="130462B6" w:rsidRDefault="166AB325" w:rsidP="2F2F1BCE">
      <w:pPr>
        <w:pStyle w:val="berschrift2"/>
      </w:pPr>
      <w:bookmarkStart w:id="123" w:name="_Toc1212181163"/>
      <w:bookmarkStart w:id="124" w:name="_Toc223250640"/>
      <w:bookmarkStart w:id="125" w:name="_Toc170488872"/>
      <w:r w:rsidRPr="2F2F1BCE">
        <w:t>4</w:t>
      </w:r>
      <w:r w:rsidR="5694E7DA" w:rsidRPr="2F2F1BCE">
        <w:t>.</w:t>
      </w:r>
      <w:r w:rsidR="2CEAD8B4" w:rsidRPr="2F2F1BCE">
        <w:t>3</w:t>
      </w:r>
      <w:r w:rsidR="5694E7DA" w:rsidRPr="2F2F1BCE">
        <w:t xml:space="preserve"> Scheduler in der SPE</w:t>
      </w:r>
      <w:bookmarkEnd w:id="123"/>
      <w:bookmarkEnd w:id="124"/>
      <w:bookmarkEnd w:id="125"/>
    </w:p>
    <w:p w14:paraId="375C81FE" w14:textId="2424C4AF" w:rsidR="14E92987" w:rsidRDefault="14E92987" w:rsidP="14E92987">
      <w:pPr>
        <w:spacing w:line="360" w:lineRule="auto"/>
        <w:rPr>
          <w:rFonts w:ascii="Arial" w:eastAsia="Arial" w:hAnsi="Arial" w:cs="Arial"/>
        </w:rPr>
      </w:pPr>
    </w:p>
    <w:p w14:paraId="7BE6F6E1" w14:textId="4E1D474F" w:rsidR="119FC85D" w:rsidRDefault="6E40D25A" w:rsidP="14E92987">
      <w:pPr>
        <w:spacing w:before="240" w:after="240" w:line="360" w:lineRule="auto"/>
        <w:rPr>
          <w:rFonts w:ascii="Arial" w:eastAsia="Arial" w:hAnsi="Arial" w:cs="Arial"/>
          <w:sz w:val="24"/>
          <w:szCs w:val="24"/>
        </w:rPr>
      </w:pPr>
      <w:r w:rsidRPr="2F2F1BCE">
        <w:rPr>
          <w:rFonts w:ascii="Arial" w:eastAsia="Arial" w:hAnsi="Arial" w:cs="Arial"/>
          <w:sz w:val="24"/>
          <w:szCs w:val="24"/>
        </w:rPr>
        <w:t xml:space="preserve">Scheduling plant Abläufe, ordnet Aufgaben und optimiert Ziele bei Randbedingungen </w:t>
      </w:r>
      <w:hyperlink r:id="rId88">
        <w:r w:rsidRPr="2F2F1BCE">
          <w:rPr>
            <w:rStyle w:val="Hyperlink"/>
            <w:rFonts w:ascii="Arial" w:eastAsia="Arial" w:hAnsi="Arial" w:cs="Arial"/>
            <w:sz w:val="24"/>
            <w:szCs w:val="24"/>
          </w:rPr>
          <w:t>[3</w:t>
        </w:r>
        <w:r w:rsidR="5442F2EA" w:rsidRPr="2F2F1BCE">
          <w:rPr>
            <w:rStyle w:val="Hyperlink"/>
            <w:rFonts w:ascii="Arial" w:eastAsia="Arial" w:hAnsi="Arial" w:cs="Arial"/>
            <w:sz w:val="24"/>
            <w:szCs w:val="24"/>
          </w:rPr>
          <w:t>2</w:t>
        </w:r>
        <w:r w:rsidRPr="2F2F1BCE">
          <w:rPr>
            <w:rStyle w:val="Hyperlink"/>
            <w:rFonts w:ascii="Arial" w:eastAsia="Arial" w:hAnsi="Arial" w:cs="Arial"/>
            <w:sz w:val="24"/>
            <w:szCs w:val="24"/>
          </w:rPr>
          <w:t>]</w:t>
        </w:r>
      </w:hyperlink>
      <w:r w:rsidRPr="2F2F1BCE">
        <w:rPr>
          <w:rFonts w:ascii="Arial" w:eastAsia="Arial" w:hAnsi="Arial" w:cs="Arial"/>
          <w:sz w:val="24"/>
          <w:szCs w:val="24"/>
        </w:rPr>
        <w:t>.</w:t>
      </w:r>
      <w:r w:rsidR="092A3433" w:rsidRPr="2F2F1BCE">
        <w:rPr>
          <w:rFonts w:ascii="Arial" w:eastAsia="Arial" w:hAnsi="Arial" w:cs="Arial"/>
          <w:sz w:val="24"/>
          <w:szCs w:val="24"/>
        </w:rPr>
        <w:t xml:space="preserve"> Scheduling ist damit wichtig in der Informatik für automatische Prozesse.</w:t>
      </w:r>
    </w:p>
    <w:p w14:paraId="70EF5F99" w14:textId="3D76C70F" w:rsidR="6CD7BEEE" w:rsidRDefault="30C7B953" w:rsidP="14E92987">
      <w:pPr>
        <w:spacing w:line="360" w:lineRule="auto"/>
        <w:rPr>
          <w:rFonts w:ascii="Arial" w:eastAsia="Arial" w:hAnsi="Arial" w:cs="Arial"/>
          <w:sz w:val="24"/>
          <w:szCs w:val="24"/>
        </w:rPr>
      </w:pPr>
      <w:r w:rsidRPr="2F2F1BCE">
        <w:rPr>
          <w:rFonts w:ascii="Arial" w:eastAsia="Arial" w:hAnsi="Arial" w:cs="Arial"/>
          <w:sz w:val="24"/>
          <w:szCs w:val="24"/>
        </w:rPr>
        <w:t xml:space="preserve">Unter Scheduling hier fallen keine typischen </w:t>
      </w:r>
      <w:proofErr w:type="spellStart"/>
      <w:r w:rsidRPr="2F2F1BCE">
        <w:rPr>
          <w:rFonts w:ascii="Arial" w:eastAsia="Arial" w:hAnsi="Arial" w:cs="Arial"/>
          <w:sz w:val="24"/>
          <w:szCs w:val="24"/>
        </w:rPr>
        <w:t>Schedulingalgorithmen</w:t>
      </w:r>
      <w:proofErr w:type="spellEnd"/>
      <w:r w:rsidRPr="2F2F1BCE">
        <w:rPr>
          <w:rFonts w:ascii="Arial" w:eastAsia="Arial" w:hAnsi="Arial" w:cs="Arial"/>
          <w:sz w:val="24"/>
          <w:szCs w:val="24"/>
        </w:rPr>
        <w:t xml:space="preserve"> in Betriebssysteme wie </w:t>
      </w:r>
      <w:r w:rsidR="75DD85B8" w:rsidRPr="2F2F1BCE">
        <w:rPr>
          <w:rFonts w:ascii="Arial" w:eastAsia="Arial" w:hAnsi="Arial" w:cs="Arial"/>
          <w:sz w:val="24"/>
          <w:szCs w:val="24"/>
        </w:rPr>
        <w:t xml:space="preserve">z.B. </w:t>
      </w:r>
      <w:r w:rsidRPr="2F2F1BCE">
        <w:rPr>
          <w:rFonts w:ascii="Arial" w:eastAsia="Arial" w:hAnsi="Arial" w:cs="Arial"/>
          <w:sz w:val="24"/>
          <w:szCs w:val="24"/>
        </w:rPr>
        <w:t>prioritätenbasiert</w:t>
      </w:r>
      <w:r w:rsidR="16DBC927" w:rsidRPr="2F2F1BCE">
        <w:rPr>
          <w:rFonts w:ascii="Arial" w:eastAsia="Arial" w:hAnsi="Arial" w:cs="Arial"/>
          <w:sz w:val="24"/>
          <w:szCs w:val="24"/>
        </w:rPr>
        <w:t xml:space="preserve">e Algorithmen </w:t>
      </w:r>
      <w:hyperlink r:id="rId89">
        <w:r w:rsidR="16DBC927" w:rsidRPr="2F2F1BCE">
          <w:rPr>
            <w:rStyle w:val="Hyperlink"/>
            <w:rFonts w:ascii="Arial" w:eastAsia="Arial" w:hAnsi="Arial" w:cs="Arial"/>
            <w:sz w:val="24"/>
            <w:szCs w:val="24"/>
          </w:rPr>
          <w:t>[3</w:t>
        </w:r>
        <w:r w:rsidR="3E80E66D" w:rsidRPr="2F2F1BCE">
          <w:rPr>
            <w:rStyle w:val="Hyperlink"/>
            <w:rFonts w:ascii="Arial" w:eastAsia="Arial" w:hAnsi="Arial" w:cs="Arial"/>
            <w:sz w:val="24"/>
            <w:szCs w:val="24"/>
          </w:rPr>
          <w:t>3</w:t>
        </w:r>
        <w:r w:rsidR="16DBC927" w:rsidRPr="2F2F1BCE">
          <w:rPr>
            <w:rStyle w:val="Hyperlink"/>
            <w:rFonts w:ascii="Arial" w:eastAsia="Arial" w:hAnsi="Arial" w:cs="Arial"/>
            <w:sz w:val="24"/>
            <w:szCs w:val="24"/>
          </w:rPr>
          <w:t>]</w:t>
        </w:r>
      </w:hyperlink>
      <w:r w:rsidR="16DBC927" w:rsidRPr="2F2F1BCE">
        <w:rPr>
          <w:rFonts w:ascii="Arial" w:eastAsia="Arial" w:hAnsi="Arial" w:cs="Arial"/>
          <w:sz w:val="24"/>
          <w:szCs w:val="24"/>
        </w:rPr>
        <w:t>, sondern spezielle Algorithmen in der SPE.</w:t>
      </w:r>
    </w:p>
    <w:p w14:paraId="7A01E49F" w14:textId="3631DD33" w:rsidR="390EA841" w:rsidRDefault="390EA841" w:rsidP="14E92987">
      <w:pPr>
        <w:spacing w:line="360" w:lineRule="auto"/>
        <w:rPr>
          <w:rFonts w:ascii="Arial" w:eastAsia="Arial" w:hAnsi="Arial" w:cs="Arial"/>
          <w:sz w:val="24"/>
          <w:szCs w:val="24"/>
        </w:rPr>
      </w:pPr>
      <w:r w:rsidRPr="14E92987">
        <w:rPr>
          <w:rFonts w:ascii="Arial" w:eastAsia="Arial" w:hAnsi="Arial" w:cs="Arial"/>
          <w:sz w:val="24"/>
          <w:szCs w:val="24"/>
        </w:rPr>
        <w:t>Der Scheduler</w:t>
      </w:r>
      <w:r w:rsidRPr="14E92987">
        <w:rPr>
          <w:rFonts w:ascii="Arial" w:eastAsia="Arial" w:hAnsi="Arial" w:cs="Arial"/>
          <w:i/>
          <w:iCs/>
          <w:sz w:val="24"/>
          <w:szCs w:val="24"/>
        </w:rPr>
        <w:t xml:space="preserve"> UserImportScheduler </w:t>
      </w:r>
      <w:r w:rsidRPr="14E92987">
        <w:rPr>
          <w:rFonts w:ascii="Arial" w:eastAsia="Arial" w:hAnsi="Arial" w:cs="Arial"/>
          <w:sz w:val="24"/>
          <w:szCs w:val="24"/>
        </w:rPr>
        <w:t xml:space="preserve">holt </w:t>
      </w:r>
      <w:r w:rsidR="11BE7E63" w:rsidRPr="14E92987">
        <w:rPr>
          <w:rFonts w:ascii="Arial" w:eastAsia="Arial" w:hAnsi="Arial" w:cs="Arial"/>
          <w:sz w:val="24"/>
          <w:szCs w:val="24"/>
        </w:rPr>
        <w:t xml:space="preserve">alle 2 Minuten </w:t>
      </w:r>
      <w:r w:rsidRPr="14E92987">
        <w:rPr>
          <w:rFonts w:ascii="Arial" w:eastAsia="Arial" w:hAnsi="Arial" w:cs="Arial"/>
          <w:sz w:val="24"/>
          <w:szCs w:val="24"/>
        </w:rPr>
        <w:t xml:space="preserve">automatisch die Daten von Keycloak. </w:t>
      </w:r>
      <w:r w:rsidR="3701F582" w:rsidRPr="14E92987">
        <w:rPr>
          <w:rFonts w:ascii="Arial" w:eastAsia="Arial" w:hAnsi="Arial" w:cs="Arial"/>
          <w:sz w:val="24"/>
          <w:szCs w:val="24"/>
        </w:rPr>
        <w:t xml:space="preserve">Dabei muss der </w:t>
      </w:r>
      <w:proofErr w:type="spellStart"/>
      <w:r w:rsidR="3701F582" w:rsidRPr="14E92987">
        <w:rPr>
          <w:rFonts w:ascii="Arial" w:eastAsia="Arial" w:hAnsi="Arial" w:cs="Arial"/>
          <w:i/>
          <w:iCs/>
          <w:sz w:val="24"/>
          <w:szCs w:val="24"/>
        </w:rPr>
        <w:t>keycloak</w:t>
      </w:r>
      <w:proofErr w:type="spellEnd"/>
      <w:r w:rsidR="3701F582" w:rsidRPr="14E92987">
        <w:rPr>
          <w:rFonts w:ascii="Arial" w:eastAsia="Arial" w:hAnsi="Arial" w:cs="Arial"/>
          <w:i/>
          <w:iCs/>
          <w:sz w:val="24"/>
          <w:szCs w:val="24"/>
        </w:rPr>
        <w:t xml:space="preserve">-client </w:t>
      </w:r>
      <w:r w:rsidRPr="14E92987">
        <w:rPr>
          <w:rFonts w:ascii="Arial" w:eastAsia="Arial" w:hAnsi="Arial" w:cs="Arial"/>
          <w:sz w:val="24"/>
          <w:szCs w:val="24"/>
        </w:rPr>
        <w:t>i</w:t>
      </w:r>
      <w:r w:rsidR="0ED359EA" w:rsidRPr="14E92987">
        <w:rPr>
          <w:rFonts w:ascii="Arial" w:eastAsia="Arial" w:hAnsi="Arial" w:cs="Arial"/>
          <w:sz w:val="24"/>
          <w:szCs w:val="24"/>
        </w:rPr>
        <w:t xml:space="preserve">n dem </w:t>
      </w:r>
      <w:r w:rsidRPr="14E92987">
        <w:rPr>
          <w:rFonts w:ascii="Arial" w:eastAsia="Arial" w:hAnsi="Arial" w:cs="Arial"/>
          <w:sz w:val="24"/>
          <w:szCs w:val="24"/>
        </w:rPr>
        <w:t>Realm sein, wo sich auch der admin-benutzer befindet</w:t>
      </w:r>
      <w:r w:rsidR="18FC88F2" w:rsidRPr="14E92987">
        <w:rPr>
          <w:rFonts w:ascii="Arial" w:eastAsia="Arial" w:hAnsi="Arial" w:cs="Arial"/>
          <w:sz w:val="24"/>
          <w:szCs w:val="24"/>
        </w:rPr>
        <w:t>, also im master</w:t>
      </w:r>
      <w:r w:rsidR="2AF0FFC7" w:rsidRPr="14E92987">
        <w:rPr>
          <w:rFonts w:ascii="Arial" w:eastAsia="Arial" w:hAnsi="Arial" w:cs="Arial"/>
          <w:sz w:val="24"/>
          <w:szCs w:val="24"/>
        </w:rPr>
        <w:t>-</w:t>
      </w:r>
      <w:proofErr w:type="spellStart"/>
      <w:r w:rsidR="2AF0FFC7" w:rsidRPr="14E92987">
        <w:rPr>
          <w:rFonts w:ascii="Arial" w:eastAsia="Arial" w:hAnsi="Arial" w:cs="Arial"/>
          <w:sz w:val="24"/>
          <w:szCs w:val="24"/>
        </w:rPr>
        <w:t>realm</w:t>
      </w:r>
      <w:proofErr w:type="spellEnd"/>
      <w:r w:rsidRPr="14E92987">
        <w:rPr>
          <w:rFonts w:ascii="Arial" w:eastAsia="Arial" w:hAnsi="Arial" w:cs="Arial"/>
          <w:sz w:val="24"/>
          <w:szCs w:val="24"/>
        </w:rPr>
        <w:t xml:space="preserve">. </w:t>
      </w:r>
      <w:r w:rsidR="6A9A9C6C" w:rsidRPr="14E92987">
        <w:rPr>
          <w:rFonts w:ascii="Arial" w:eastAsia="Arial" w:hAnsi="Arial" w:cs="Arial"/>
          <w:sz w:val="24"/>
          <w:szCs w:val="24"/>
        </w:rPr>
        <w:t xml:space="preserve"> Eine weitere Aufgabe dieses </w:t>
      </w:r>
      <w:proofErr w:type="spellStart"/>
      <w:r w:rsidR="6A9A9C6C" w:rsidRPr="14E92987">
        <w:rPr>
          <w:rFonts w:ascii="Arial" w:eastAsia="Arial" w:hAnsi="Arial" w:cs="Arial"/>
          <w:sz w:val="24"/>
          <w:szCs w:val="24"/>
        </w:rPr>
        <w:t>Schedulers</w:t>
      </w:r>
      <w:proofErr w:type="spellEnd"/>
      <w:r w:rsidR="6A9A9C6C" w:rsidRPr="14E92987">
        <w:rPr>
          <w:rFonts w:ascii="Arial" w:eastAsia="Arial" w:hAnsi="Arial" w:cs="Arial"/>
          <w:sz w:val="24"/>
          <w:szCs w:val="24"/>
        </w:rPr>
        <w:t xml:space="preserve"> ist es, alle Zielsysteme abzurufen. Er holt </w:t>
      </w:r>
      <w:r w:rsidR="02DE57FB" w:rsidRPr="14E92987">
        <w:rPr>
          <w:rFonts w:ascii="Arial" w:eastAsia="Arial" w:hAnsi="Arial" w:cs="Arial"/>
          <w:sz w:val="24"/>
          <w:szCs w:val="24"/>
        </w:rPr>
        <w:t xml:space="preserve">Benutzer– und </w:t>
      </w:r>
      <w:proofErr w:type="spellStart"/>
      <w:r w:rsidR="02DE57FB" w:rsidRPr="14E92987">
        <w:rPr>
          <w:rFonts w:ascii="Arial" w:eastAsia="Arial" w:hAnsi="Arial" w:cs="Arial"/>
          <w:sz w:val="24"/>
          <w:szCs w:val="24"/>
        </w:rPr>
        <w:t>Gruppenprovisionierungen</w:t>
      </w:r>
      <w:proofErr w:type="spellEnd"/>
      <w:r w:rsidR="02DE57FB" w:rsidRPr="14E92987">
        <w:rPr>
          <w:rFonts w:ascii="Arial" w:eastAsia="Arial" w:hAnsi="Arial" w:cs="Arial"/>
          <w:sz w:val="24"/>
          <w:szCs w:val="24"/>
        </w:rPr>
        <w:t>.</w:t>
      </w:r>
    </w:p>
    <w:p w14:paraId="751B8DE4" w14:textId="2A470147" w:rsidR="495F6080" w:rsidRDefault="495F6080" w:rsidP="14E92987">
      <w:pPr>
        <w:spacing w:line="360" w:lineRule="auto"/>
        <w:rPr>
          <w:rFonts w:ascii="Arial" w:eastAsia="Arial" w:hAnsi="Arial" w:cs="Arial"/>
          <w:sz w:val="24"/>
          <w:szCs w:val="24"/>
        </w:rPr>
      </w:pPr>
      <w:r w:rsidRPr="14E92987">
        <w:rPr>
          <w:rFonts w:ascii="Arial" w:eastAsia="Arial" w:hAnsi="Arial" w:cs="Arial"/>
          <w:sz w:val="24"/>
          <w:szCs w:val="24"/>
        </w:rPr>
        <w:t xml:space="preserve">Der </w:t>
      </w:r>
      <w:r w:rsidRPr="14E92987">
        <w:rPr>
          <w:rFonts w:ascii="Arial" w:eastAsia="Arial" w:hAnsi="Arial" w:cs="Arial"/>
          <w:i/>
          <w:iCs/>
          <w:sz w:val="24"/>
          <w:szCs w:val="24"/>
        </w:rPr>
        <w:t xml:space="preserve">UserImportScheduler </w:t>
      </w:r>
      <w:r w:rsidRPr="14E92987">
        <w:rPr>
          <w:rFonts w:ascii="Arial" w:eastAsia="Arial" w:hAnsi="Arial" w:cs="Arial"/>
          <w:sz w:val="24"/>
          <w:szCs w:val="24"/>
        </w:rPr>
        <w:t xml:space="preserve">aktualisiert, löscht und überprüft automatisch, ob neue Benutzer im System sind. </w:t>
      </w:r>
      <w:r w:rsidR="4C9A18BE" w:rsidRPr="14E92987">
        <w:rPr>
          <w:rFonts w:ascii="Arial" w:eastAsia="Arial" w:hAnsi="Arial" w:cs="Arial"/>
          <w:sz w:val="24"/>
          <w:szCs w:val="24"/>
        </w:rPr>
        <w:t>Es werden sogenannte “Import-Jobs” erstellt</w:t>
      </w:r>
      <w:r w:rsidR="48AF0BC6" w:rsidRPr="14E92987">
        <w:rPr>
          <w:rFonts w:ascii="Arial" w:eastAsia="Arial" w:hAnsi="Arial" w:cs="Arial"/>
          <w:sz w:val="24"/>
          <w:szCs w:val="24"/>
        </w:rPr>
        <w:t xml:space="preserve"> und protokolliert</w:t>
      </w:r>
      <w:r w:rsidR="4C9A18BE" w:rsidRPr="14E92987">
        <w:rPr>
          <w:rFonts w:ascii="Arial" w:eastAsia="Arial" w:hAnsi="Arial" w:cs="Arial"/>
          <w:sz w:val="24"/>
          <w:szCs w:val="24"/>
        </w:rPr>
        <w:t>, welche die Operation, die vom Scheduler ausgeführt wurde, darstellt.</w:t>
      </w:r>
    </w:p>
    <w:p w14:paraId="61F91B12" w14:textId="40F8608F" w:rsidR="7A5C4A05" w:rsidRDefault="7A5C4A05" w:rsidP="14E92987">
      <w:pPr>
        <w:spacing w:line="360" w:lineRule="auto"/>
        <w:rPr>
          <w:rFonts w:ascii="Arial" w:eastAsia="Arial" w:hAnsi="Arial" w:cs="Arial"/>
          <w:sz w:val="24"/>
          <w:szCs w:val="24"/>
        </w:rPr>
      </w:pPr>
      <w:r w:rsidRPr="14E92987">
        <w:rPr>
          <w:rFonts w:ascii="Arial" w:eastAsia="Arial" w:hAnsi="Arial" w:cs="Arial"/>
          <w:sz w:val="24"/>
          <w:szCs w:val="24"/>
        </w:rPr>
        <w:t>Der Import-Algorithmus lässt sich wie folgt beschreiben:</w:t>
      </w:r>
    </w:p>
    <w:p w14:paraId="330BC77E" w14:textId="1C71C644" w:rsidR="14E92987" w:rsidRDefault="14E92987" w:rsidP="14E92987">
      <w:pPr>
        <w:spacing w:line="360" w:lineRule="auto"/>
        <w:rPr>
          <w:rFonts w:ascii="Arial" w:eastAsia="Arial" w:hAnsi="Arial" w:cs="Arial"/>
          <w:sz w:val="24"/>
          <w:szCs w:val="24"/>
        </w:rPr>
      </w:pPr>
    </w:p>
    <w:p w14:paraId="0D9B32AB" w14:textId="6777D5E6" w:rsidR="7A5C4A05" w:rsidRDefault="7A5C4A05" w:rsidP="14E92987">
      <w:pPr>
        <w:pStyle w:val="Listenabsatz"/>
        <w:numPr>
          <w:ilvl w:val="0"/>
          <w:numId w:val="33"/>
        </w:numPr>
        <w:spacing w:after="0" w:line="360" w:lineRule="auto"/>
        <w:rPr>
          <w:rFonts w:ascii="Arial" w:eastAsia="Arial" w:hAnsi="Arial" w:cs="Arial"/>
          <w:sz w:val="24"/>
          <w:szCs w:val="24"/>
        </w:rPr>
      </w:pPr>
      <w:r w:rsidRPr="14E92987">
        <w:rPr>
          <w:rFonts w:ascii="Arial" w:eastAsia="Arial" w:hAnsi="Arial" w:cs="Arial"/>
          <w:sz w:val="24"/>
          <w:szCs w:val="24"/>
        </w:rPr>
        <w:t xml:space="preserve">Erstelle ein </w:t>
      </w:r>
      <w:proofErr w:type="spellStart"/>
      <w:r w:rsidRPr="14E92987">
        <w:rPr>
          <w:rFonts w:ascii="Arial" w:eastAsia="Arial" w:hAnsi="Arial" w:cs="Arial"/>
          <w:sz w:val="24"/>
          <w:szCs w:val="24"/>
        </w:rPr>
        <w:t>ImportJob</w:t>
      </w:r>
      <w:proofErr w:type="spellEnd"/>
      <w:r w:rsidRPr="14E92987">
        <w:rPr>
          <w:rFonts w:ascii="Arial" w:eastAsia="Arial" w:hAnsi="Arial" w:cs="Arial"/>
          <w:sz w:val="24"/>
          <w:szCs w:val="24"/>
        </w:rPr>
        <w:t>.</w:t>
      </w:r>
    </w:p>
    <w:p w14:paraId="6031F619" w14:textId="3866EC88" w:rsidR="7A5C4A05" w:rsidRDefault="7A5C4A05" w:rsidP="14E92987">
      <w:pPr>
        <w:pStyle w:val="Listenabsatz"/>
        <w:numPr>
          <w:ilvl w:val="0"/>
          <w:numId w:val="33"/>
        </w:numPr>
        <w:spacing w:after="0" w:line="360" w:lineRule="auto"/>
        <w:rPr>
          <w:rFonts w:ascii="Arial" w:eastAsia="Arial" w:hAnsi="Arial" w:cs="Arial"/>
          <w:sz w:val="24"/>
          <w:szCs w:val="24"/>
        </w:rPr>
      </w:pPr>
      <w:r w:rsidRPr="14E92987">
        <w:rPr>
          <w:rFonts w:ascii="Arial" w:eastAsia="Arial" w:hAnsi="Arial" w:cs="Arial"/>
          <w:sz w:val="24"/>
          <w:szCs w:val="24"/>
        </w:rPr>
        <w:t>Lösche verwaiste SCIM-Benutzer.</w:t>
      </w:r>
    </w:p>
    <w:p w14:paraId="4049670F" w14:textId="4413DA82" w:rsidR="7A5C4A05" w:rsidRDefault="7A5C4A05" w:rsidP="14E92987">
      <w:pPr>
        <w:pStyle w:val="Listenabsatz"/>
        <w:numPr>
          <w:ilvl w:val="0"/>
          <w:numId w:val="33"/>
        </w:numPr>
        <w:spacing w:after="0" w:line="360" w:lineRule="auto"/>
        <w:rPr>
          <w:rFonts w:ascii="Arial" w:eastAsia="Arial" w:hAnsi="Arial" w:cs="Arial"/>
          <w:sz w:val="24"/>
          <w:szCs w:val="24"/>
        </w:rPr>
      </w:pPr>
      <w:r w:rsidRPr="14E92987">
        <w:rPr>
          <w:rFonts w:ascii="Arial" w:eastAsia="Arial" w:hAnsi="Arial" w:cs="Arial"/>
          <w:sz w:val="24"/>
          <w:szCs w:val="24"/>
        </w:rPr>
        <w:t>Iteriere über alle Zielsysteme.</w:t>
      </w:r>
    </w:p>
    <w:p w14:paraId="02B8C7E9" w14:textId="4B9C2CD6" w:rsidR="7A5C4A05" w:rsidRDefault="7A5C4A05" w:rsidP="14E92987">
      <w:pPr>
        <w:pStyle w:val="Listenabsatz"/>
        <w:numPr>
          <w:ilvl w:val="0"/>
          <w:numId w:val="33"/>
        </w:numPr>
        <w:spacing w:after="0" w:line="360" w:lineRule="auto"/>
        <w:rPr>
          <w:rFonts w:ascii="Arial" w:eastAsia="Arial" w:hAnsi="Arial" w:cs="Arial"/>
          <w:sz w:val="24"/>
          <w:szCs w:val="24"/>
        </w:rPr>
      </w:pPr>
      <w:r w:rsidRPr="14E92987">
        <w:rPr>
          <w:rFonts w:ascii="Arial" w:eastAsia="Arial" w:hAnsi="Arial" w:cs="Arial"/>
          <w:sz w:val="24"/>
          <w:szCs w:val="24"/>
        </w:rPr>
        <w:t>Erstelle eine Benutzergruppen-Karte für jedes Zielsystem.</w:t>
      </w:r>
    </w:p>
    <w:p w14:paraId="46A80E68" w14:textId="60DF47CE" w:rsidR="7A5C4A05" w:rsidRDefault="7A5C4A05" w:rsidP="14E92987">
      <w:pPr>
        <w:pStyle w:val="Listenabsatz"/>
        <w:numPr>
          <w:ilvl w:val="0"/>
          <w:numId w:val="33"/>
        </w:numPr>
        <w:spacing w:after="0" w:line="360" w:lineRule="auto"/>
        <w:rPr>
          <w:rFonts w:ascii="Arial" w:eastAsia="Arial" w:hAnsi="Arial" w:cs="Arial"/>
          <w:sz w:val="24"/>
          <w:szCs w:val="24"/>
        </w:rPr>
      </w:pPr>
      <w:r w:rsidRPr="14E92987">
        <w:rPr>
          <w:rFonts w:ascii="Arial" w:eastAsia="Arial" w:hAnsi="Arial" w:cs="Arial"/>
          <w:sz w:val="24"/>
          <w:szCs w:val="24"/>
        </w:rPr>
        <w:t>Erstelle eine Benutzerbereitstellungskarte für jedes Zielsystem.</w:t>
      </w:r>
    </w:p>
    <w:p w14:paraId="5922A130" w14:textId="4DFCEE17" w:rsidR="7A5C4A05" w:rsidRDefault="7A5C4A05" w:rsidP="14E92987">
      <w:pPr>
        <w:pStyle w:val="Listenabsatz"/>
        <w:numPr>
          <w:ilvl w:val="0"/>
          <w:numId w:val="33"/>
        </w:numPr>
        <w:spacing w:after="0" w:line="360" w:lineRule="auto"/>
        <w:rPr>
          <w:rFonts w:ascii="Arial" w:eastAsia="Arial" w:hAnsi="Arial" w:cs="Arial"/>
          <w:sz w:val="24"/>
          <w:szCs w:val="24"/>
        </w:rPr>
      </w:pPr>
      <w:r w:rsidRPr="14E92987">
        <w:rPr>
          <w:rFonts w:ascii="Arial" w:eastAsia="Arial" w:hAnsi="Arial" w:cs="Arial"/>
          <w:sz w:val="24"/>
          <w:szCs w:val="24"/>
        </w:rPr>
        <w:t>Hole alle Keycloak-Benutzer mit Client-Rolle für jedes Zielsystem.</w:t>
      </w:r>
    </w:p>
    <w:p w14:paraId="4714BE60" w14:textId="50F8A355" w:rsidR="7A5C4A05" w:rsidRDefault="7A5C4A05" w:rsidP="14E92987">
      <w:pPr>
        <w:pStyle w:val="Listenabsatz"/>
        <w:numPr>
          <w:ilvl w:val="0"/>
          <w:numId w:val="33"/>
        </w:numPr>
        <w:spacing w:after="0" w:line="360" w:lineRule="auto"/>
        <w:rPr>
          <w:rFonts w:ascii="Arial" w:eastAsia="Arial" w:hAnsi="Arial" w:cs="Arial"/>
          <w:sz w:val="24"/>
          <w:szCs w:val="24"/>
        </w:rPr>
      </w:pPr>
      <w:r w:rsidRPr="14E92987">
        <w:rPr>
          <w:rFonts w:ascii="Arial" w:eastAsia="Arial" w:hAnsi="Arial" w:cs="Arial"/>
          <w:sz w:val="24"/>
          <w:szCs w:val="24"/>
        </w:rPr>
        <w:t>Iteriere über die Keycloak-Benutzer.</w:t>
      </w:r>
    </w:p>
    <w:p w14:paraId="349BD834" w14:textId="2D4B64FE" w:rsidR="7A5C4A05" w:rsidRDefault="7A5C4A05" w:rsidP="14E92987">
      <w:pPr>
        <w:pStyle w:val="Listenabsatz"/>
        <w:numPr>
          <w:ilvl w:val="1"/>
          <w:numId w:val="6"/>
        </w:numPr>
        <w:spacing w:after="0" w:line="360" w:lineRule="auto"/>
        <w:rPr>
          <w:rFonts w:ascii="Arial" w:eastAsia="Arial" w:hAnsi="Arial" w:cs="Arial"/>
          <w:sz w:val="24"/>
          <w:szCs w:val="24"/>
        </w:rPr>
      </w:pPr>
      <w:r w:rsidRPr="14E92987">
        <w:rPr>
          <w:rFonts w:ascii="Arial" w:eastAsia="Arial" w:hAnsi="Arial" w:cs="Arial"/>
          <w:sz w:val="24"/>
          <w:szCs w:val="24"/>
        </w:rPr>
        <w:t>Setze das Realm des Keycloak-Benutzers.</w:t>
      </w:r>
    </w:p>
    <w:p w14:paraId="5765BD0D" w14:textId="2712CFDA" w:rsidR="7A5C4A05" w:rsidRDefault="7A5C4A05" w:rsidP="14E92987">
      <w:pPr>
        <w:pStyle w:val="Listenabsatz"/>
        <w:numPr>
          <w:ilvl w:val="1"/>
          <w:numId w:val="6"/>
        </w:numPr>
        <w:spacing w:after="0" w:line="360" w:lineRule="auto"/>
        <w:rPr>
          <w:rFonts w:ascii="Arial" w:eastAsia="Arial" w:hAnsi="Arial" w:cs="Arial"/>
          <w:sz w:val="24"/>
          <w:szCs w:val="24"/>
        </w:rPr>
      </w:pPr>
      <w:r w:rsidRPr="14E92987">
        <w:rPr>
          <w:rFonts w:ascii="Arial" w:eastAsia="Arial" w:hAnsi="Arial" w:cs="Arial"/>
          <w:sz w:val="24"/>
          <w:szCs w:val="24"/>
        </w:rPr>
        <w:t>Erstelle einen Schlüssel basierend auf Keycloak-ID und Realm.</w:t>
      </w:r>
    </w:p>
    <w:p w14:paraId="31B048CE" w14:textId="354E8B7A" w:rsidR="7A5C4A05" w:rsidRDefault="7A5C4A05" w:rsidP="14E92987">
      <w:pPr>
        <w:pStyle w:val="Listenabsatz"/>
        <w:numPr>
          <w:ilvl w:val="1"/>
          <w:numId w:val="6"/>
        </w:numPr>
        <w:spacing w:after="0" w:line="360" w:lineRule="auto"/>
        <w:rPr>
          <w:rFonts w:ascii="Arial" w:eastAsia="Arial" w:hAnsi="Arial" w:cs="Arial"/>
          <w:sz w:val="24"/>
          <w:szCs w:val="24"/>
        </w:rPr>
      </w:pPr>
      <w:r w:rsidRPr="14E92987">
        <w:rPr>
          <w:rFonts w:ascii="Arial" w:eastAsia="Arial" w:hAnsi="Arial" w:cs="Arial"/>
          <w:sz w:val="24"/>
          <w:szCs w:val="24"/>
        </w:rPr>
        <w:t>Hole den entsprechenden SCIM-Benutzer.</w:t>
      </w:r>
    </w:p>
    <w:p w14:paraId="33BAA421" w14:textId="0C9CEE6F" w:rsidR="7A5C4A05" w:rsidRDefault="7A5C4A05" w:rsidP="14E92987">
      <w:pPr>
        <w:pStyle w:val="Listenabsatz"/>
        <w:numPr>
          <w:ilvl w:val="1"/>
          <w:numId w:val="6"/>
        </w:numPr>
        <w:spacing w:after="0" w:line="360" w:lineRule="auto"/>
        <w:rPr>
          <w:rFonts w:ascii="Arial" w:eastAsia="Arial" w:hAnsi="Arial" w:cs="Arial"/>
          <w:sz w:val="24"/>
          <w:szCs w:val="24"/>
        </w:rPr>
      </w:pPr>
      <w:r w:rsidRPr="14E92987">
        <w:rPr>
          <w:rFonts w:ascii="Arial" w:eastAsia="Arial" w:hAnsi="Arial" w:cs="Arial"/>
          <w:sz w:val="24"/>
          <w:szCs w:val="24"/>
        </w:rPr>
        <w:t>Wenn der Benutzer in der Bereitstellungskarte vorhanden ist:</w:t>
      </w:r>
    </w:p>
    <w:p w14:paraId="4CD312AF" w14:textId="7449B1B8" w:rsidR="7A5C4A05" w:rsidRDefault="7A5C4A05" w:rsidP="14E92987">
      <w:pPr>
        <w:pStyle w:val="Listenabsatz"/>
        <w:numPr>
          <w:ilvl w:val="2"/>
          <w:numId w:val="6"/>
        </w:numPr>
        <w:spacing w:after="0" w:line="360" w:lineRule="auto"/>
        <w:rPr>
          <w:rFonts w:ascii="Arial" w:eastAsia="Arial" w:hAnsi="Arial" w:cs="Arial"/>
          <w:sz w:val="24"/>
          <w:szCs w:val="24"/>
        </w:rPr>
      </w:pPr>
      <w:r w:rsidRPr="14E92987">
        <w:rPr>
          <w:rFonts w:ascii="Arial" w:eastAsia="Arial" w:hAnsi="Arial" w:cs="Arial"/>
          <w:sz w:val="24"/>
          <w:szCs w:val="24"/>
        </w:rPr>
        <w:t>Überprüfe und aktualisiere gegebenenfalls den SCIM-Benutzer.</w:t>
      </w:r>
    </w:p>
    <w:p w14:paraId="27900E3B" w14:textId="24C9930B" w:rsidR="7A5C4A05" w:rsidRDefault="7A5C4A05" w:rsidP="14E92987">
      <w:pPr>
        <w:pStyle w:val="Listenabsatz"/>
        <w:numPr>
          <w:ilvl w:val="1"/>
          <w:numId w:val="6"/>
        </w:numPr>
        <w:spacing w:after="0" w:line="360" w:lineRule="auto"/>
        <w:rPr>
          <w:rFonts w:ascii="Arial" w:eastAsia="Arial" w:hAnsi="Arial" w:cs="Arial"/>
          <w:sz w:val="24"/>
          <w:szCs w:val="24"/>
        </w:rPr>
      </w:pPr>
      <w:r w:rsidRPr="14E92987">
        <w:rPr>
          <w:rFonts w:ascii="Arial" w:eastAsia="Arial" w:hAnsi="Arial" w:cs="Arial"/>
          <w:sz w:val="24"/>
          <w:szCs w:val="24"/>
        </w:rPr>
        <w:t>Andernfalls erstelle einen neuen SCIM-Benutzer.</w:t>
      </w:r>
    </w:p>
    <w:p w14:paraId="38FAD9A4" w14:textId="2804C057" w:rsidR="7A5C4A05" w:rsidRDefault="7A5C4A05" w:rsidP="14E92987">
      <w:pPr>
        <w:pStyle w:val="Listenabsatz"/>
        <w:numPr>
          <w:ilvl w:val="1"/>
          <w:numId w:val="6"/>
        </w:numPr>
        <w:spacing w:after="0" w:line="360" w:lineRule="auto"/>
        <w:rPr>
          <w:rFonts w:ascii="Arial" w:eastAsia="Arial" w:hAnsi="Arial" w:cs="Arial"/>
          <w:sz w:val="24"/>
          <w:szCs w:val="24"/>
        </w:rPr>
      </w:pPr>
      <w:r w:rsidRPr="14E92987">
        <w:rPr>
          <w:rFonts w:ascii="Arial" w:eastAsia="Arial" w:hAnsi="Arial" w:cs="Arial"/>
          <w:sz w:val="24"/>
          <w:szCs w:val="24"/>
        </w:rPr>
        <w:t>Verwalte Benutzergruppen-Zuweisungen.</w:t>
      </w:r>
    </w:p>
    <w:p w14:paraId="6ADE3C82" w14:textId="0E8E107A" w:rsidR="7A5C4A05" w:rsidRDefault="7A5C4A05" w:rsidP="14E92987">
      <w:pPr>
        <w:pStyle w:val="Listenabsatz"/>
        <w:numPr>
          <w:ilvl w:val="0"/>
          <w:numId w:val="33"/>
        </w:numPr>
        <w:spacing w:after="0" w:line="360" w:lineRule="auto"/>
        <w:rPr>
          <w:rFonts w:ascii="Arial" w:eastAsia="Arial" w:hAnsi="Arial" w:cs="Arial"/>
          <w:sz w:val="24"/>
          <w:szCs w:val="24"/>
        </w:rPr>
      </w:pPr>
      <w:r w:rsidRPr="14E92987">
        <w:rPr>
          <w:rFonts w:ascii="Arial" w:eastAsia="Arial" w:hAnsi="Arial" w:cs="Arial"/>
          <w:sz w:val="24"/>
          <w:szCs w:val="24"/>
        </w:rPr>
        <w:t xml:space="preserve">Markiere Benutzer zur </w:t>
      </w:r>
      <w:proofErr w:type="spellStart"/>
      <w:r w:rsidRPr="14E92987">
        <w:rPr>
          <w:rFonts w:ascii="Arial" w:eastAsia="Arial" w:hAnsi="Arial" w:cs="Arial"/>
          <w:sz w:val="24"/>
          <w:szCs w:val="24"/>
        </w:rPr>
        <w:t>Deprovisionierung</w:t>
      </w:r>
      <w:proofErr w:type="spellEnd"/>
      <w:r w:rsidRPr="14E92987">
        <w:rPr>
          <w:rFonts w:ascii="Arial" w:eastAsia="Arial" w:hAnsi="Arial" w:cs="Arial"/>
          <w:sz w:val="24"/>
          <w:szCs w:val="24"/>
        </w:rPr>
        <w:t>.</w:t>
      </w:r>
    </w:p>
    <w:p w14:paraId="590E460F" w14:textId="039265C3" w:rsidR="14E92987" w:rsidRDefault="14E92987" w:rsidP="14E92987">
      <w:pPr>
        <w:pStyle w:val="Listenabsatz"/>
        <w:spacing w:after="0" w:line="360" w:lineRule="auto"/>
        <w:rPr>
          <w:rFonts w:ascii="Arial" w:eastAsia="Arial" w:hAnsi="Arial" w:cs="Arial"/>
          <w:sz w:val="24"/>
          <w:szCs w:val="24"/>
        </w:rPr>
      </w:pPr>
    </w:p>
    <w:p w14:paraId="59CADB66" w14:textId="0818AB0F" w:rsidR="390EA841" w:rsidRDefault="390EA841" w:rsidP="14E92987">
      <w:pPr>
        <w:spacing w:line="360" w:lineRule="auto"/>
        <w:rPr>
          <w:rFonts w:ascii="Arial" w:eastAsia="Arial" w:hAnsi="Arial" w:cs="Arial"/>
          <w:sz w:val="24"/>
          <w:szCs w:val="24"/>
        </w:rPr>
      </w:pPr>
      <w:r w:rsidRPr="14E92987">
        <w:rPr>
          <w:rFonts w:ascii="Arial" w:eastAsia="Arial" w:hAnsi="Arial" w:cs="Arial"/>
          <w:sz w:val="24"/>
          <w:szCs w:val="24"/>
        </w:rPr>
        <w:t xml:space="preserve">Der Scheduler </w:t>
      </w:r>
      <w:proofErr w:type="spellStart"/>
      <w:r w:rsidRPr="14E92987">
        <w:rPr>
          <w:rFonts w:ascii="Arial" w:eastAsia="Arial" w:hAnsi="Arial" w:cs="Arial"/>
          <w:i/>
          <w:iCs/>
          <w:sz w:val="24"/>
          <w:szCs w:val="24"/>
        </w:rPr>
        <w:t>UserProvisioningScheduler</w:t>
      </w:r>
      <w:proofErr w:type="spellEnd"/>
      <w:r w:rsidRPr="14E92987">
        <w:rPr>
          <w:rFonts w:ascii="Arial" w:eastAsia="Arial" w:hAnsi="Arial" w:cs="Arial"/>
          <w:i/>
          <w:iCs/>
          <w:sz w:val="24"/>
          <w:szCs w:val="24"/>
        </w:rPr>
        <w:t xml:space="preserve"> </w:t>
      </w:r>
      <w:r w:rsidRPr="14E92987">
        <w:rPr>
          <w:rFonts w:ascii="Arial" w:eastAsia="Arial" w:hAnsi="Arial" w:cs="Arial"/>
          <w:sz w:val="24"/>
          <w:szCs w:val="24"/>
        </w:rPr>
        <w:t xml:space="preserve">provisioniert </w:t>
      </w:r>
      <w:r w:rsidR="00DEE7AB" w:rsidRPr="14E92987">
        <w:rPr>
          <w:rFonts w:ascii="Arial" w:eastAsia="Arial" w:hAnsi="Arial" w:cs="Arial"/>
          <w:sz w:val="24"/>
          <w:szCs w:val="24"/>
        </w:rPr>
        <w:t xml:space="preserve">jede Minute </w:t>
      </w:r>
      <w:r w:rsidRPr="14E92987">
        <w:rPr>
          <w:rFonts w:ascii="Arial" w:eastAsia="Arial" w:hAnsi="Arial" w:cs="Arial"/>
          <w:sz w:val="24"/>
          <w:szCs w:val="24"/>
        </w:rPr>
        <w:t>das Benutzerdatum</w:t>
      </w:r>
      <w:r w:rsidR="477F81A7" w:rsidRPr="14E92987">
        <w:rPr>
          <w:rFonts w:ascii="Arial" w:eastAsia="Arial" w:hAnsi="Arial" w:cs="Arial"/>
          <w:sz w:val="24"/>
          <w:szCs w:val="24"/>
        </w:rPr>
        <w:t xml:space="preserve"> und ordnet einen Benutzer in eine Gruppe zu</w:t>
      </w:r>
      <w:r w:rsidRPr="14E92987">
        <w:rPr>
          <w:rFonts w:ascii="Arial" w:eastAsia="Arial" w:hAnsi="Arial" w:cs="Arial"/>
          <w:sz w:val="24"/>
          <w:szCs w:val="24"/>
        </w:rPr>
        <w:t xml:space="preserve">. Auch hier muss der </w:t>
      </w:r>
      <w:proofErr w:type="spellStart"/>
      <w:r w:rsidRPr="14E92987">
        <w:rPr>
          <w:rFonts w:ascii="Arial" w:eastAsia="Arial" w:hAnsi="Arial" w:cs="Arial"/>
          <w:i/>
          <w:iCs/>
          <w:sz w:val="24"/>
          <w:szCs w:val="24"/>
        </w:rPr>
        <w:t>keycloak</w:t>
      </w:r>
      <w:proofErr w:type="spellEnd"/>
      <w:r w:rsidRPr="14E92987">
        <w:rPr>
          <w:rFonts w:ascii="Arial" w:eastAsia="Arial" w:hAnsi="Arial" w:cs="Arial"/>
          <w:i/>
          <w:iCs/>
          <w:sz w:val="24"/>
          <w:szCs w:val="24"/>
        </w:rPr>
        <w:t xml:space="preserve">-client </w:t>
      </w:r>
      <w:r w:rsidRPr="14E92987">
        <w:rPr>
          <w:rFonts w:ascii="Arial" w:eastAsia="Arial" w:hAnsi="Arial" w:cs="Arial"/>
          <w:sz w:val="24"/>
          <w:szCs w:val="24"/>
        </w:rPr>
        <w:t>die entsprechenden Rollen haben, um auf den Client zugreifen zu können.</w:t>
      </w:r>
    </w:p>
    <w:p w14:paraId="210598EB" w14:textId="43A067BD" w:rsidR="4F5EA8AB" w:rsidRDefault="4F5EA8AB" w:rsidP="14E92987">
      <w:pPr>
        <w:spacing w:line="360" w:lineRule="auto"/>
        <w:rPr>
          <w:rFonts w:ascii="Arial" w:eastAsia="Arial" w:hAnsi="Arial" w:cs="Arial"/>
          <w:sz w:val="24"/>
          <w:szCs w:val="24"/>
        </w:rPr>
      </w:pPr>
      <w:r w:rsidRPr="14E92987">
        <w:rPr>
          <w:rFonts w:ascii="Arial" w:eastAsia="Arial" w:hAnsi="Arial" w:cs="Arial"/>
          <w:sz w:val="24"/>
          <w:szCs w:val="24"/>
        </w:rPr>
        <w:t>Der Provisionierung</w:t>
      </w:r>
      <w:r w:rsidR="399531FB" w:rsidRPr="14E92987">
        <w:rPr>
          <w:rFonts w:ascii="Arial" w:eastAsia="Arial" w:hAnsi="Arial" w:cs="Arial"/>
          <w:sz w:val="24"/>
          <w:szCs w:val="24"/>
        </w:rPr>
        <w:t>-</w:t>
      </w:r>
      <w:r w:rsidRPr="14E92987">
        <w:rPr>
          <w:rFonts w:ascii="Arial" w:eastAsia="Arial" w:hAnsi="Arial" w:cs="Arial"/>
          <w:sz w:val="24"/>
          <w:szCs w:val="24"/>
        </w:rPr>
        <w:t>algorithmus lässt sich wie folgt darstellen:</w:t>
      </w:r>
    </w:p>
    <w:p w14:paraId="05E271E6" w14:textId="5B0B3BA1" w:rsidR="4F5EA8AB" w:rsidRDefault="4F5EA8AB" w:rsidP="14E92987">
      <w:pPr>
        <w:pStyle w:val="Listenabsatz"/>
        <w:numPr>
          <w:ilvl w:val="0"/>
          <w:numId w:val="36"/>
        </w:numPr>
        <w:spacing w:after="0" w:line="360" w:lineRule="auto"/>
        <w:rPr>
          <w:rFonts w:ascii="Arial" w:eastAsia="Arial" w:hAnsi="Arial" w:cs="Arial"/>
          <w:sz w:val="24"/>
          <w:szCs w:val="24"/>
        </w:rPr>
      </w:pPr>
      <w:r w:rsidRPr="14E92987">
        <w:rPr>
          <w:rFonts w:ascii="Arial" w:eastAsia="Arial" w:hAnsi="Arial" w:cs="Arial"/>
          <w:sz w:val="24"/>
          <w:szCs w:val="24"/>
        </w:rPr>
        <w:t>Lade Initialisierungen und Abhängigkeiten.</w:t>
      </w:r>
    </w:p>
    <w:p w14:paraId="6AE9DFEF" w14:textId="30E3E728" w:rsidR="4F5EA8AB" w:rsidRDefault="4F5EA8AB" w:rsidP="14E92987">
      <w:pPr>
        <w:pStyle w:val="Listenabsatz"/>
        <w:numPr>
          <w:ilvl w:val="0"/>
          <w:numId w:val="36"/>
        </w:numPr>
        <w:spacing w:after="0" w:line="360" w:lineRule="auto"/>
        <w:rPr>
          <w:rFonts w:ascii="Arial" w:eastAsia="Arial" w:hAnsi="Arial" w:cs="Arial"/>
          <w:sz w:val="24"/>
          <w:szCs w:val="24"/>
        </w:rPr>
      </w:pPr>
      <w:r w:rsidRPr="14E92987">
        <w:rPr>
          <w:rFonts w:ascii="Arial" w:eastAsia="Arial" w:hAnsi="Arial" w:cs="Arial"/>
          <w:sz w:val="24"/>
          <w:szCs w:val="24"/>
        </w:rPr>
        <w:t>Konfiguriere den geplanten Task</w:t>
      </w:r>
    </w:p>
    <w:p w14:paraId="12899CE3" w14:textId="431CF556" w:rsidR="4F5EA8AB" w:rsidRDefault="4F5EA8AB" w:rsidP="14E92987">
      <w:pPr>
        <w:pStyle w:val="Listenabsatz"/>
        <w:numPr>
          <w:ilvl w:val="0"/>
          <w:numId w:val="36"/>
        </w:numPr>
        <w:spacing w:after="0" w:line="360" w:lineRule="auto"/>
        <w:rPr>
          <w:rFonts w:ascii="Arial" w:eastAsia="Arial" w:hAnsi="Arial" w:cs="Arial"/>
          <w:sz w:val="24"/>
          <w:szCs w:val="24"/>
        </w:rPr>
      </w:pPr>
      <w:r w:rsidRPr="14E92987">
        <w:rPr>
          <w:rFonts w:ascii="Arial" w:eastAsia="Arial" w:hAnsi="Arial" w:cs="Arial"/>
          <w:sz w:val="24"/>
          <w:szCs w:val="24"/>
        </w:rPr>
        <w:t>Rufe Benutzer ab, die zur bereitgestellt sind.</w:t>
      </w:r>
    </w:p>
    <w:p w14:paraId="191CBE76" w14:textId="5B98EC7D" w:rsidR="4F5EA8AB" w:rsidRDefault="4F5EA8AB" w:rsidP="14E92987">
      <w:pPr>
        <w:pStyle w:val="Listenabsatz"/>
        <w:numPr>
          <w:ilvl w:val="0"/>
          <w:numId w:val="36"/>
        </w:numPr>
        <w:spacing w:after="0" w:line="360" w:lineRule="auto"/>
        <w:rPr>
          <w:rFonts w:ascii="Arial" w:eastAsia="Arial" w:hAnsi="Arial" w:cs="Arial"/>
          <w:sz w:val="24"/>
          <w:szCs w:val="24"/>
        </w:rPr>
      </w:pPr>
      <w:r w:rsidRPr="14E92987">
        <w:rPr>
          <w:rFonts w:ascii="Arial" w:eastAsia="Arial" w:hAnsi="Arial" w:cs="Arial"/>
          <w:sz w:val="24"/>
          <w:szCs w:val="24"/>
        </w:rPr>
        <w:t>Iteriere über die Benutzer zur Bereitstellung:</w:t>
      </w:r>
    </w:p>
    <w:p w14:paraId="534398C5" w14:textId="0019B9A9" w:rsidR="4F5EA8AB" w:rsidRDefault="4F5EA8AB" w:rsidP="14E92987">
      <w:pPr>
        <w:pStyle w:val="Listenabsatz"/>
        <w:numPr>
          <w:ilvl w:val="1"/>
          <w:numId w:val="36"/>
        </w:numPr>
        <w:spacing w:after="0" w:line="360" w:lineRule="auto"/>
        <w:rPr>
          <w:rFonts w:ascii="Arial" w:eastAsia="Arial" w:hAnsi="Arial" w:cs="Arial"/>
          <w:sz w:val="24"/>
          <w:szCs w:val="24"/>
        </w:rPr>
      </w:pPr>
      <w:r w:rsidRPr="14E92987">
        <w:rPr>
          <w:rFonts w:ascii="Arial" w:eastAsia="Arial" w:hAnsi="Arial" w:cs="Arial"/>
          <w:sz w:val="24"/>
          <w:szCs w:val="24"/>
        </w:rPr>
        <w:t>Bereite Operation und die Informationen über die Ziel-Systeme vor.</w:t>
      </w:r>
    </w:p>
    <w:p w14:paraId="471C6479" w14:textId="18F47432" w:rsidR="4F5EA8AB" w:rsidRDefault="4F5EA8AB" w:rsidP="14E92987">
      <w:pPr>
        <w:pStyle w:val="Listenabsatz"/>
        <w:numPr>
          <w:ilvl w:val="1"/>
          <w:numId w:val="36"/>
        </w:numPr>
        <w:spacing w:after="0" w:line="360" w:lineRule="auto"/>
        <w:rPr>
          <w:rFonts w:ascii="Arial" w:eastAsia="Arial" w:hAnsi="Arial" w:cs="Arial"/>
          <w:sz w:val="24"/>
          <w:szCs w:val="24"/>
        </w:rPr>
      </w:pPr>
      <w:r w:rsidRPr="14E92987">
        <w:rPr>
          <w:rFonts w:ascii="Arial" w:eastAsia="Arial" w:hAnsi="Arial" w:cs="Arial"/>
          <w:sz w:val="24"/>
          <w:szCs w:val="24"/>
        </w:rPr>
        <w:t>Versuche die Benutzer im Ziel-System zu aktuali</w:t>
      </w:r>
      <w:r w:rsidR="599B628C" w:rsidRPr="14E92987">
        <w:rPr>
          <w:rFonts w:ascii="Arial" w:eastAsia="Arial" w:hAnsi="Arial" w:cs="Arial"/>
          <w:sz w:val="24"/>
          <w:szCs w:val="24"/>
        </w:rPr>
        <w:t>sieren</w:t>
      </w:r>
      <w:r w:rsidRPr="14E92987">
        <w:rPr>
          <w:rFonts w:ascii="Arial" w:eastAsia="Arial" w:hAnsi="Arial" w:cs="Arial"/>
          <w:sz w:val="24"/>
          <w:szCs w:val="24"/>
        </w:rPr>
        <w:t>.</w:t>
      </w:r>
    </w:p>
    <w:p w14:paraId="0672D1B3" w14:textId="49C46AD3" w:rsidR="5D786BF4" w:rsidRDefault="5D786BF4" w:rsidP="14E92987">
      <w:pPr>
        <w:pStyle w:val="Listenabsatz"/>
        <w:numPr>
          <w:ilvl w:val="1"/>
          <w:numId w:val="36"/>
        </w:numPr>
        <w:spacing w:after="0" w:line="360" w:lineRule="auto"/>
        <w:rPr>
          <w:rFonts w:ascii="Arial" w:eastAsia="Arial" w:hAnsi="Arial" w:cs="Arial"/>
          <w:sz w:val="24"/>
          <w:szCs w:val="24"/>
        </w:rPr>
      </w:pPr>
      <w:r w:rsidRPr="14E92987">
        <w:rPr>
          <w:rFonts w:ascii="Arial" w:eastAsia="Arial" w:hAnsi="Arial" w:cs="Arial"/>
          <w:sz w:val="24"/>
          <w:szCs w:val="24"/>
        </w:rPr>
        <w:t xml:space="preserve">Behandle </w:t>
      </w:r>
      <w:r w:rsidR="4F5EA8AB" w:rsidRPr="14E92987">
        <w:rPr>
          <w:rFonts w:ascii="Arial" w:eastAsia="Arial" w:hAnsi="Arial" w:cs="Arial"/>
          <w:sz w:val="24"/>
          <w:szCs w:val="24"/>
        </w:rPr>
        <w:t xml:space="preserve">Erfolgs- und Fehlerfälle mit </w:t>
      </w:r>
      <w:r w:rsidR="20DD8C46" w:rsidRPr="14E92987">
        <w:rPr>
          <w:rFonts w:ascii="Arial" w:eastAsia="Arial" w:hAnsi="Arial" w:cs="Arial"/>
          <w:sz w:val="24"/>
          <w:szCs w:val="24"/>
        </w:rPr>
        <w:t xml:space="preserve">passenden </w:t>
      </w:r>
      <w:proofErr w:type="spellStart"/>
      <w:r w:rsidR="20DD8C46" w:rsidRPr="14E92987">
        <w:rPr>
          <w:rFonts w:ascii="Arial" w:eastAsia="Arial" w:hAnsi="Arial" w:cs="Arial"/>
          <w:sz w:val="24"/>
          <w:szCs w:val="24"/>
        </w:rPr>
        <w:t>Logging</w:t>
      </w:r>
      <w:proofErr w:type="spellEnd"/>
      <w:r w:rsidR="4F5EA8AB" w:rsidRPr="14E92987">
        <w:rPr>
          <w:rFonts w:ascii="Arial" w:eastAsia="Arial" w:hAnsi="Arial" w:cs="Arial"/>
          <w:sz w:val="24"/>
          <w:szCs w:val="24"/>
        </w:rPr>
        <w:t>.</w:t>
      </w:r>
    </w:p>
    <w:p w14:paraId="3AD47517" w14:textId="64127E46" w:rsidR="4F5EA8AB" w:rsidRDefault="4F5EA8AB" w:rsidP="14E92987">
      <w:pPr>
        <w:pStyle w:val="Listenabsatz"/>
        <w:numPr>
          <w:ilvl w:val="0"/>
          <w:numId w:val="36"/>
        </w:numPr>
        <w:spacing w:after="0" w:line="360" w:lineRule="auto"/>
        <w:rPr>
          <w:rFonts w:ascii="Arial" w:eastAsia="Arial" w:hAnsi="Arial" w:cs="Arial"/>
          <w:sz w:val="24"/>
          <w:szCs w:val="24"/>
        </w:rPr>
      </w:pPr>
      <w:r w:rsidRPr="14E92987">
        <w:rPr>
          <w:rFonts w:ascii="Arial" w:eastAsia="Arial" w:hAnsi="Arial" w:cs="Arial"/>
          <w:sz w:val="24"/>
          <w:szCs w:val="24"/>
        </w:rPr>
        <w:t>Behandl</w:t>
      </w:r>
      <w:r w:rsidR="74702793" w:rsidRPr="14E92987">
        <w:rPr>
          <w:rFonts w:ascii="Arial" w:eastAsia="Arial" w:hAnsi="Arial" w:cs="Arial"/>
          <w:sz w:val="24"/>
          <w:szCs w:val="24"/>
        </w:rPr>
        <w:t>e</w:t>
      </w:r>
      <w:r w:rsidRPr="14E92987">
        <w:rPr>
          <w:rFonts w:ascii="Arial" w:eastAsia="Arial" w:hAnsi="Arial" w:cs="Arial"/>
          <w:sz w:val="24"/>
          <w:szCs w:val="24"/>
        </w:rPr>
        <w:t xml:space="preserve"> Ausnahmen während der Benutzerbereitstellun</w:t>
      </w:r>
      <w:r w:rsidR="2540A495" w:rsidRPr="14E92987">
        <w:rPr>
          <w:rFonts w:ascii="Arial" w:eastAsia="Arial" w:hAnsi="Arial" w:cs="Arial"/>
          <w:sz w:val="24"/>
          <w:szCs w:val="24"/>
        </w:rPr>
        <w:t>g</w:t>
      </w:r>
    </w:p>
    <w:p w14:paraId="789D2D7C" w14:textId="338A8AB5" w:rsidR="2540A495" w:rsidRDefault="2540A495" w:rsidP="14E92987">
      <w:pPr>
        <w:pStyle w:val="Listenabsatz"/>
        <w:numPr>
          <w:ilvl w:val="0"/>
          <w:numId w:val="36"/>
        </w:numPr>
        <w:spacing w:after="0" w:line="360" w:lineRule="auto"/>
        <w:rPr>
          <w:rFonts w:ascii="Arial" w:eastAsia="Arial" w:hAnsi="Arial" w:cs="Arial"/>
          <w:sz w:val="24"/>
          <w:szCs w:val="24"/>
        </w:rPr>
      </w:pPr>
      <w:r w:rsidRPr="14E92987">
        <w:rPr>
          <w:rFonts w:ascii="Arial" w:eastAsia="Arial" w:hAnsi="Arial" w:cs="Arial"/>
          <w:sz w:val="24"/>
          <w:szCs w:val="24"/>
        </w:rPr>
        <w:t xml:space="preserve">Rufe </w:t>
      </w:r>
      <w:r w:rsidR="4F5EA8AB" w:rsidRPr="14E92987">
        <w:rPr>
          <w:rFonts w:ascii="Arial" w:eastAsia="Arial" w:hAnsi="Arial" w:cs="Arial"/>
          <w:sz w:val="24"/>
          <w:szCs w:val="24"/>
        </w:rPr>
        <w:t>Benutzergruppen</w:t>
      </w:r>
      <w:r w:rsidR="76ABA522" w:rsidRPr="14E92987">
        <w:rPr>
          <w:rFonts w:ascii="Arial" w:eastAsia="Arial" w:hAnsi="Arial" w:cs="Arial"/>
          <w:sz w:val="24"/>
          <w:szCs w:val="24"/>
        </w:rPr>
        <w:t xml:space="preserve"> ab</w:t>
      </w:r>
      <w:r w:rsidR="4F5EA8AB" w:rsidRPr="14E92987">
        <w:rPr>
          <w:rFonts w:ascii="Arial" w:eastAsia="Arial" w:hAnsi="Arial" w:cs="Arial"/>
          <w:sz w:val="24"/>
          <w:szCs w:val="24"/>
        </w:rPr>
        <w:t>, die zugewiesen werden sollen.</w:t>
      </w:r>
    </w:p>
    <w:p w14:paraId="558649A5" w14:textId="6DA919BC" w:rsidR="1EE142F9" w:rsidRDefault="1EE142F9" w:rsidP="14E92987">
      <w:pPr>
        <w:pStyle w:val="Listenabsatz"/>
        <w:numPr>
          <w:ilvl w:val="0"/>
          <w:numId w:val="36"/>
        </w:numPr>
        <w:spacing w:after="0" w:line="360" w:lineRule="auto"/>
        <w:rPr>
          <w:rFonts w:ascii="Arial" w:eastAsia="Arial" w:hAnsi="Arial" w:cs="Arial"/>
          <w:sz w:val="24"/>
          <w:szCs w:val="24"/>
        </w:rPr>
      </w:pPr>
      <w:r w:rsidRPr="14E92987">
        <w:rPr>
          <w:rFonts w:ascii="Arial" w:eastAsia="Arial" w:hAnsi="Arial" w:cs="Arial"/>
          <w:sz w:val="24"/>
          <w:szCs w:val="24"/>
        </w:rPr>
        <w:t xml:space="preserve">Iteriere </w:t>
      </w:r>
      <w:r w:rsidR="4F5EA8AB" w:rsidRPr="14E92987">
        <w:rPr>
          <w:rFonts w:ascii="Arial" w:eastAsia="Arial" w:hAnsi="Arial" w:cs="Arial"/>
          <w:sz w:val="24"/>
          <w:szCs w:val="24"/>
        </w:rPr>
        <w:t>über die Benutzergruppenzuweisungen:</w:t>
      </w:r>
    </w:p>
    <w:p w14:paraId="51F9A606" w14:textId="2639CA52" w:rsidR="16715FAA" w:rsidRDefault="16715FAA" w:rsidP="14E92987">
      <w:pPr>
        <w:pStyle w:val="Listenabsatz"/>
        <w:numPr>
          <w:ilvl w:val="1"/>
          <w:numId w:val="36"/>
        </w:numPr>
        <w:spacing w:after="0" w:line="360" w:lineRule="auto"/>
        <w:rPr>
          <w:rFonts w:ascii="Arial" w:eastAsia="Arial" w:hAnsi="Arial" w:cs="Arial"/>
          <w:sz w:val="24"/>
          <w:szCs w:val="24"/>
        </w:rPr>
      </w:pPr>
      <w:r w:rsidRPr="14E92987">
        <w:rPr>
          <w:rFonts w:ascii="Arial" w:eastAsia="Arial" w:hAnsi="Arial" w:cs="Arial"/>
          <w:sz w:val="24"/>
          <w:szCs w:val="24"/>
        </w:rPr>
        <w:t xml:space="preserve">Bereite </w:t>
      </w:r>
      <w:r w:rsidR="4F5EA8AB" w:rsidRPr="14E92987">
        <w:rPr>
          <w:rFonts w:ascii="Arial" w:eastAsia="Arial" w:hAnsi="Arial" w:cs="Arial"/>
          <w:sz w:val="24"/>
          <w:szCs w:val="24"/>
        </w:rPr>
        <w:t>Ziel-System Informationen</w:t>
      </w:r>
      <w:r w:rsidR="146002E2" w:rsidRPr="14E92987">
        <w:rPr>
          <w:rFonts w:ascii="Arial" w:eastAsia="Arial" w:hAnsi="Arial" w:cs="Arial"/>
          <w:sz w:val="24"/>
          <w:szCs w:val="24"/>
        </w:rPr>
        <w:t xml:space="preserve"> vor, wie den </w:t>
      </w:r>
      <w:r w:rsidR="4F5EA8AB" w:rsidRPr="14E92987">
        <w:rPr>
          <w:rFonts w:ascii="Arial" w:eastAsia="Arial" w:hAnsi="Arial" w:cs="Arial"/>
          <w:sz w:val="24"/>
          <w:szCs w:val="24"/>
        </w:rPr>
        <w:t>Benutzergruppen.</w:t>
      </w:r>
    </w:p>
    <w:p w14:paraId="440F522C" w14:textId="5EA527B3" w:rsidR="4F5EA8AB" w:rsidRDefault="4F5EA8AB" w:rsidP="14E92987">
      <w:pPr>
        <w:pStyle w:val="Listenabsatz"/>
        <w:numPr>
          <w:ilvl w:val="1"/>
          <w:numId w:val="36"/>
        </w:numPr>
        <w:spacing w:after="0" w:line="360" w:lineRule="auto"/>
        <w:rPr>
          <w:rFonts w:ascii="Arial" w:eastAsia="Arial" w:hAnsi="Arial" w:cs="Arial"/>
          <w:sz w:val="24"/>
          <w:szCs w:val="24"/>
        </w:rPr>
      </w:pPr>
      <w:r w:rsidRPr="14E92987">
        <w:rPr>
          <w:rFonts w:ascii="Arial" w:eastAsia="Arial" w:hAnsi="Arial" w:cs="Arial"/>
          <w:sz w:val="24"/>
          <w:szCs w:val="24"/>
        </w:rPr>
        <w:t xml:space="preserve">Versuch </w:t>
      </w:r>
      <w:r w:rsidR="7B037055" w:rsidRPr="14E92987">
        <w:rPr>
          <w:rFonts w:ascii="Arial" w:eastAsia="Arial" w:hAnsi="Arial" w:cs="Arial"/>
          <w:sz w:val="24"/>
          <w:szCs w:val="24"/>
        </w:rPr>
        <w:t>Benutzer zu Gruppen im korrekten Ziel-system zuzuordnen</w:t>
      </w:r>
      <w:r w:rsidRPr="14E92987">
        <w:rPr>
          <w:rFonts w:ascii="Arial" w:eastAsia="Arial" w:hAnsi="Arial" w:cs="Arial"/>
          <w:sz w:val="24"/>
          <w:szCs w:val="24"/>
        </w:rPr>
        <w:t>.</w:t>
      </w:r>
    </w:p>
    <w:p w14:paraId="1E979D7D" w14:textId="1001F35F" w:rsidR="4F5EA8AB" w:rsidRDefault="4F5EA8AB" w:rsidP="14E92987">
      <w:pPr>
        <w:pStyle w:val="Listenabsatz"/>
        <w:numPr>
          <w:ilvl w:val="1"/>
          <w:numId w:val="36"/>
        </w:numPr>
        <w:spacing w:after="0" w:line="360" w:lineRule="auto"/>
        <w:rPr>
          <w:rFonts w:ascii="Arial" w:eastAsia="Arial" w:hAnsi="Arial" w:cs="Arial"/>
          <w:sz w:val="24"/>
          <w:szCs w:val="24"/>
        </w:rPr>
      </w:pPr>
      <w:r w:rsidRPr="14E92987">
        <w:rPr>
          <w:rFonts w:ascii="Arial" w:eastAsia="Arial" w:hAnsi="Arial" w:cs="Arial"/>
          <w:sz w:val="24"/>
          <w:szCs w:val="24"/>
        </w:rPr>
        <w:t>Behandl</w:t>
      </w:r>
      <w:r w:rsidR="1301A7EA" w:rsidRPr="14E92987">
        <w:rPr>
          <w:rFonts w:ascii="Arial" w:eastAsia="Arial" w:hAnsi="Arial" w:cs="Arial"/>
          <w:sz w:val="24"/>
          <w:szCs w:val="24"/>
        </w:rPr>
        <w:t>e</w:t>
      </w:r>
      <w:r w:rsidRPr="14E92987">
        <w:rPr>
          <w:rFonts w:ascii="Arial" w:eastAsia="Arial" w:hAnsi="Arial" w:cs="Arial"/>
          <w:sz w:val="24"/>
          <w:szCs w:val="24"/>
        </w:rPr>
        <w:t xml:space="preserve"> Erfolgs- und Fehlerfälle mit </w:t>
      </w:r>
      <w:r w:rsidR="7EF09CE6" w:rsidRPr="14E92987">
        <w:rPr>
          <w:rFonts w:ascii="Arial" w:eastAsia="Arial" w:hAnsi="Arial" w:cs="Arial"/>
          <w:sz w:val="24"/>
          <w:szCs w:val="24"/>
        </w:rPr>
        <w:t xml:space="preserve">passenden </w:t>
      </w:r>
      <w:proofErr w:type="spellStart"/>
      <w:r w:rsidRPr="14E92987">
        <w:rPr>
          <w:rFonts w:ascii="Arial" w:eastAsia="Arial" w:hAnsi="Arial" w:cs="Arial"/>
          <w:sz w:val="24"/>
          <w:szCs w:val="24"/>
        </w:rPr>
        <w:t>Logging</w:t>
      </w:r>
      <w:proofErr w:type="spellEnd"/>
      <w:r w:rsidRPr="14E92987">
        <w:rPr>
          <w:rFonts w:ascii="Arial" w:eastAsia="Arial" w:hAnsi="Arial" w:cs="Arial"/>
          <w:sz w:val="24"/>
          <w:szCs w:val="24"/>
        </w:rPr>
        <w:t>.</w:t>
      </w:r>
    </w:p>
    <w:p w14:paraId="6CC73D8D" w14:textId="489C7F8D" w:rsidR="4F5EA8AB" w:rsidRDefault="4F5EA8AB" w:rsidP="14E92987">
      <w:pPr>
        <w:pStyle w:val="Listenabsatz"/>
        <w:numPr>
          <w:ilvl w:val="0"/>
          <w:numId w:val="36"/>
        </w:numPr>
        <w:spacing w:after="0" w:line="360" w:lineRule="auto"/>
        <w:rPr>
          <w:rFonts w:ascii="Arial" w:eastAsia="Arial" w:hAnsi="Arial" w:cs="Arial"/>
          <w:sz w:val="24"/>
          <w:szCs w:val="24"/>
        </w:rPr>
      </w:pPr>
      <w:r w:rsidRPr="14E92987">
        <w:rPr>
          <w:rFonts w:ascii="Arial" w:eastAsia="Arial" w:hAnsi="Arial" w:cs="Arial"/>
          <w:sz w:val="24"/>
          <w:szCs w:val="24"/>
        </w:rPr>
        <w:t>Behandl</w:t>
      </w:r>
      <w:r w:rsidR="502B3CCB" w:rsidRPr="14E92987">
        <w:rPr>
          <w:rFonts w:ascii="Arial" w:eastAsia="Arial" w:hAnsi="Arial" w:cs="Arial"/>
          <w:sz w:val="24"/>
          <w:szCs w:val="24"/>
        </w:rPr>
        <w:t xml:space="preserve">e </w:t>
      </w:r>
      <w:r w:rsidRPr="14E92987">
        <w:rPr>
          <w:rFonts w:ascii="Arial" w:eastAsia="Arial" w:hAnsi="Arial" w:cs="Arial"/>
          <w:sz w:val="24"/>
          <w:szCs w:val="24"/>
        </w:rPr>
        <w:t>Ausnahmen während der Benutzergruppenzuweisun</w:t>
      </w:r>
      <w:r w:rsidR="1045B3D2" w:rsidRPr="14E92987">
        <w:rPr>
          <w:rFonts w:ascii="Arial" w:eastAsia="Arial" w:hAnsi="Arial" w:cs="Arial"/>
          <w:sz w:val="24"/>
          <w:szCs w:val="24"/>
        </w:rPr>
        <w:t>g</w:t>
      </w:r>
    </w:p>
    <w:p w14:paraId="54F1A935" w14:textId="1ACED739" w:rsidR="4F5EA8AB" w:rsidRDefault="4F5EA8AB" w:rsidP="14E92987">
      <w:pPr>
        <w:pStyle w:val="Listenabsatz"/>
        <w:numPr>
          <w:ilvl w:val="0"/>
          <w:numId w:val="36"/>
        </w:numPr>
        <w:spacing w:after="0" w:line="360" w:lineRule="auto"/>
        <w:rPr>
          <w:rFonts w:ascii="Arial" w:eastAsia="Arial" w:hAnsi="Arial" w:cs="Arial"/>
          <w:sz w:val="24"/>
          <w:szCs w:val="24"/>
        </w:rPr>
      </w:pPr>
      <w:r w:rsidRPr="14E92987">
        <w:rPr>
          <w:rFonts w:ascii="Arial" w:eastAsia="Arial" w:hAnsi="Arial" w:cs="Arial"/>
          <w:sz w:val="24"/>
          <w:szCs w:val="24"/>
        </w:rPr>
        <w:t>Bereinige fehlgeschlagene Benutzergruppenzuweisungen.</w:t>
      </w:r>
    </w:p>
    <w:p w14:paraId="2C568235" w14:textId="31BB7F25" w:rsidR="4F5EA8AB" w:rsidRDefault="4F5EA8AB" w:rsidP="14E92987">
      <w:pPr>
        <w:pStyle w:val="Listenabsatz"/>
        <w:numPr>
          <w:ilvl w:val="0"/>
          <w:numId w:val="36"/>
        </w:numPr>
        <w:spacing w:after="0" w:line="360" w:lineRule="auto"/>
        <w:rPr>
          <w:rFonts w:ascii="Arial" w:eastAsia="Arial" w:hAnsi="Arial" w:cs="Arial"/>
          <w:sz w:val="24"/>
          <w:szCs w:val="24"/>
        </w:rPr>
      </w:pPr>
      <w:r w:rsidRPr="14E92987">
        <w:rPr>
          <w:rFonts w:ascii="Arial" w:eastAsia="Arial" w:hAnsi="Arial" w:cs="Arial"/>
          <w:sz w:val="24"/>
          <w:szCs w:val="24"/>
        </w:rPr>
        <w:t>Bereinige</w:t>
      </w:r>
      <w:r w:rsidR="2A8DECC2" w:rsidRPr="14E92987">
        <w:rPr>
          <w:rFonts w:ascii="Arial" w:eastAsia="Arial" w:hAnsi="Arial" w:cs="Arial"/>
          <w:sz w:val="24"/>
          <w:szCs w:val="24"/>
        </w:rPr>
        <w:t xml:space="preserve"> f</w:t>
      </w:r>
      <w:r w:rsidRPr="14E92987">
        <w:rPr>
          <w:rFonts w:ascii="Arial" w:eastAsia="Arial" w:hAnsi="Arial" w:cs="Arial"/>
          <w:sz w:val="24"/>
          <w:szCs w:val="24"/>
        </w:rPr>
        <w:t>ehlgeschlagenen Benutzerbereitstellungen.</w:t>
      </w:r>
    </w:p>
    <w:p w14:paraId="7D23295E" w14:textId="6D272228" w:rsidR="14E92987" w:rsidRDefault="14E92987" w:rsidP="14E92987">
      <w:pPr>
        <w:spacing w:after="0" w:line="360" w:lineRule="auto"/>
        <w:ind w:left="720"/>
        <w:rPr>
          <w:rFonts w:ascii="Arial" w:eastAsia="Arial" w:hAnsi="Arial" w:cs="Arial"/>
          <w:sz w:val="24"/>
          <w:szCs w:val="24"/>
        </w:rPr>
      </w:pPr>
    </w:p>
    <w:p w14:paraId="7CD14543" w14:textId="6907E80E" w:rsidR="0561F022" w:rsidRDefault="390EA841" w:rsidP="14E92987">
      <w:pPr>
        <w:spacing w:line="360" w:lineRule="auto"/>
        <w:rPr>
          <w:rFonts w:ascii="Arial" w:eastAsia="Arial" w:hAnsi="Arial" w:cs="Arial"/>
          <w:sz w:val="24"/>
          <w:szCs w:val="24"/>
        </w:rPr>
      </w:pPr>
      <w:r w:rsidRPr="14E92987">
        <w:rPr>
          <w:rFonts w:ascii="Arial" w:eastAsia="Arial" w:hAnsi="Arial" w:cs="Arial"/>
          <w:sz w:val="24"/>
          <w:szCs w:val="24"/>
        </w:rPr>
        <w:t>Bisher wurden drei Zielanwendungen definiert, in denen Provisionierung stattfindet:</w:t>
      </w:r>
    </w:p>
    <w:p w14:paraId="32B22A44" w14:textId="22E2B159" w:rsidR="390EA841" w:rsidRDefault="390EA841" w:rsidP="14E92987">
      <w:pPr>
        <w:pStyle w:val="Listenabsatz"/>
        <w:numPr>
          <w:ilvl w:val="0"/>
          <w:numId w:val="21"/>
        </w:numPr>
        <w:spacing w:line="360" w:lineRule="auto"/>
        <w:rPr>
          <w:rFonts w:ascii="Arial" w:eastAsia="Arial" w:hAnsi="Arial" w:cs="Arial"/>
          <w:sz w:val="24"/>
          <w:szCs w:val="24"/>
        </w:rPr>
      </w:pPr>
      <w:r w:rsidRPr="14E92987">
        <w:rPr>
          <w:rFonts w:ascii="Arial" w:eastAsia="Arial" w:hAnsi="Arial" w:cs="Arial"/>
          <w:b/>
          <w:bCs/>
          <w:sz w:val="24"/>
          <w:szCs w:val="24"/>
        </w:rPr>
        <w:t>AWS</w:t>
      </w:r>
      <w:r w:rsidR="60C25B99" w:rsidRPr="14E92987">
        <w:rPr>
          <w:rFonts w:ascii="Arial" w:eastAsia="Arial" w:hAnsi="Arial" w:cs="Arial"/>
          <w:b/>
          <w:bCs/>
          <w:sz w:val="24"/>
          <w:szCs w:val="24"/>
        </w:rPr>
        <w:t>:</w:t>
      </w:r>
      <w:r w:rsidR="01F99867" w:rsidRPr="14E92987">
        <w:rPr>
          <w:rFonts w:ascii="Arial" w:eastAsia="Arial" w:hAnsi="Arial" w:cs="Arial"/>
          <w:b/>
          <w:bCs/>
          <w:sz w:val="24"/>
          <w:szCs w:val="24"/>
        </w:rPr>
        <w:t xml:space="preserve"> </w:t>
      </w:r>
      <w:r w:rsidR="01F99867" w:rsidRPr="14E92987">
        <w:rPr>
          <w:rFonts w:ascii="Arial" w:eastAsia="Arial" w:hAnsi="Arial" w:cs="Arial"/>
          <w:sz w:val="24"/>
          <w:szCs w:val="24"/>
        </w:rPr>
        <w:t>Eine Cloud.</w:t>
      </w:r>
    </w:p>
    <w:p w14:paraId="1B01746E" w14:textId="3847C660" w:rsidR="390EA841" w:rsidRDefault="390EA841" w:rsidP="14E92987">
      <w:pPr>
        <w:pStyle w:val="Listenabsatz"/>
        <w:numPr>
          <w:ilvl w:val="0"/>
          <w:numId w:val="21"/>
        </w:numPr>
        <w:spacing w:line="360" w:lineRule="auto"/>
        <w:rPr>
          <w:rFonts w:ascii="Arial" w:eastAsia="Arial" w:hAnsi="Arial" w:cs="Arial"/>
          <w:b/>
          <w:bCs/>
          <w:sz w:val="24"/>
          <w:szCs w:val="24"/>
        </w:rPr>
      </w:pPr>
      <w:r w:rsidRPr="14E92987">
        <w:rPr>
          <w:rFonts w:ascii="Arial" w:eastAsia="Arial" w:hAnsi="Arial" w:cs="Arial"/>
          <w:b/>
          <w:bCs/>
          <w:sz w:val="24"/>
          <w:szCs w:val="24"/>
        </w:rPr>
        <w:t>GitLab</w:t>
      </w:r>
      <w:r w:rsidR="28CF437A" w:rsidRPr="14E92987">
        <w:rPr>
          <w:rFonts w:ascii="Arial" w:eastAsia="Arial" w:hAnsi="Arial" w:cs="Arial"/>
          <w:b/>
          <w:bCs/>
          <w:sz w:val="24"/>
          <w:szCs w:val="24"/>
        </w:rPr>
        <w:t>:</w:t>
      </w:r>
      <w:r w:rsidR="70D4D653" w:rsidRPr="14E92987">
        <w:rPr>
          <w:rFonts w:ascii="Arial" w:eastAsia="Arial" w:hAnsi="Arial" w:cs="Arial"/>
          <w:b/>
          <w:bCs/>
          <w:sz w:val="24"/>
          <w:szCs w:val="24"/>
        </w:rPr>
        <w:t xml:space="preserve"> </w:t>
      </w:r>
      <w:r w:rsidR="70D4D653" w:rsidRPr="14E92987">
        <w:rPr>
          <w:rFonts w:ascii="Arial" w:eastAsia="Arial" w:hAnsi="Arial" w:cs="Arial"/>
          <w:sz w:val="24"/>
          <w:szCs w:val="24"/>
        </w:rPr>
        <w:t>Wurde in Kapitel 2.2.9 beschrieben.</w:t>
      </w:r>
    </w:p>
    <w:p w14:paraId="2F58A400" w14:textId="33E1219F" w:rsidR="0561F022" w:rsidRDefault="390EA841" w:rsidP="14E92987">
      <w:pPr>
        <w:pStyle w:val="Listenabsatz"/>
        <w:numPr>
          <w:ilvl w:val="0"/>
          <w:numId w:val="21"/>
        </w:numPr>
        <w:spacing w:line="360" w:lineRule="auto"/>
        <w:rPr>
          <w:rFonts w:ascii="Arial" w:eastAsia="Arial" w:hAnsi="Arial" w:cs="Arial"/>
          <w:sz w:val="24"/>
          <w:szCs w:val="24"/>
        </w:rPr>
      </w:pPr>
      <w:r w:rsidRPr="14E92987">
        <w:rPr>
          <w:rFonts w:ascii="Arial" w:eastAsia="Arial" w:hAnsi="Arial" w:cs="Arial"/>
          <w:b/>
          <w:bCs/>
          <w:sz w:val="24"/>
          <w:szCs w:val="24"/>
        </w:rPr>
        <w:t>Atlassian</w:t>
      </w:r>
      <w:r w:rsidR="476ABA99" w:rsidRPr="14E92987">
        <w:rPr>
          <w:rFonts w:ascii="Arial" w:eastAsia="Arial" w:hAnsi="Arial" w:cs="Arial"/>
          <w:b/>
          <w:bCs/>
          <w:sz w:val="24"/>
          <w:szCs w:val="24"/>
        </w:rPr>
        <w:t xml:space="preserve">: </w:t>
      </w:r>
      <w:r w:rsidR="476ABA99" w:rsidRPr="14E92987">
        <w:rPr>
          <w:rFonts w:ascii="Arial" w:eastAsia="Arial" w:hAnsi="Arial" w:cs="Arial"/>
          <w:sz w:val="24"/>
          <w:szCs w:val="24"/>
        </w:rPr>
        <w:t>Anwendung, in der Dokumente verwaltet werden können.</w:t>
      </w:r>
    </w:p>
    <w:p w14:paraId="27D4D648" w14:textId="652902F8" w:rsidR="390EA841" w:rsidRDefault="390EA841" w:rsidP="14E92987">
      <w:pPr>
        <w:spacing w:line="360" w:lineRule="auto"/>
        <w:rPr>
          <w:rFonts w:ascii="Arial" w:eastAsia="Arial" w:hAnsi="Arial" w:cs="Arial"/>
          <w:sz w:val="24"/>
          <w:szCs w:val="24"/>
        </w:rPr>
      </w:pPr>
      <w:r w:rsidRPr="14E92987">
        <w:rPr>
          <w:rFonts w:ascii="Arial" w:eastAsia="Arial" w:hAnsi="Arial" w:cs="Arial"/>
          <w:sz w:val="24"/>
          <w:szCs w:val="24"/>
        </w:rPr>
        <w:t xml:space="preserve">Eine jede Zielanwendung muss mit einem dieser drei </w:t>
      </w:r>
      <w:bookmarkStart w:id="126" w:name="_Int_T7MloilI"/>
      <w:proofErr w:type="spellStart"/>
      <w:r w:rsidRPr="14E92987">
        <w:rPr>
          <w:rFonts w:ascii="Arial" w:eastAsia="Arial" w:hAnsi="Arial" w:cs="Arial"/>
          <w:sz w:val="24"/>
          <w:szCs w:val="24"/>
        </w:rPr>
        <w:t>Identifiern</w:t>
      </w:r>
      <w:bookmarkEnd w:id="126"/>
      <w:proofErr w:type="spellEnd"/>
      <w:r w:rsidRPr="14E92987">
        <w:rPr>
          <w:rFonts w:ascii="Arial" w:eastAsia="Arial" w:hAnsi="Arial" w:cs="Arial"/>
          <w:sz w:val="24"/>
          <w:szCs w:val="24"/>
        </w:rPr>
        <w:t xml:space="preserve"> gekennzeichnet sein, damit in das jeweilige Zielsystem provisioniert wird.</w:t>
      </w:r>
    </w:p>
    <w:p w14:paraId="7521D6F2" w14:textId="011E13A6" w:rsidR="4E4442A1" w:rsidRDefault="390EA841" w:rsidP="14E92987">
      <w:pPr>
        <w:spacing w:line="360" w:lineRule="auto"/>
        <w:rPr>
          <w:rFonts w:ascii="Arial" w:eastAsia="Arial" w:hAnsi="Arial" w:cs="Arial"/>
          <w:sz w:val="24"/>
          <w:szCs w:val="24"/>
        </w:rPr>
      </w:pPr>
      <w:r w:rsidRPr="14E92987">
        <w:rPr>
          <w:rFonts w:ascii="Arial" w:eastAsia="Arial" w:hAnsi="Arial" w:cs="Arial"/>
          <w:sz w:val="24"/>
          <w:szCs w:val="24"/>
        </w:rPr>
        <w:t xml:space="preserve">Der Scheduler </w:t>
      </w:r>
      <w:proofErr w:type="spellStart"/>
      <w:r w:rsidRPr="14E92987">
        <w:rPr>
          <w:rFonts w:ascii="Arial" w:eastAsia="Arial" w:hAnsi="Arial" w:cs="Arial"/>
          <w:i/>
          <w:iCs/>
          <w:sz w:val="24"/>
          <w:szCs w:val="24"/>
        </w:rPr>
        <w:t>UserDeprovisionScheduler</w:t>
      </w:r>
      <w:proofErr w:type="spellEnd"/>
      <w:r w:rsidRPr="14E92987">
        <w:rPr>
          <w:rFonts w:ascii="Arial" w:eastAsia="Arial" w:hAnsi="Arial" w:cs="Arial"/>
          <w:sz w:val="24"/>
          <w:szCs w:val="24"/>
        </w:rPr>
        <w:t xml:space="preserve"> </w:t>
      </w:r>
      <w:proofErr w:type="spellStart"/>
      <w:r w:rsidRPr="14E92987">
        <w:rPr>
          <w:rFonts w:ascii="Arial" w:eastAsia="Arial" w:hAnsi="Arial" w:cs="Arial"/>
          <w:sz w:val="24"/>
          <w:szCs w:val="24"/>
        </w:rPr>
        <w:t>deprovisioniert</w:t>
      </w:r>
      <w:proofErr w:type="spellEnd"/>
      <w:r w:rsidRPr="14E92987">
        <w:rPr>
          <w:rFonts w:ascii="Arial" w:eastAsia="Arial" w:hAnsi="Arial" w:cs="Arial"/>
          <w:sz w:val="24"/>
          <w:szCs w:val="24"/>
        </w:rPr>
        <w:t xml:space="preserve"> </w:t>
      </w:r>
      <w:r w:rsidR="7924A278" w:rsidRPr="14E92987">
        <w:rPr>
          <w:rFonts w:ascii="Arial" w:eastAsia="Arial" w:hAnsi="Arial" w:cs="Arial"/>
          <w:sz w:val="24"/>
          <w:szCs w:val="24"/>
        </w:rPr>
        <w:t xml:space="preserve">jede Minute </w:t>
      </w:r>
      <w:r w:rsidRPr="14E92987">
        <w:rPr>
          <w:rFonts w:ascii="Arial" w:eastAsia="Arial" w:hAnsi="Arial" w:cs="Arial"/>
          <w:sz w:val="24"/>
          <w:szCs w:val="24"/>
        </w:rPr>
        <w:t>Benutzer</w:t>
      </w:r>
      <w:r w:rsidR="27DC7FC7" w:rsidRPr="14E92987">
        <w:rPr>
          <w:rFonts w:ascii="Arial" w:eastAsia="Arial" w:hAnsi="Arial" w:cs="Arial"/>
          <w:sz w:val="24"/>
          <w:szCs w:val="24"/>
        </w:rPr>
        <w:t xml:space="preserve"> und entfernt Benutzer aus Gruppen</w:t>
      </w:r>
      <w:r w:rsidR="7044BE29" w:rsidRPr="14E92987">
        <w:rPr>
          <w:rFonts w:ascii="Arial" w:eastAsia="Arial" w:hAnsi="Arial" w:cs="Arial"/>
          <w:sz w:val="24"/>
          <w:szCs w:val="24"/>
        </w:rPr>
        <w:t>.</w:t>
      </w:r>
    </w:p>
    <w:p w14:paraId="6270830D" w14:textId="418FED4D" w:rsidR="4E4442A1" w:rsidRDefault="78BCA7BF" w:rsidP="14E92987">
      <w:pPr>
        <w:spacing w:line="360" w:lineRule="auto"/>
        <w:rPr>
          <w:rFonts w:ascii="Arial" w:eastAsia="Arial" w:hAnsi="Arial" w:cs="Arial"/>
          <w:sz w:val="24"/>
          <w:szCs w:val="24"/>
        </w:rPr>
      </w:pPr>
      <w:r w:rsidRPr="14E92987">
        <w:rPr>
          <w:rFonts w:ascii="Arial" w:eastAsia="Arial" w:hAnsi="Arial" w:cs="Arial"/>
          <w:sz w:val="24"/>
          <w:szCs w:val="24"/>
        </w:rPr>
        <w:t xml:space="preserve">Auch die </w:t>
      </w:r>
      <w:proofErr w:type="spellStart"/>
      <w:r w:rsidRPr="14E92987">
        <w:rPr>
          <w:rFonts w:ascii="Arial" w:eastAsia="Arial" w:hAnsi="Arial" w:cs="Arial"/>
          <w:sz w:val="24"/>
          <w:szCs w:val="24"/>
        </w:rPr>
        <w:t>Deprovisinierung</w:t>
      </w:r>
      <w:proofErr w:type="spellEnd"/>
      <w:r w:rsidRPr="14E92987">
        <w:rPr>
          <w:rFonts w:ascii="Arial" w:eastAsia="Arial" w:hAnsi="Arial" w:cs="Arial"/>
          <w:sz w:val="24"/>
          <w:szCs w:val="24"/>
        </w:rPr>
        <w:t xml:space="preserve"> lässt sich wie folgt beschreiben:</w:t>
      </w:r>
    </w:p>
    <w:p w14:paraId="35E480AE" w14:textId="7F63BA32" w:rsidR="4E4442A1" w:rsidRDefault="78BCA7BF" w:rsidP="14E92987">
      <w:pPr>
        <w:pStyle w:val="Listenabsatz"/>
        <w:numPr>
          <w:ilvl w:val="0"/>
          <w:numId w:val="32"/>
        </w:numPr>
        <w:spacing w:after="0" w:line="360" w:lineRule="auto"/>
        <w:rPr>
          <w:rFonts w:ascii="Arial" w:eastAsia="Arial" w:hAnsi="Arial" w:cs="Arial"/>
          <w:sz w:val="24"/>
          <w:szCs w:val="24"/>
        </w:rPr>
      </w:pPr>
      <w:r w:rsidRPr="14E92987">
        <w:rPr>
          <w:rFonts w:ascii="Arial" w:eastAsia="Arial" w:hAnsi="Arial" w:cs="Arial"/>
          <w:sz w:val="24"/>
          <w:szCs w:val="24"/>
        </w:rPr>
        <w:t xml:space="preserve">Hole die Benutzerbereitstellungen, die </w:t>
      </w:r>
      <w:proofErr w:type="spellStart"/>
      <w:r w:rsidRPr="14E92987">
        <w:rPr>
          <w:rFonts w:ascii="Arial" w:eastAsia="Arial" w:hAnsi="Arial" w:cs="Arial"/>
          <w:sz w:val="24"/>
          <w:szCs w:val="24"/>
        </w:rPr>
        <w:t>deprovisioniert</w:t>
      </w:r>
      <w:proofErr w:type="spellEnd"/>
      <w:r w:rsidRPr="14E92987">
        <w:rPr>
          <w:rFonts w:ascii="Arial" w:eastAsia="Arial" w:hAnsi="Arial" w:cs="Arial"/>
          <w:sz w:val="24"/>
          <w:szCs w:val="24"/>
        </w:rPr>
        <w:t xml:space="preserve"> werden müssen.</w:t>
      </w:r>
    </w:p>
    <w:p w14:paraId="696D1528" w14:textId="1D097D7B" w:rsidR="4E4442A1" w:rsidRDefault="78BCA7BF" w:rsidP="14E92987">
      <w:pPr>
        <w:pStyle w:val="Listenabsatz"/>
        <w:numPr>
          <w:ilvl w:val="0"/>
          <w:numId w:val="32"/>
        </w:numPr>
        <w:spacing w:after="0" w:line="360" w:lineRule="auto"/>
        <w:rPr>
          <w:rFonts w:ascii="Arial" w:eastAsia="Arial" w:hAnsi="Arial" w:cs="Arial"/>
          <w:sz w:val="24"/>
          <w:szCs w:val="24"/>
        </w:rPr>
      </w:pPr>
      <w:r w:rsidRPr="14E92987">
        <w:rPr>
          <w:rFonts w:ascii="Arial" w:eastAsia="Arial" w:hAnsi="Arial" w:cs="Arial"/>
          <w:sz w:val="24"/>
          <w:szCs w:val="24"/>
        </w:rPr>
        <w:t>Wenn keine Benutzerbereitstellungen gefunden werden, initialisiere die Liste als leer.</w:t>
      </w:r>
    </w:p>
    <w:p w14:paraId="523A965F" w14:textId="5515E803" w:rsidR="4E4442A1" w:rsidRDefault="78BCA7BF" w:rsidP="14E92987">
      <w:pPr>
        <w:pStyle w:val="Listenabsatz"/>
        <w:numPr>
          <w:ilvl w:val="0"/>
          <w:numId w:val="32"/>
        </w:numPr>
        <w:spacing w:after="0" w:line="360" w:lineRule="auto"/>
        <w:rPr>
          <w:rFonts w:ascii="Arial" w:eastAsia="Arial" w:hAnsi="Arial" w:cs="Arial"/>
          <w:sz w:val="24"/>
          <w:szCs w:val="24"/>
        </w:rPr>
      </w:pPr>
      <w:r w:rsidRPr="14E92987">
        <w:rPr>
          <w:rFonts w:ascii="Arial" w:eastAsia="Arial" w:hAnsi="Arial" w:cs="Arial"/>
          <w:sz w:val="24"/>
          <w:szCs w:val="24"/>
        </w:rPr>
        <w:t xml:space="preserve">Protokolliere die Anzahl der Benutzerbereitstellungen, die </w:t>
      </w:r>
      <w:proofErr w:type="spellStart"/>
      <w:r w:rsidRPr="14E92987">
        <w:rPr>
          <w:rFonts w:ascii="Arial" w:eastAsia="Arial" w:hAnsi="Arial" w:cs="Arial"/>
          <w:sz w:val="24"/>
          <w:szCs w:val="24"/>
        </w:rPr>
        <w:t>deprovisioniert</w:t>
      </w:r>
      <w:proofErr w:type="spellEnd"/>
      <w:r w:rsidRPr="14E92987">
        <w:rPr>
          <w:rFonts w:ascii="Arial" w:eastAsia="Arial" w:hAnsi="Arial" w:cs="Arial"/>
          <w:sz w:val="24"/>
          <w:szCs w:val="24"/>
        </w:rPr>
        <w:t xml:space="preserve"> werden sollen.</w:t>
      </w:r>
    </w:p>
    <w:p w14:paraId="27DC96A0" w14:textId="307C6F49" w:rsidR="4E4442A1" w:rsidRDefault="78BCA7BF" w:rsidP="14E92987">
      <w:pPr>
        <w:pStyle w:val="Listenabsatz"/>
        <w:numPr>
          <w:ilvl w:val="0"/>
          <w:numId w:val="32"/>
        </w:numPr>
        <w:spacing w:after="0" w:line="360" w:lineRule="auto"/>
        <w:rPr>
          <w:rFonts w:ascii="Arial" w:eastAsia="Arial" w:hAnsi="Arial" w:cs="Arial"/>
          <w:sz w:val="24"/>
          <w:szCs w:val="24"/>
        </w:rPr>
      </w:pPr>
      <w:r w:rsidRPr="14E92987">
        <w:rPr>
          <w:rFonts w:ascii="Arial" w:eastAsia="Arial" w:hAnsi="Arial" w:cs="Arial"/>
          <w:sz w:val="24"/>
          <w:szCs w:val="24"/>
        </w:rPr>
        <w:t>Iteriere über die Benutzerbereitstellungen.</w:t>
      </w:r>
    </w:p>
    <w:p w14:paraId="7B7FD980" w14:textId="443AA37B" w:rsidR="4E4442A1" w:rsidRDefault="78BCA7BF" w:rsidP="14E92987">
      <w:pPr>
        <w:pStyle w:val="Listenabsatz"/>
        <w:numPr>
          <w:ilvl w:val="0"/>
          <w:numId w:val="31"/>
        </w:numPr>
        <w:spacing w:after="0" w:line="360" w:lineRule="auto"/>
        <w:rPr>
          <w:rFonts w:ascii="Arial" w:eastAsia="Arial" w:hAnsi="Arial" w:cs="Arial"/>
          <w:sz w:val="24"/>
          <w:szCs w:val="24"/>
        </w:rPr>
      </w:pPr>
      <w:r w:rsidRPr="14E92987">
        <w:rPr>
          <w:rFonts w:ascii="Arial" w:eastAsia="Arial" w:hAnsi="Arial" w:cs="Arial"/>
          <w:sz w:val="24"/>
          <w:szCs w:val="24"/>
        </w:rPr>
        <w:t>Bestimme den Vorgangstyp als "Löschen".</w:t>
      </w:r>
    </w:p>
    <w:p w14:paraId="5070E53B" w14:textId="7DAA2339" w:rsidR="4E4442A1" w:rsidRDefault="78BCA7BF" w:rsidP="14E92987">
      <w:pPr>
        <w:pStyle w:val="Listenabsatz"/>
        <w:numPr>
          <w:ilvl w:val="0"/>
          <w:numId w:val="31"/>
        </w:numPr>
        <w:spacing w:after="0" w:line="360" w:lineRule="auto"/>
        <w:rPr>
          <w:rFonts w:ascii="Arial" w:eastAsia="Arial" w:hAnsi="Arial" w:cs="Arial"/>
          <w:sz w:val="24"/>
          <w:szCs w:val="24"/>
        </w:rPr>
      </w:pPr>
      <w:r w:rsidRPr="14E92987">
        <w:rPr>
          <w:rFonts w:ascii="Arial" w:eastAsia="Arial" w:hAnsi="Arial" w:cs="Arial"/>
          <w:sz w:val="24"/>
          <w:szCs w:val="24"/>
        </w:rPr>
        <w:t>Hole die Zielsystemprovision für das aktuelle Zielsystem.</w:t>
      </w:r>
    </w:p>
    <w:p w14:paraId="10354CD4" w14:textId="51909513" w:rsidR="4E4442A1" w:rsidRDefault="78BCA7BF" w:rsidP="14E92987">
      <w:pPr>
        <w:pStyle w:val="Listenabsatz"/>
        <w:numPr>
          <w:ilvl w:val="0"/>
          <w:numId w:val="31"/>
        </w:numPr>
        <w:spacing w:after="0" w:line="360" w:lineRule="auto"/>
        <w:rPr>
          <w:rFonts w:ascii="Arial" w:eastAsia="Arial" w:hAnsi="Arial" w:cs="Arial"/>
          <w:sz w:val="24"/>
          <w:szCs w:val="24"/>
        </w:rPr>
      </w:pPr>
      <w:r w:rsidRPr="14E92987">
        <w:rPr>
          <w:rFonts w:ascii="Arial" w:eastAsia="Arial" w:hAnsi="Arial" w:cs="Arial"/>
          <w:sz w:val="24"/>
          <w:szCs w:val="24"/>
        </w:rPr>
        <w:t>Protokolliere die Löschung des Benutzers im Zielsystem.</w:t>
      </w:r>
    </w:p>
    <w:p w14:paraId="03379A7E" w14:textId="6B5889D9" w:rsidR="4E4442A1" w:rsidRDefault="78BCA7BF" w:rsidP="14E92987">
      <w:pPr>
        <w:pStyle w:val="Listenabsatz"/>
        <w:numPr>
          <w:ilvl w:val="0"/>
          <w:numId w:val="31"/>
        </w:numPr>
        <w:spacing w:after="0" w:line="360" w:lineRule="auto"/>
        <w:rPr>
          <w:rFonts w:ascii="Arial" w:eastAsia="Arial" w:hAnsi="Arial" w:cs="Arial"/>
          <w:sz w:val="24"/>
          <w:szCs w:val="24"/>
        </w:rPr>
      </w:pPr>
      <w:r w:rsidRPr="14E92987">
        <w:rPr>
          <w:rFonts w:ascii="Arial" w:eastAsia="Arial" w:hAnsi="Arial" w:cs="Arial"/>
          <w:sz w:val="24"/>
          <w:szCs w:val="24"/>
        </w:rPr>
        <w:t>Hole das Zielsystem und den SCIM-Benutzer aus der Benutzerbereitstellung.</w:t>
      </w:r>
    </w:p>
    <w:p w14:paraId="64E6B282" w14:textId="46B41149" w:rsidR="4E4442A1" w:rsidRDefault="78BCA7BF" w:rsidP="14E92987">
      <w:pPr>
        <w:pStyle w:val="Listenabsatz"/>
        <w:numPr>
          <w:ilvl w:val="0"/>
          <w:numId w:val="31"/>
        </w:numPr>
        <w:spacing w:after="0" w:line="360" w:lineRule="auto"/>
        <w:rPr>
          <w:rFonts w:ascii="Arial" w:eastAsia="Arial" w:hAnsi="Arial" w:cs="Arial"/>
          <w:sz w:val="24"/>
          <w:szCs w:val="24"/>
        </w:rPr>
      </w:pPr>
      <w:r w:rsidRPr="14E92987">
        <w:rPr>
          <w:rFonts w:ascii="Arial" w:eastAsia="Arial" w:hAnsi="Arial" w:cs="Arial"/>
          <w:sz w:val="24"/>
          <w:szCs w:val="24"/>
        </w:rPr>
        <w:t>Lösche den Benutzer im Zielsystem und behandle den Erfolg oder Fehler.</w:t>
      </w:r>
    </w:p>
    <w:p w14:paraId="79975B82" w14:textId="596459BC" w:rsidR="4E4442A1" w:rsidRDefault="78BCA7BF" w:rsidP="14E92987">
      <w:pPr>
        <w:pStyle w:val="Listenabsatz"/>
        <w:numPr>
          <w:ilvl w:val="0"/>
          <w:numId w:val="32"/>
        </w:numPr>
        <w:spacing w:after="0" w:line="360" w:lineRule="auto"/>
        <w:rPr>
          <w:rFonts w:ascii="Arial" w:eastAsia="Arial" w:hAnsi="Arial" w:cs="Arial"/>
          <w:sz w:val="24"/>
          <w:szCs w:val="24"/>
        </w:rPr>
      </w:pPr>
      <w:r w:rsidRPr="14E92987">
        <w:rPr>
          <w:rFonts w:ascii="Arial" w:eastAsia="Arial" w:hAnsi="Arial" w:cs="Arial"/>
          <w:sz w:val="24"/>
          <w:szCs w:val="24"/>
        </w:rPr>
        <w:t>Entferne Benutzer aus Gruppen.</w:t>
      </w:r>
    </w:p>
    <w:p w14:paraId="3BBD0D3C" w14:textId="77E3EDF4" w:rsidR="4E4442A1" w:rsidRDefault="4E4442A1" w:rsidP="14E92987">
      <w:pPr>
        <w:spacing w:line="360" w:lineRule="auto"/>
        <w:rPr>
          <w:rFonts w:ascii="Arial" w:eastAsia="Arial" w:hAnsi="Arial" w:cs="Arial"/>
          <w:sz w:val="24"/>
          <w:szCs w:val="24"/>
        </w:rPr>
      </w:pPr>
    </w:p>
    <w:p w14:paraId="25829F61" w14:textId="05F20AFB" w:rsidR="4E4442A1" w:rsidRDefault="347BC12A" w:rsidP="14E92987">
      <w:pPr>
        <w:spacing w:line="360" w:lineRule="auto"/>
        <w:rPr>
          <w:rFonts w:ascii="Arial" w:eastAsia="Arial" w:hAnsi="Arial" w:cs="Arial"/>
          <w:sz w:val="24"/>
          <w:szCs w:val="24"/>
        </w:rPr>
      </w:pPr>
      <w:r w:rsidRPr="2F2F1BCE">
        <w:rPr>
          <w:rFonts w:ascii="Arial" w:eastAsia="Arial" w:hAnsi="Arial" w:cs="Arial"/>
          <w:sz w:val="24"/>
          <w:szCs w:val="24"/>
        </w:rPr>
        <w:t xml:space="preserve">Um in der Konsole der jeweiligen Entwicklungsumgebung </w:t>
      </w:r>
      <w:proofErr w:type="spellStart"/>
      <w:r w:rsidRPr="2F2F1BCE">
        <w:rPr>
          <w:rFonts w:ascii="Arial" w:eastAsia="Arial" w:hAnsi="Arial" w:cs="Arial"/>
          <w:sz w:val="24"/>
          <w:szCs w:val="24"/>
        </w:rPr>
        <w:t>P</w:t>
      </w:r>
      <w:r w:rsidR="01D4146E" w:rsidRPr="2F2F1BCE">
        <w:rPr>
          <w:rFonts w:ascii="Arial" w:eastAsia="Arial" w:hAnsi="Arial" w:cs="Arial"/>
          <w:sz w:val="24"/>
          <w:szCs w:val="24"/>
        </w:rPr>
        <w:t>r</w:t>
      </w:r>
      <w:r w:rsidRPr="2F2F1BCE">
        <w:rPr>
          <w:rFonts w:ascii="Arial" w:eastAsia="Arial" w:hAnsi="Arial" w:cs="Arial"/>
          <w:sz w:val="24"/>
          <w:szCs w:val="24"/>
        </w:rPr>
        <w:t>ovisionierungs</w:t>
      </w:r>
      <w:proofErr w:type="spellEnd"/>
      <w:r w:rsidRPr="2F2F1BCE">
        <w:rPr>
          <w:rFonts w:ascii="Arial" w:eastAsia="Arial" w:hAnsi="Arial" w:cs="Arial"/>
          <w:sz w:val="24"/>
          <w:szCs w:val="24"/>
        </w:rPr>
        <w:t xml:space="preserve">-, Import- und </w:t>
      </w:r>
      <w:proofErr w:type="spellStart"/>
      <w:r w:rsidRPr="2F2F1BCE">
        <w:rPr>
          <w:rFonts w:ascii="Arial" w:eastAsia="Arial" w:hAnsi="Arial" w:cs="Arial"/>
          <w:sz w:val="24"/>
          <w:szCs w:val="24"/>
        </w:rPr>
        <w:t>Deprovisionierungsproze</w:t>
      </w:r>
      <w:r w:rsidR="4A9A7284" w:rsidRPr="2F2F1BCE">
        <w:rPr>
          <w:rFonts w:ascii="Arial" w:eastAsia="Arial" w:hAnsi="Arial" w:cs="Arial"/>
          <w:sz w:val="24"/>
          <w:szCs w:val="24"/>
        </w:rPr>
        <w:t>ss</w:t>
      </w:r>
      <w:r w:rsidRPr="2F2F1BCE">
        <w:rPr>
          <w:rFonts w:ascii="Arial" w:eastAsia="Arial" w:hAnsi="Arial" w:cs="Arial"/>
          <w:sz w:val="24"/>
          <w:szCs w:val="24"/>
        </w:rPr>
        <w:t>e</w:t>
      </w:r>
      <w:proofErr w:type="spellEnd"/>
      <w:r w:rsidRPr="2F2F1BCE">
        <w:rPr>
          <w:rFonts w:ascii="Arial" w:eastAsia="Arial" w:hAnsi="Arial" w:cs="Arial"/>
          <w:sz w:val="24"/>
          <w:szCs w:val="24"/>
        </w:rPr>
        <w:t xml:space="preserve"> anzuzeigen, wurde das </w:t>
      </w:r>
      <w:proofErr w:type="spellStart"/>
      <w:r w:rsidRPr="2F2F1BCE">
        <w:rPr>
          <w:rFonts w:ascii="Arial" w:eastAsia="Arial" w:hAnsi="Arial" w:cs="Arial"/>
          <w:sz w:val="24"/>
          <w:szCs w:val="24"/>
        </w:rPr>
        <w:t>Logging</w:t>
      </w:r>
      <w:proofErr w:type="spellEnd"/>
      <w:r w:rsidR="3223E511" w:rsidRPr="2F2F1BCE">
        <w:rPr>
          <w:rFonts w:ascii="Arial" w:eastAsia="Arial" w:hAnsi="Arial" w:cs="Arial"/>
          <w:sz w:val="24"/>
          <w:szCs w:val="24"/>
        </w:rPr>
        <w:t xml:space="preserve">-Framework Simple </w:t>
      </w:r>
      <w:proofErr w:type="spellStart"/>
      <w:r w:rsidR="3223E511" w:rsidRPr="2F2F1BCE">
        <w:rPr>
          <w:rFonts w:ascii="Arial" w:eastAsia="Arial" w:hAnsi="Arial" w:cs="Arial"/>
          <w:sz w:val="24"/>
          <w:szCs w:val="24"/>
        </w:rPr>
        <w:t>Logging</w:t>
      </w:r>
      <w:proofErr w:type="spellEnd"/>
      <w:r w:rsidR="3223E511" w:rsidRPr="2F2F1BCE">
        <w:rPr>
          <w:rFonts w:ascii="Arial" w:eastAsia="Arial" w:hAnsi="Arial" w:cs="Arial"/>
          <w:sz w:val="24"/>
          <w:szCs w:val="24"/>
        </w:rPr>
        <w:t xml:space="preserve"> </w:t>
      </w:r>
      <w:proofErr w:type="spellStart"/>
      <w:r w:rsidR="3223E511" w:rsidRPr="2F2F1BCE">
        <w:rPr>
          <w:rFonts w:ascii="Arial" w:eastAsia="Arial" w:hAnsi="Arial" w:cs="Arial"/>
          <w:sz w:val="24"/>
          <w:szCs w:val="24"/>
        </w:rPr>
        <w:t>Facade</w:t>
      </w:r>
      <w:proofErr w:type="spellEnd"/>
      <w:r w:rsidR="3223E511" w:rsidRPr="2F2F1BCE">
        <w:rPr>
          <w:rFonts w:ascii="Arial" w:eastAsia="Arial" w:hAnsi="Arial" w:cs="Arial"/>
          <w:sz w:val="24"/>
          <w:szCs w:val="24"/>
        </w:rPr>
        <w:t xml:space="preserve"> </w:t>
      </w:r>
      <w:proofErr w:type="spellStart"/>
      <w:r w:rsidR="3223E511" w:rsidRPr="2F2F1BCE">
        <w:rPr>
          <w:rFonts w:ascii="Arial" w:eastAsia="Arial" w:hAnsi="Arial" w:cs="Arial"/>
          <w:sz w:val="24"/>
          <w:szCs w:val="24"/>
        </w:rPr>
        <w:t>for</w:t>
      </w:r>
      <w:proofErr w:type="spellEnd"/>
      <w:r w:rsidR="3223E511" w:rsidRPr="2F2F1BCE">
        <w:rPr>
          <w:rFonts w:ascii="Arial" w:eastAsia="Arial" w:hAnsi="Arial" w:cs="Arial"/>
          <w:sz w:val="24"/>
          <w:szCs w:val="24"/>
        </w:rPr>
        <w:t xml:space="preserve"> Java</w:t>
      </w:r>
      <w:r w:rsidR="3223E511" w:rsidRPr="2F2F1BCE">
        <w:rPr>
          <w:rFonts w:ascii="Arial" w:eastAsia="Arial" w:hAnsi="Arial" w:cs="Arial"/>
          <w:i/>
          <w:iCs/>
          <w:sz w:val="24"/>
          <w:szCs w:val="24"/>
        </w:rPr>
        <w:t xml:space="preserve"> (</w:t>
      </w:r>
      <w:r w:rsidR="5BF9478A" w:rsidRPr="2F2F1BCE">
        <w:rPr>
          <w:rFonts w:ascii="Arial" w:eastAsia="Arial" w:hAnsi="Arial" w:cs="Arial"/>
          <w:i/>
          <w:iCs/>
          <w:sz w:val="24"/>
          <w:szCs w:val="24"/>
        </w:rPr>
        <w:t xml:space="preserve">kurz: </w:t>
      </w:r>
      <w:r w:rsidR="3223E511" w:rsidRPr="2F2F1BCE">
        <w:rPr>
          <w:rFonts w:ascii="Arial" w:eastAsia="Arial" w:hAnsi="Arial" w:cs="Arial"/>
          <w:i/>
          <w:iCs/>
          <w:sz w:val="24"/>
          <w:szCs w:val="24"/>
        </w:rPr>
        <w:t xml:space="preserve">SLF4J) </w:t>
      </w:r>
      <w:r w:rsidR="3223E511" w:rsidRPr="2F2F1BCE">
        <w:rPr>
          <w:rFonts w:ascii="Arial" w:eastAsia="Arial" w:hAnsi="Arial" w:cs="Arial"/>
          <w:sz w:val="24"/>
          <w:szCs w:val="24"/>
        </w:rPr>
        <w:t>benutzt</w:t>
      </w:r>
      <w:r w:rsidR="254B391D" w:rsidRPr="2F2F1BCE">
        <w:rPr>
          <w:rFonts w:ascii="Arial" w:eastAsia="Arial" w:hAnsi="Arial" w:cs="Arial"/>
          <w:sz w:val="24"/>
          <w:szCs w:val="24"/>
        </w:rPr>
        <w:t xml:space="preserve"> </w:t>
      </w:r>
      <w:hyperlink r:id="rId90">
        <w:r w:rsidR="254B391D" w:rsidRPr="2F2F1BCE">
          <w:rPr>
            <w:rStyle w:val="Hyperlink"/>
            <w:rFonts w:ascii="Arial" w:eastAsia="Arial" w:hAnsi="Arial" w:cs="Arial"/>
            <w:sz w:val="24"/>
            <w:szCs w:val="24"/>
          </w:rPr>
          <w:t>[3</w:t>
        </w:r>
        <w:r w:rsidR="19C19EA5" w:rsidRPr="2F2F1BCE">
          <w:rPr>
            <w:rStyle w:val="Hyperlink"/>
            <w:rFonts w:ascii="Arial" w:eastAsia="Arial" w:hAnsi="Arial" w:cs="Arial"/>
            <w:sz w:val="24"/>
            <w:szCs w:val="24"/>
          </w:rPr>
          <w:t>4</w:t>
        </w:r>
        <w:r w:rsidR="254B391D" w:rsidRPr="2F2F1BCE">
          <w:rPr>
            <w:rStyle w:val="Hyperlink"/>
            <w:rFonts w:ascii="Arial" w:eastAsia="Arial" w:hAnsi="Arial" w:cs="Arial"/>
            <w:sz w:val="24"/>
            <w:szCs w:val="24"/>
          </w:rPr>
          <w:t>]</w:t>
        </w:r>
      </w:hyperlink>
      <w:r w:rsidR="3223E511" w:rsidRPr="2F2F1BCE">
        <w:rPr>
          <w:rFonts w:ascii="Arial" w:eastAsia="Arial" w:hAnsi="Arial" w:cs="Arial"/>
          <w:sz w:val="24"/>
          <w:szCs w:val="24"/>
        </w:rPr>
        <w:t>.</w:t>
      </w:r>
    </w:p>
    <w:p w14:paraId="65E2389B" w14:textId="20B5B13D" w:rsidR="4E4442A1" w:rsidRDefault="4E4442A1" w:rsidP="14E92987">
      <w:pPr>
        <w:spacing w:line="360" w:lineRule="auto"/>
        <w:rPr>
          <w:rFonts w:ascii="Arial" w:eastAsia="Arial" w:hAnsi="Arial" w:cs="Arial"/>
          <w:sz w:val="24"/>
          <w:szCs w:val="24"/>
        </w:rPr>
      </w:pPr>
    </w:p>
    <w:p w14:paraId="6F607D7B" w14:textId="1AD3C51C" w:rsidR="4E4442A1" w:rsidRDefault="0ADDC0EF" w:rsidP="14E92987">
      <w:pPr>
        <w:spacing w:line="360" w:lineRule="auto"/>
        <w:rPr>
          <w:rFonts w:ascii="Arial" w:eastAsia="Arial" w:hAnsi="Arial" w:cs="Arial"/>
          <w:sz w:val="20"/>
          <w:szCs w:val="20"/>
        </w:rPr>
      </w:pPr>
      <w:r>
        <w:rPr>
          <w:noProof/>
        </w:rPr>
        <w:drawing>
          <wp:inline distT="0" distB="0" distL="0" distR="0" wp14:anchorId="46FD822D" wp14:editId="5B73C85F">
            <wp:extent cx="6253692" cy="971279"/>
            <wp:effectExtent l="0" t="0" r="0" b="0"/>
            <wp:docPr id="912450719" name="Picture 91245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6253692" cy="971279"/>
                    </a:xfrm>
                    <a:prstGeom prst="rect">
                      <a:avLst/>
                    </a:prstGeom>
                  </pic:spPr>
                </pic:pic>
              </a:graphicData>
            </a:graphic>
          </wp:inline>
        </w:drawing>
      </w:r>
    </w:p>
    <w:p w14:paraId="2C95F322" w14:textId="61D5297B" w:rsidR="4E4442A1" w:rsidRDefault="00C7579B" w:rsidP="00C7579B">
      <w:pPr>
        <w:pStyle w:val="Beschriftung"/>
        <w:rPr>
          <w:rFonts w:ascii="Arial" w:eastAsia="Arial" w:hAnsi="Arial" w:cs="Arial"/>
          <w:sz w:val="20"/>
          <w:szCs w:val="20"/>
        </w:rPr>
      </w:pPr>
      <w:bookmarkStart w:id="127" w:name="_Toc170488543"/>
      <w:r>
        <w:t xml:space="preserve">Abbildung </w:t>
      </w:r>
      <w:fldSimple w:instr=" SEQ Abbildung \* ARABIC ">
        <w:r w:rsidR="00667C61">
          <w:rPr>
            <w:noProof/>
          </w:rPr>
          <w:t>15</w:t>
        </w:r>
      </w:fldSimple>
      <w:r>
        <w:t xml:space="preserve">: </w:t>
      </w:r>
      <w:r w:rsidRPr="000F0906">
        <w:t xml:space="preserve">Ausschnitt aus der Konsole in Visual Studio Code. </w:t>
      </w:r>
      <w:proofErr w:type="spellStart"/>
      <w:r w:rsidRPr="000F0906">
        <w:t>Provisionierungs</w:t>
      </w:r>
      <w:proofErr w:type="spellEnd"/>
      <w:r w:rsidRPr="000F0906">
        <w:t xml:space="preserve">- und </w:t>
      </w:r>
      <w:proofErr w:type="spellStart"/>
      <w:r w:rsidRPr="000F0906">
        <w:t>Deprovisionierungsprozesse</w:t>
      </w:r>
      <w:proofErr w:type="spellEnd"/>
      <w:r w:rsidRPr="000F0906">
        <w:t>.</w:t>
      </w:r>
      <w:bookmarkEnd w:id="127"/>
    </w:p>
    <w:p w14:paraId="1EDF2D1C" w14:textId="0C4BB2BC" w:rsidR="4E4442A1" w:rsidRDefault="4E4442A1" w:rsidP="14E92987">
      <w:pPr>
        <w:spacing w:line="360" w:lineRule="auto"/>
        <w:rPr>
          <w:rFonts w:ascii="Arial" w:eastAsia="Arial" w:hAnsi="Arial" w:cs="Arial"/>
        </w:rPr>
      </w:pPr>
    </w:p>
    <w:p w14:paraId="37801F9C" w14:textId="5FB3E7D8" w:rsidR="4E4442A1" w:rsidRDefault="0ADDC0EF" w:rsidP="14E92987">
      <w:pPr>
        <w:spacing w:line="360" w:lineRule="auto"/>
        <w:rPr>
          <w:rFonts w:ascii="Arial" w:eastAsia="Arial" w:hAnsi="Arial" w:cs="Arial"/>
          <w:sz w:val="24"/>
          <w:szCs w:val="24"/>
        </w:rPr>
      </w:pPr>
      <w:r w:rsidRPr="14E92987">
        <w:rPr>
          <w:rFonts w:ascii="Arial" w:eastAsia="Arial" w:hAnsi="Arial" w:cs="Arial"/>
          <w:sz w:val="24"/>
          <w:szCs w:val="24"/>
        </w:rPr>
        <w:t>So durch wird der Entwickler auf Fehler in der SPE benachrichtigt und kann entsprechende Gegenmaßnahmen durchführen.</w:t>
      </w:r>
      <w:r w:rsidR="55F4C2B6" w:rsidRPr="14E92987">
        <w:rPr>
          <w:rFonts w:ascii="Arial" w:eastAsia="Arial" w:hAnsi="Arial" w:cs="Arial"/>
          <w:sz w:val="24"/>
          <w:szCs w:val="24"/>
        </w:rPr>
        <w:t xml:space="preserve"> </w:t>
      </w:r>
    </w:p>
    <w:p w14:paraId="388D5801" w14:textId="024DAA6B" w:rsidR="4E4442A1" w:rsidRDefault="6713DD34" w:rsidP="14E92987">
      <w:pPr>
        <w:spacing w:line="360" w:lineRule="auto"/>
        <w:rPr>
          <w:rFonts w:ascii="Arial" w:eastAsia="Arial" w:hAnsi="Arial" w:cs="Arial"/>
          <w:sz w:val="24"/>
          <w:szCs w:val="24"/>
        </w:rPr>
      </w:pPr>
      <w:r w:rsidRPr="14E92987">
        <w:rPr>
          <w:rFonts w:ascii="Arial" w:eastAsia="Arial" w:hAnsi="Arial" w:cs="Arial"/>
          <w:sz w:val="24"/>
          <w:szCs w:val="24"/>
        </w:rPr>
        <w:t xml:space="preserve">Scheduling wird durch die Konfigurationsklasse </w:t>
      </w:r>
      <w:proofErr w:type="spellStart"/>
      <w:r w:rsidRPr="14E92987">
        <w:rPr>
          <w:rFonts w:ascii="Arial" w:eastAsia="Arial" w:hAnsi="Arial" w:cs="Arial"/>
          <w:i/>
          <w:iCs/>
          <w:sz w:val="24"/>
          <w:szCs w:val="24"/>
        </w:rPr>
        <w:t>SchedulerConfig</w:t>
      </w:r>
      <w:proofErr w:type="spellEnd"/>
      <w:r w:rsidRPr="14E92987">
        <w:rPr>
          <w:rFonts w:ascii="Arial" w:eastAsia="Arial" w:hAnsi="Arial" w:cs="Arial"/>
          <w:i/>
          <w:iCs/>
          <w:sz w:val="24"/>
          <w:szCs w:val="24"/>
        </w:rPr>
        <w:t xml:space="preserve"> </w:t>
      </w:r>
      <w:r w:rsidRPr="14E92987">
        <w:rPr>
          <w:rFonts w:ascii="Arial" w:eastAsia="Arial" w:hAnsi="Arial" w:cs="Arial"/>
          <w:sz w:val="24"/>
          <w:szCs w:val="24"/>
        </w:rPr>
        <w:t xml:space="preserve">ermöglicht. In dieser Klasse wird </w:t>
      </w:r>
      <w:r w:rsidR="7EE4FD4B" w:rsidRPr="14E92987">
        <w:rPr>
          <w:rFonts w:ascii="Arial" w:eastAsia="Arial" w:hAnsi="Arial" w:cs="Arial"/>
          <w:sz w:val="24"/>
          <w:szCs w:val="24"/>
        </w:rPr>
        <w:t xml:space="preserve">ein </w:t>
      </w:r>
      <w:proofErr w:type="spellStart"/>
      <w:r w:rsidR="7EE4FD4B" w:rsidRPr="14E92987">
        <w:rPr>
          <w:rFonts w:ascii="Arial" w:eastAsia="Arial" w:hAnsi="Arial" w:cs="Arial"/>
          <w:sz w:val="24"/>
          <w:szCs w:val="24"/>
        </w:rPr>
        <w:t>S</w:t>
      </w:r>
      <w:r w:rsidR="1860C5A6" w:rsidRPr="14E92987">
        <w:rPr>
          <w:rFonts w:ascii="Arial" w:eastAsia="Arial" w:hAnsi="Arial" w:cs="Arial"/>
          <w:sz w:val="24"/>
          <w:szCs w:val="24"/>
        </w:rPr>
        <w:t>h</w:t>
      </w:r>
      <w:r w:rsidR="7EE4FD4B" w:rsidRPr="14E92987">
        <w:rPr>
          <w:rFonts w:ascii="Arial" w:eastAsia="Arial" w:hAnsi="Arial" w:cs="Arial"/>
          <w:sz w:val="24"/>
          <w:szCs w:val="24"/>
        </w:rPr>
        <w:t>edLock</w:t>
      </w:r>
      <w:proofErr w:type="spellEnd"/>
      <w:r w:rsidR="7EE4FD4B" w:rsidRPr="14E92987">
        <w:rPr>
          <w:rFonts w:ascii="Arial" w:eastAsia="Arial" w:hAnsi="Arial" w:cs="Arial"/>
          <w:sz w:val="24"/>
          <w:szCs w:val="24"/>
        </w:rPr>
        <w:t xml:space="preserve"> konfiguriert</w:t>
      </w:r>
      <w:r w:rsidR="21A3F097" w:rsidRPr="14E92987">
        <w:rPr>
          <w:rFonts w:ascii="Arial" w:eastAsia="Arial" w:hAnsi="Arial" w:cs="Arial"/>
          <w:sz w:val="24"/>
          <w:szCs w:val="24"/>
        </w:rPr>
        <w:t xml:space="preserve">. Ein </w:t>
      </w:r>
      <w:proofErr w:type="spellStart"/>
      <w:r w:rsidR="21A3F097" w:rsidRPr="14E92987">
        <w:rPr>
          <w:rFonts w:ascii="Arial" w:eastAsia="Arial" w:hAnsi="Arial" w:cs="Arial"/>
          <w:sz w:val="24"/>
          <w:szCs w:val="24"/>
        </w:rPr>
        <w:t>ShedLock</w:t>
      </w:r>
      <w:proofErr w:type="spellEnd"/>
      <w:r w:rsidR="21A3F097" w:rsidRPr="14E92987">
        <w:rPr>
          <w:rFonts w:ascii="Arial" w:eastAsia="Arial" w:hAnsi="Arial" w:cs="Arial"/>
          <w:sz w:val="24"/>
          <w:szCs w:val="24"/>
        </w:rPr>
        <w:t xml:space="preserve"> ist eine Java-Bibliothek, </w:t>
      </w:r>
      <w:r w:rsidR="7EE4FD4B" w:rsidRPr="14E92987">
        <w:rPr>
          <w:rFonts w:ascii="Arial" w:eastAsia="Arial" w:hAnsi="Arial" w:cs="Arial"/>
          <w:sz w:val="24"/>
          <w:szCs w:val="24"/>
        </w:rPr>
        <w:t xml:space="preserve">welche </w:t>
      </w:r>
      <w:r w:rsidR="4C7A88D1" w:rsidRPr="14E92987">
        <w:rPr>
          <w:rFonts w:ascii="Arial" w:eastAsia="Arial" w:hAnsi="Arial" w:cs="Arial"/>
          <w:sz w:val="24"/>
          <w:szCs w:val="24"/>
        </w:rPr>
        <w:t>sicherstellt</w:t>
      </w:r>
      <w:r w:rsidR="7EE4FD4B" w:rsidRPr="14E92987">
        <w:rPr>
          <w:rFonts w:ascii="Arial" w:eastAsia="Arial" w:hAnsi="Arial" w:cs="Arial"/>
          <w:sz w:val="24"/>
          <w:szCs w:val="24"/>
        </w:rPr>
        <w:t xml:space="preserve">, dass </w:t>
      </w:r>
      <w:r w:rsidR="1F7684BC" w:rsidRPr="14E92987">
        <w:rPr>
          <w:rFonts w:ascii="Arial" w:eastAsia="Arial" w:hAnsi="Arial" w:cs="Arial"/>
          <w:sz w:val="24"/>
          <w:szCs w:val="24"/>
        </w:rPr>
        <w:t>Aufgaben</w:t>
      </w:r>
      <w:r w:rsidR="5DBEBFC3" w:rsidRPr="14E92987">
        <w:rPr>
          <w:rFonts w:ascii="Arial" w:eastAsia="Arial" w:hAnsi="Arial" w:cs="Arial"/>
          <w:sz w:val="24"/>
          <w:szCs w:val="24"/>
        </w:rPr>
        <w:t xml:space="preserve"> in verteilten </w:t>
      </w:r>
      <w:r w:rsidR="120C2155" w:rsidRPr="14E92987">
        <w:rPr>
          <w:rFonts w:ascii="Arial" w:eastAsia="Arial" w:hAnsi="Arial" w:cs="Arial"/>
          <w:sz w:val="24"/>
          <w:szCs w:val="24"/>
        </w:rPr>
        <w:t>Anwendungen</w:t>
      </w:r>
      <w:r w:rsidR="1F7684BC" w:rsidRPr="14E92987">
        <w:rPr>
          <w:rFonts w:ascii="Arial" w:eastAsia="Arial" w:hAnsi="Arial" w:cs="Arial"/>
          <w:sz w:val="24"/>
          <w:szCs w:val="24"/>
        </w:rPr>
        <w:t xml:space="preserve"> </w:t>
      </w:r>
      <w:r w:rsidR="7EE4FD4B" w:rsidRPr="14E92987">
        <w:rPr>
          <w:rFonts w:ascii="Arial" w:eastAsia="Arial" w:hAnsi="Arial" w:cs="Arial"/>
          <w:sz w:val="24"/>
          <w:szCs w:val="24"/>
        </w:rPr>
        <w:t xml:space="preserve">nicht </w:t>
      </w:r>
      <w:r w:rsidR="19086764" w:rsidRPr="14E92987">
        <w:rPr>
          <w:rFonts w:ascii="Arial" w:eastAsia="Arial" w:hAnsi="Arial" w:cs="Arial"/>
          <w:sz w:val="24"/>
          <w:szCs w:val="24"/>
        </w:rPr>
        <w:t>z</w:t>
      </w:r>
      <w:r w:rsidR="7EE4FD4B" w:rsidRPr="14E92987">
        <w:rPr>
          <w:rFonts w:ascii="Arial" w:eastAsia="Arial" w:hAnsi="Arial" w:cs="Arial"/>
          <w:sz w:val="24"/>
          <w:szCs w:val="24"/>
        </w:rPr>
        <w:t>ug</w:t>
      </w:r>
      <w:r w:rsidR="058146D1" w:rsidRPr="14E92987">
        <w:rPr>
          <w:rFonts w:ascii="Arial" w:eastAsia="Arial" w:hAnsi="Arial" w:cs="Arial"/>
          <w:sz w:val="24"/>
          <w:szCs w:val="24"/>
        </w:rPr>
        <w:t>leic</w:t>
      </w:r>
      <w:r w:rsidR="7EE4FD4B" w:rsidRPr="14E92987">
        <w:rPr>
          <w:rFonts w:ascii="Arial" w:eastAsia="Arial" w:hAnsi="Arial" w:cs="Arial"/>
          <w:sz w:val="24"/>
          <w:szCs w:val="24"/>
        </w:rPr>
        <w:t xml:space="preserve">h </w:t>
      </w:r>
      <w:r w:rsidR="2C07C5A5" w:rsidRPr="14E92987">
        <w:rPr>
          <w:rFonts w:ascii="Arial" w:eastAsia="Arial" w:hAnsi="Arial" w:cs="Arial"/>
          <w:sz w:val="24"/>
          <w:szCs w:val="24"/>
        </w:rPr>
        <w:t>aus</w:t>
      </w:r>
      <w:r w:rsidR="38D139D4" w:rsidRPr="14E92987">
        <w:rPr>
          <w:rFonts w:ascii="Arial" w:eastAsia="Arial" w:hAnsi="Arial" w:cs="Arial"/>
          <w:sz w:val="24"/>
          <w:szCs w:val="24"/>
        </w:rPr>
        <w:t>ge</w:t>
      </w:r>
      <w:r w:rsidR="2C07C5A5" w:rsidRPr="14E92987">
        <w:rPr>
          <w:rFonts w:ascii="Arial" w:eastAsia="Arial" w:hAnsi="Arial" w:cs="Arial"/>
          <w:sz w:val="24"/>
          <w:szCs w:val="24"/>
        </w:rPr>
        <w:t>führ</w:t>
      </w:r>
      <w:r w:rsidR="6A894897" w:rsidRPr="14E92987">
        <w:rPr>
          <w:rFonts w:ascii="Arial" w:eastAsia="Arial" w:hAnsi="Arial" w:cs="Arial"/>
          <w:sz w:val="24"/>
          <w:szCs w:val="24"/>
        </w:rPr>
        <w:t>t werden</w:t>
      </w:r>
      <w:r w:rsidR="2C07C5A5" w:rsidRPr="14E92987">
        <w:rPr>
          <w:rFonts w:ascii="Arial" w:eastAsia="Arial" w:hAnsi="Arial" w:cs="Arial"/>
          <w:sz w:val="24"/>
          <w:szCs w:val="24"/>
        </w:rPr>
        <w:t>.</w:t>
      </w:r>
    </w:p>
    <w:p w14:paraId="1048F167" w14:textId="6C1596EE" w:rsidR="4E4442A1" w:rsidRDefault="4E4442A1" w:rsidP="14E92987">
      <w:pPr>
        <w:spacing w:line="360" w:lineRule="auto"/>
        <w:rPr>
          <w:rFonts w:ascii="Arial" w:eastAsia="Arial" w:hAnsi="Arial" w:cs="Arial"/>
          <w:sz w:val="24"/>
          <w:szCs w:val="24"/>
        </w:rPr>
      </w:pPr>
    </w:p>
    <w:p w14:paraId="3DC0DF8C" w14:textId="67F86758" w:rsidR="4E4442A1" w:rsidRDefault="41DAF86C" w:rsidP="2F2F1BCE">
      <w:pPr>
        <w:pStyle w:val="berschrift2"/>
      </w:pPr>
      <w:bookmarkStart w:id="128" w:name="_Toc223372746"/>
      <w:bookmarkStart w:id="129" w:name="_Toc350641085"/>
      <w:bookmarkStart w:id="130" w:name="_Toc170488873"/>
      <w:r>
        <w:t>4</w:t>
      </w:r>
      <w:r w:rsidR="31DA6697">
        <w:t>.</w:t>
      </w:r>
      <w:r w:rsidR="42C2EDB6">
        <w:t>4</w:t>
      </w:r>
      <w:r w:rsidR="2B1A2C5D">
        <w:t xml:space="preserve"> ERM </w:t>
      </w:r>
      <w:r w:rsidR="264C95FF">
        <w:t>und Datenbankberechtigungen</w:t>
      </w:r>
      <w:bookmarkEnd w:id="128"/>
      <w:bookmarkEnd w:id="129"/>
      <w:bookmarkEnd w:id="130"/>
    </w:p>
    <w:p w14:paraId="42536322" w14:textId="1F652973" w:rsidR="4E4442A1" w:rsidRDefault="4E4442A1" w:rsidP="14E92987">
      <w:pPr>
        <w:pStyle w:val="berschrift3"/>
        <w:spacing w:line="360" w:lineRule="auto"/>
      </w:pPr>
    </w:p>
    <w:p w14:paraId="40FB9D8D" w14:textId="3714DD04" w:rsidR="4E4442A1" w:rsidRDefault="5093BEE1" w:rsidP="14E92987">
      <w:pPr>
        <w:spacing w:line="360" w:lineRule="auto"/>
        <w:rPr>
          <w:rFonts w:ascii="Arial" w:eastAsia="Arial" w:hAnsi="Arial" w:cs="Arial"/>
          <w:sz w:val="24"/>
          <w:szCs w:val="24"/>
        </w:rPr>
      </w:pPr>
      <w:r w:rsidRPr="14E92987">
        <w:rPr>
          <w:rFonts w:ascii="Arial" w:eastAsia="Arial" w:hAnsi="Arial" w:cs="Arial"/>
          <w:sz w:val="24"/>
          <w:szCs w:val="24"/>
        </w:rPr>
        <w:t>Im folgenden ERM werden die Beziehungen zwischen den Entitäten deutlich:</w:t>
      </w:r>
    </w:p>
    <w:p w14:paraId="24B4DB90" w14:textId="537C8EA7" w:rsidR="4E4442A1" w:rsidRDefault="4E4442A1" w:rsidP="14E92987">
      <w:pPr>
        <w:spacing w:line="360" w:lineRule="auto"/>
      </w:pPr>
    </w:p>
    <w:p w14:paraId="2F1F7099" w14:textId="4A44646E" w:rsidR="4E4442A1" w:rsidRDefault="2C10F95C" w:rsidP="14E92987">
      <w:pPr>
        <w:spacing w:line="360" w:lineRule="auto"/>
      </w:pPr>
      <w:r>
        <w:rPr>
          <w:noProof/>
        </w:rPr>
        <w:drawing>
          <wp:inline distT="0" distB="0" distL="0" distR="0" wp14:anchorId="531D2ECF" wp14:editId="2AEFC01C">
            <wp:extent cx="6277884" cy="6147630"/>
            <wp:effectExtent l="0" t="0" r="0" b="0"/>
            <wp:docPr id="393777284" name="Picture 39377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6277884" cy="6147630"/>
                    </a:xfrm>
                    <a:prstGeom prst="rect">
                      <a:avLst/>
                    </a:prstGeom>
                  </pic:spPr>
                </pic:pic>
              </a:graphicData>
            </a:graphic>
          </wp:inline>
        </w:drawing>
      </w:r>
    </w:p>
    <w:p w14:paraId="6667F8DF" w14:textId="57F021E8" w:rsidR="4E4442A1" w:rsidRDefault="00C7579B" w:rsidP="00C7579B">
      <w:pPr>
        <w:pStyle w:val="Beschriftung"/>
      </w:pPr>
      <w:bookmarkStart w:id="131" w:name="_Toc170488544"/>
      <w:r>
        <w:t xml:space="preserve">Abbildung </w:t>
      </w:r>
      <w:fldSimple w:instr=" SEQ Abbildung \* ARABIC ">
        <w:r w:rsidR="00667C61">
          <w:rPr>
            <w:noProof/>
          </w:rPr>
          <w:t>16</w:t>
        </w:r>
      </w:fldSimple>
      <w:r>
        <w:t xml:space="preserve">: </w:t>
      </w:r>
      <w:r w:rsidRPr="004148F0">
        <w:t>ERM. Veranschaulicht die Beziehungen zwischen den Entitäten der SPE.</w:t>
      </w:r>
      <w:bookmarkEnd w:id="131"/>
      <w:r w:rsidR="4E4442A1">
        <w:br/>
      </w:r>
    </w:p>
    <w:p w14:paraId="548A0DDC" w14:textId="1BFE8D60" w:rsidR="4E4442A1" w:rsidRDefault="2A3750D7" w:rsidP="14E92987">
      <w:pPr>
        <w:spacing w:line="360" w:lineRule="auto"/>
        <w:rPr>
          <w:rFonts w:ascii="Arial" w:eastAsia="Arial" w:hAnsi="Arial" w:cs="Arial"/>
          <w:sz w:val="24"/>
          <w:szCs w:val="24"/>
        </w:rPr>
      </w:pPr>
      <w:r w:rsidRPr="14E92987">
        <w:rPr>
          <w:rFonts w:ascii="Arial" w:eastAsia="Arial" w:hAnsi="Arial" w:cs="Arial"/>
          <w:sz w:val="24"/>
          <w:szCs w:val="24"/>
        </w:rPr>
        <w:t>Dies sind die Entitäten,</w:t>
      </w:r>
      <w:r w:rsidR="33F81662" w:rsidRPr="14E92987">
        <w:rPr>
          <w:rFonts w:ascii="Arial" w:eastAsia="Arial" w:hAnsi="Arial" w:cs="Arial"/>
          <w:sz w:val="24"/>
          <w:szCs w:val="24"/>
        </w:rPr>
        <w:t xml:space="preserve"> </w:t>
      </w:r>
      <w:r w:rsidRPr="14E92987">
        <w:rPr>
          <w:rFonts w:ascii="Arial" w:eastAsia="Arial" w:hAnsi="Arial" w:cs="Arial"/>
          <w:sz w:val="24"/>
          <w:szCs w:val="24"/>
        </w:rPr>
        <w:t xml:space="preserve">die in der </w:t>
      </w:r>
      <w:r w:rsidR="658E84D2" w:rsidRPr="14E92987">
        <w:rPr>
          <w:rFonts w:ascii="Arial" w:eastAsia="Arial" w:hAnsi="Arial" w:cs="Arial"/>
          <w:sz w:val="24"/>
          <w:szCs w:val="24"/>
        </w:rPr>
        <w:t>Datenbank</w:t>
      </w:r>
      <w:r w:rsidRPr="14E92987">
        <w:rPr>
          <w:rFonts w:ascii="Arial" w:eastAsia="Arial" w:hAnsi="Arial" w:cs="Arial"/>
          <w:sz w:val="24"/>
          <w:szCs w:val="24"/>
        </w:rPr>
        <w:t xml:space="preserve"> definiert wurden.</w:t>
      </w:r>
      <w:r w:rsidR="5DDB4BE7" w:rsidRPr="14E92987">
        <w:rPr>
          <w:rFonts w:ascii="Arial" w:eastAsia="Arial" w:hAnsi="Arial" w:cs="Arial"/>
          <w:sz w:val="24"/>
          <w:szCs w:val="24"/>
        </w:rPr>
        <w:t xml:space="preserve"> </w:t>
      </w:r>
      <w:r w:rsidR="0D562CA0" w:rsidRPr="14E92987">
        <w:rPr>
          <w:rFonts w:ascii="Arial" w:eastAsia="Arial" w:hAnsi="Arial" w:cs="Arial"/>
          <w:sz w:val="24"/>
          <w:szCs w:val="24"/>
        </w:rPr>
        <w:t xml:space="preserve">Die Entität </w:t>
      </w:r>
      <w:proofErr w:type="spellStart"/>
      <w:r w:rsidR="0D562CA0" w:rsidRPr="14E92987">
        <w:rPr>
          <w:rFonts w:ascii="Arial" w:eastAsia="Arial" w:hAnsi="Arial" w:cs="Arial"/>
          <w:i/>
          <w:iCs/>
          <w:sz w:val="24"/>
          <w:szCs w:val="24"/>
        </w:rPr>
        <w:t>TargetSystem</w:t>
      </w:r>
      <w:proofErr w:type="spellEnd"/>
      <w:r w:rsidR="0D562CA0" w:rsidRPr="14E92987">
        <w:rPr>
          <w:rFonts w:ascii="Arial" w:eastAsia="Arial" w:hAnsi="Arial" w:cs="Arial"/>
          <w:i/>
          <w:iCs/>
          <w:sz w:val="24"/>
          <w:szCs w:val="24"/>
        </w:rPr>
        <w:t xml:space="preserve"> </w:t>
      </w:r>
      <w:r w:rsidR="0D562CA0" w:rsidRPr="14E92987">
        <w:rPr>
          <w:rFonts w:ascii="Arial" w:eastAsia="Arial" w:hAnsi="Arial" w:cs="Arial"/>
          <w:sz w:val="24"/>
          <w:szCs w:val="24"/>
        </w:rPr>
        <w:t>bilden die Clients aus Keycloak ab.</w:t>
      </w:r>
    </w:p>
    <w:p w14:paraId="430BC85E" w14:textId="6B3C181B" w:rsidR="4E4442A1" w:rsidRDefault="0AD1975F" w:rsidP="14E92987">
      <w:pPr>
        <w:spacing w:line="360" w:lineRule="auto"/>
        <w:rPr>
          <w:rFonts w:ascii="Arial" w:eastAsia="Arial" w:hAnsi="Arial" w:cs="Arial"/>
          <w:sz w:val="24"/>
          <w:szCs w:val="24"/>
        </w:rPr>
      </w:pPr>
      <w:r w:rsidRPr="14E92987">
        <w:rPr>
          <w:rFonts w:ascii="Arial" w:eastAsia="Arial" w:hAnsi="Arial" w:cs="Arial"/>
          <w:sz w:val="24"/>
          <w:szCs w:val="24"/>
        </w:rPr>
        <w:t xml:space="preserve">Das Attribut </w:t>
      </w:r>
      <w:proofErr w:type="spellStart"/>
      <w:r w:rsidR="62CE15A4" w:rsidRPr="14E92987">
        <w:rPr>
          <w:rFonts w:ascii="Arial" w:eastAsia="Arial" w:hAnsi="Arial" w:cs="Arial"/>
          <w:i/>
          <w:iCs/>
          <w:sz w:val="24"/>
          <w:szCs w:val="24"/>
        </w:rPr>
        <w:t>name</w:t>
      </w:r>
      <w:proofErr w:type="spellEnd"/>
      <w:r w:rsidR="62CE15A4" w:rsidRPr="14E92987">
        <w:rPr>
          <w:rFonts w:ascii="Arial" w:eastAsia="Arial" w:hAnsi="Arial" w:cs="Arial"/>
          <w:i/>
          <w:iCs/>
          <w:sz w:val="24"/>
          <w:szCs w:val="24"/>
        </w:rPr>
        <w:t xml:space="preserve"> </w:t>
      </w:r>
      <w:r w:rsidR="0076C7B6" w:rsidRPr="14E92987">
        <w:rPr>
          <w:rFonts w:ascii="Arial" w:eastAsia="Arial" w:hAnsi="Arial" w:cs="Arial"/>
          <w:sz w:val="24"/>
          <w:szCs w:val="24"/>
        </w:rPr>
        <w:t xml:space="preserve">Die Tabelle </w:t>
      </w:r>
      <w:proofErr w:type="spellStart"/>
      <w:r w:rsidR="0076C7B6" w:rsidRPr="14E92987">
        <w:rPr>
          <w:rFonts w:ascii="Arial" w:eastAsia="Arial" w:hAnsi="Arial" w:cs="Arial"/>
          <w:i/>
          <w:iCs/>
          <w:sz w:val="24"/>
          <w:szCs w:val="24"/>
        </w:rPr>
        <w:t>TargetSystem</w:t>
      </w:r>
      <w:proofErr w:type="spellEnd"/>
      <w:r w:rsidR="0076C7B6" w:rsidRPr="14E92987">
        <w:rPr>
          <w:rFonts w:ascii="Arial" w:eastAsia="Arial" w:hAnsi="Arial" w:cs="Arial"/>
          <w:i/>
          <w:iCs/>
          <w:sz w:val="24"/>
          <w:szCs w:val="24"/>
        </w:rPr>
        <w:t xml:space="preserve"> </w:t>
      </w:r>
      <w:r w:rsidR="0076C7B6" w:rsidRPr="14E92987">
        <w:rPr>
          <w:rFonts w:ascii="Arial" w:eastAsia="Arial" w:hAnsi="Arial" w:cs="Arial"/>
          <w:sz w:val="24"/>
          <w:szCs w:val="24"/>
        </w:rPr>
        <w:t xml:space="preserve">ist so definiert, dass sie einzigartig ist. Dies bedeutet, dass </w:t>
      </w:r>
      <w:r w:rsidR="5FB4FFD5" w:rsidRPr="14E92987">
        <w:rPr>
          <w:rFonts w:ascii="Arial" w:eastAsia="Arial" w:hAnsi="Arial" w:cs="Arial"/>
          <w:sz w:val="24"/>
          <w:szCs w:val="24"/>
        </w:rPr>
        <w:t xml:space="preserve">ein Name einer Entität </w:t>
      </w:r>
      <w:proofErr w:type="spellStart"/>
      <w:r w:rsidR="5FB4FFD5" w:rsidRPr="14E92987">
        <w:rPr>
          <w:rFonts w:ascii="Arial" w:eastAsia="Arial" w:hAnsi="Arial" w:cs="Arial"/>
          <w:sz w:val="24"/>
          <w:szCs w:val="24"/>
        </w:rPr>
        <w:t>TargetSystem</w:t>
      </w:r>
      <w:proofErr w:type="spellEnd"/>
      <w:r w:rsidR="5FB4FFD5" w:rsidRPr="14E92987">
        <w:rPr>
          <w:rFonts w:ascii="Arial" w:eastAsia="Arial" w:hAnsi="Arial" w:cs="Arial"/>
          <w:sz w:val="24"/>
          <w:szCs w:val="24"/>
        </w:rPr>
        <w:t xml:space="preserve"> nur einmal in der Datenbank existieren darf.</w:t>
      </w:r>
    </w:p>
    <w:p w14:paraId="08EC99CB" w14:textId="56253D63" w:rsidR="4E4442A1" w:rsidRDefault="5FB4FFD5" w:rsidP="14E92987">
      <w:pPr>
        <w:spacing w:line="360" w:lineRule="auto"/>
        <w:rPr>
          <w:rFonts w:ascii="Arial" w:eastAsia="Arial" w:hAnsi="Arial" w:cs="Arial"/>
          <w:sz w:val="24"/>
          <w:szCs w:val="24"/>
        </w:rPr>
      </w:pPr>
      <w:r w:rsidRPr="14E92987">
        <w:rPr>
          <w:rFonts w:ascii="Arial" w:eastAsia="Arial" w:hAnsi="Arial" w:cs="Arial"/>
          <w:sz w:val="24"/>
          <w:szCs w:val="24"/>
        </w:rPr>
        <w:t>Wenn es z.B. den Client</w:t>
      </w:r>
      <w:r w:rsidR="648A57AB" w:rsidRPr="14E92987">
        <w:rPr>
          <w:rFonts w:ascii="Arial" w:eastAsia="Arial" w:hAnsi="Arial" w:cs="Arial"/>
          <w:sz w:val="24"/>
          <w:szCs w:val="24"/>
        </w:rPr>
        <w:t xml:space="preserve"> mit dem Namen</w:t>
      </w:r>
      <w:r w:rsidRPr="14E92987">
        <w:rPr>
          <w:rFonts w:ascii="Arial" w:eastAsia="Arial" w:hAnsi="Arial" w:cs="Arial"/>
          <w:sz w:val="24"/>
          <w:szCs w:val="24"/>
        </w:rPr>
        <w:t xml:space="preserve"> </w:t>
      </w:r>
      <w:r w:rsidR="70ABDB29" w:rsidRPr="14E92987">
        <w:rPr>
          <w:rFonts w:ascii="Arial" w:eastAsia="Arial" w:hAnsi="Arial" w:cs="Arial"/>
          <w:sz w:val="24"/>
          <w:szCs w:val="24"/>
        </w:rPr>
        <w:t>“</w:t>
      </w:r>
      <w:proofErr w:type="spellStart"/>
      <w:r w:rsidR="029E4DCD" w:rsidRPr="14E92987">
        <w:rPr>
          <w:rFonts w:ascii="Arial" w:eastAsia="Arial" w:hAnsi="Arial" w:cs="Arial"/>
          <w:sz w:val="24"/>
          <w:szCs w:val="24"/>
        </w:rPr>
        <w:t>Undertale</w:t>
      </w:r>
      <w:proofErr w:type="spellEnd"/>
      <w:r w:rsidR="70ABDB29" w:rsidRPr="14E92987">
        <w:rPr>
          <w:rFonts w:ascii="Arial" w:eastAsia="Arial" w:hAnsi="Arial" w:cs="Arial"/>
          <w:sz w:val="24"/>
          <w:szCs w:val="24"/>
        </w:rPr>
        <w:t>”</w:t>
      </w:r>
      <w:r w:rsidR="10B095FF" w:rsidRPr="14E92987">
        <w:rPr>
          <w:rFonts w:ascii="Arial" w:eastAsia="Arial" w:hAnsi="Arial" w:cs="Arial"/>
          <w:sz w:val="24"/>
          <w:szCs w:val="24"/>
        </w:rPr>
        <w:t xml:space="preserve"> </w:t>
      </w:r>
      <w:r w:rsidR="07845102" w:rsidRPr="14E92987">
        <w:rPr>
          <w:rFonts w:ascii="Arial" w:eastAsia="Arial" w:hAnsi="Arial" w:cs="Arial"/>
          <w:sz w:val="24"/>
          <w:szCs w:val="24"/>
        </w:rPr>
        <w:t>schon in der Datenbank schon gibt und man würde einen Client mit dem Namen “</w:t>
      </w:r>
      <w:proofErr w:type="spellStart"/>
      <w:r w:rsidR="07845102" w:rsidRPr="14E92987">
        <w:rPr>
          <w:rFonts w:ascii="Arial" w:eastAsia="Arial" w:hAnsi="Arial" w:cs="Arial"/>
          <w:sz w:val="24"/>
          <w:szCs w:val="24"/>
        </w:rPr>
        <w:t>Undertale</w:t>
      </w:r>
      <w:proofErr w:type="spellEnd"/>
      <w:r w:rsidR="07845102" w:rsidRPr="14E92987">
        <w:rPr>
          <w:rFonts w:ascii="Arial" w:eastAsia="Arial" w:hAnsi="Arial" w:cs="Arial"/>
          <w:sz w:val="24"/>
          <w:szCs w:val="24"/>
        </w:rPr>
        <w:t>” nochmals in</w:t>
      </w:r>
      <w:r w:rsidR="4A0BC245" w:rsidRPr="14E92987">
        <w:rPr>
          <w:rFonts w:ascii="Arial" w:eastAsia="Arial" w:hAnsi="Arial" w:cs="Arial"/>
          <w:sz w:val="24"/>
          <w:szCs w:val="24"/>
        </w:rPr>
        <w:t xml:space="preserve"> die</w:t>
      </w:r>
      <w:r w:rsidR="07845102" w:rsidRPr="14E92987">
        <w:rPr>
          <w:rFonts w:ascii="Arial" w:eastAsia="Arial" w:hAnsi="Arial" w:cs="Arial"/>
          <w:sz w:val="24"/>
          <w:szCs w:val="24"/>
        </w:rPr>
        <w:t xml:space="preserve"> Datenbank speichern wollen</w:t>
      </w:r>
      <w:r w:rsidR="4C688C74" w:rsidRPr="14E92987">
        <w:rPr>
          <w:rFonts w:ascii="Arial" w:eastAsia="Arial" w:hAnsi="Arial" w:cs="Arial"/>
          <w:sz w:val="24"/>
          <w:szCs w:val="24"/>
        </w:rPr>
        <w:t>, würde die Datenbank einen Fehler werfen</w:t>
      </w:r>
      <w:r w:rsidR="765B9621" w:rsidRPr="14E92987">
        <w:rPr>
          <w:rFonts w:ascii="Arial" w:eastAsia="Arial" w:hAnsi="Arial" w:cs="Arial"/>
          <w:sz w:val="24"/>
          <w:szCs w:val="24"/>
        </w:rPr>
        <w:t>.</w:t>
      </w:r>
    </w:p>
    <w:p w14:paraId="2258AC23" w14:textId="5526DDE9" w:rsidR="4E4442A1" w:rsidRDefault="6748C6F1" w:rsidP="14E92987">
      <w:pPr>
        <w:spacing w:line="360" w:lineRule="auto"/>
        <w:rPr>
          <w:rFonts w:ascii="Arial" w:eastAsia="Arial" w:hAnsi="Arial" w:cs="Arial"/>
          <w:sz w:val="24"/>
          <w:szCs w:val="24"/>
        </w:rPr>
      </w:pPr>
      <w:r w:rsidRPr="2F2F1BCE">
        <w:rPr>
          <w:rFonts w:ascii="Arial" w:eastAsia="Arial" w:hAnsi="Arial" w:cs="Arial"/>
          <w:sz w:val="24"/>
          <w:szCs w:val="24"/>
        </w:rPr>
        <w:t xml:space="preserve">Die Tabellen werden durch XML-Dateien aktualisiert in der SPE. </w:t>
      </w:r>
      <w:r w:rsidR="51C5E8C5" w:rsidRPr="2F2F1BCE">
        <w:rPr>
          <w:rFonts w:ascii="Arial" w:eastAsia="Arial" w:hAnsi="Arial" w:cs="Arial"/>
          <w:sz w:val="24"/>
          <w:szCs w:val="24"/>
        </w:rPr>
        <w:t>Ausnahmsweise werden hier keine Annotationen verwendet.</w:t>
      </w:r>
      <w:r w:rsidR="46A22375" w:rsidRPr="2F2F1BCE">
        <w:rPr>
          <w:rFonts w:ascii="Arial" w:eastAsia="Arial" w:hAnsi="Arial" w:cs="Arial"/>
          <w:sz w:val="24"/>
          <w:szCs w:val="24"/>
        </w:rPr>
        <w:t xml:space="preserve"> XML ist ein Datenformat, das im Austausch von Daten im Internet </w:t>
      </w:r>
      <w:r w:rsidR="10756D07" w:rsidRPr="2F2F1BCE">
        <w:rPr>
          <w:rFonts w:ascii="Arial" w:eastAsia="Arial" w:hAnsi="Arial" w:cs="Arial"/>
          <w:sz w:val="24"/>
          <w:szCs w:val="24"/>
        </w:rPr>
        <w:t xml:space="preserve">eine wichtige Rolle </w:t>
      </w:r>
      <w:proofErr w:type="gramStart"/>
      <w:r w:rsidR="10756D07" w:rsidRPr="2F2F1BCE">
        <w:rPr>
          <w:rFonts w:ascii="Arial" w:eastAsia="Arial" w:hAnsi="Arial" w:cs="Arial"/>
          <w:sz w:val="24"/>
          <w:szCs w:val="24"/>
        </w:rPr>
        <w:t>spielt</w:t>
      </w:r>
      <w:proofErr w:type="gramEnd"/>
      <w:r w:rsidR="10756D07" w:rsidRPr="2F2F1BCE">
        <w:rPr>
          <w:rFonts w:ascii="Arial" w:eastAsia="Arial" w:hAnsi="Arial" w:cs="Arial"/>
          <w:sz w:val="24"/>
          <w:szCs w:val="24"/>
        </w:rPr>
        <w:t xml:space="preserve"> </w:t>
      </w:r>
      <w:hyperlink r:id="rId93">
        <w:r w:rsidR="10756D07" w:rsidRPr="2F2F1BCE">
          <w:rPr>
            <w:rStyle w:val="Hyperlink"/>
            <w:rFonts w:ascii="Arial" w:eastAsia="Arial" w:hAnsi="Arial" w:cs="Arial"/>
            <w:sz w:val="24"/>
            <w:szCs w:val="24"/>
          </w:rPr>
          <w:t>[3</w:t>
        </w:r>
        <w:r w:rsidR="5A033744" w:rsidRPr="2F2F1BCE">
          <w:rPr>
            <w:rStyle w:val="Hyperlink"/>
            <w:rFonts w:ascii="Arial" w:eastAsia="Arial" w:hAnsi="Arial" w:cs="Arial"/>
            <w:sz w:val="24"/>
            <w:szCs w:val="24"/>
          </w:rPr>
          <w:t>5</w:t>
        </w:r>
        <w:r w:rsidR="10756D07" w:rsidRPr="2F2F1BCE">
          <w:rPr>
            <w:rStyle w:val="Hyperlink"/>
            <w:rFonts w:ascii="Arial" w:eastAsia="Arial" w:hAnsi="Arial" w:cs="Arial"/>
            <w:sz w:val="24"/>
            <w:szCs w:val="24"/>
          </w:rPr>
          <w:t>]</w:t>
        </w:r>
      </w:hyperlink>
      <w:r w:rsidR="10756D07" w:rsidRPr="2F2F1BCE">
        <w:rPr>
          <w:rFonts w:ascii="Arial" w:eastAsia="Arial" w:hAnsi="Arial" w:cs="Arial"/>
          <w:sz w:val="24"/>
          <w:szCs w:val="24"/>
        </w:rPr>
        <w:t>.</w:t>
      </w:r>
    </w:p>
    <w:p w14:paraId="1D76CCC6" w14:textId="07144893" w:rsidR="4E4442A1" w:rsidRDefault="0E80C919" w:rsidP="2F2F1BCE">
      <w:pPr>
        <w:spacing w:line="360" w:lineRule="auto"/>
        <w:rPr>
          <w:rFonts w:ascii="Arial" w:eastAsia="Arial" w:hAnsi="Arial" w:cs="Arial"/>
          <w:sz w:val="24"/>
          <w:szCs w:val="24"/>
        </w:rPr>
      </w:pPr>
      <w:r w:rsidRPr="2F2F1BCE">
        <w:rPr>
          <w:rFonts w:ascii="Arial" w:eastAsia="Arial" w:hAnsi="Arial" w:cs="Arial"/>
          <w:sz w:val="24"/>
          <w:szCs w:val="24"/>
        </w:rPr>
        <w:t xml:space="preserve">Durch </w:t>
      </w:r>
      <w:proofErr w:type="spellStart"/>
      <w:r w:rsidRPr="2F2F1BCE">
        <w:rPr>
          <w:rFonts w:ascii="Arial" w:eastAsia="Arial" w:hAnsi="Arial" w:cs="Arial"/>
          <w:sz w:val="24"/>
          <w:szCs w:val="24"/>
        </w:rPr>
        <w:t>Dependency</w:t>
      </w:r>
      <w:proofErr w:type="spellEnd"/>
      <w:r w:rsidRPr="2F2F1BCE">
        <w:rPr>
          <w:rFonts w:ascii="Arial" w:eastAsia="Arial" w:hAnsi="Arial" w:cs="Arial"/>
          <w:sz w:val="24"/>
          <w:szCs w:val="24"/>
        </w:rPr>
        <w:t xml:space="preserve"> </w:t>
      </w:r>
      <w:proofErr w:type="spellStart"/>
      <w:r w:rsidRPr="2F2F1BCE">
        <w:rPr>
          <w:rFonts w:ascii="Arial" w:eastAsia="Arial" w:hAnsi="Arial" w:cs="Arial"/>
          <w:sz w:val="24"/>
          <w:szCs w:val="24"/>
        </w:rPr>
        <w:t>Injection</w:t>
      </w:r>
      <w:proofErr w:type="spellEnd"/>
      <w:r w:rsidRPr="2F2F1BCE">
        <w:rPr>
          <w:rFonts w:ascii="Arial" w:eastAsia="Arial" w:hAnsi="Arial" w:cs="Arial"/>
          <w:sz w:val="24"/>
          <w:szCs w:val="24"/>
        </w:rPr>
        <w:t xml:space="preserve"> werden durch die Befehle in XML</w:t>
      </w:r>
      <w:r w:rsidR="7DB4BFE4" w:rsidRPr="2F2F1BCE">
        <w:rPr>
          <w:rFonts w:ascii="Arial" w:eastAsia="Arial" w:hAnsi="Arial" w:cs="Arial"/>
          <w:sz w:val="24"/>
          <w:szCs w:val="24"/>
        </w:rPr>
        <w:t xml:space="preserve">, </w:t>
      </w:r>
      <w:r w:rsidR="110972C3" w:rsidRPr="2F2F1BCE">
        <w:rPr>
          <w:rFonts w:ascii="Arial" w:eastAsia="Arial" w:hAnsi="Arial" w:cs="Arial"/>
          <w:sz w:val="24"/>
          <w:szCs w:val="24"/>
        </w:rPr>
        <w:t xml:space="preserve">Befehle ins </w:t>
      </w:r>
      <w:r w:rsidRPr="2F2F1BCE">
        <w:rPr>
          <w:rFonts w:ascii="Arial" w:eastAsia="Arial" w:hAnsi="Arial" w:cs="Arial"/>
          <w:sz w:val="24"/>
          <w:szCs w:val="24"/>
        </w:rPr>
        <w:t>Datenbanksystem</w:t>
      </w:r>
      <w:r w:rsidR="28C4A2B2" w:rsidRPr="2F2F1BCE">
        <w:rPr>
          <w:rFonts w:ascii="Arial" w:eastAsia="Arial" w:hAnsi="Arial" w:cs="Arial"/>
          <w:sz w:val="24"/>
          <w:szCs w:val="24"/>
        </w:rPr>
        <w:t xml:space="preserve"> ausgeführt, welche die Datenbank verändern.</w:t>
      </w:r>
      <w:r w:rsidR="69AA31DA" w:rsidRPr="2F2F1BCE">
        <w:rPr>
          <w:rFonts w:ascii="Arial" w:eastAsia="Arial" w:hAnsi="Arial" w:cs="Arial"/>
          <w:sz w:val="24"/>
          <w:szCs w:val="24"/>
        </w:rPr>
        <w:t xml:space="preserve"> Hierfür wurde in der SPE die Abhängigkeit </w:t>
      </w:r>
      <w:proofErr w:type="spellStart"/>
      <w:r w:rsidR="69AA31DA" w:rsidRPr="2F2F1BCE">
        <w:rPr>
          <w:rFonts w:ascii="Arial" w:eastAsia="Arial" w:hAnsi="Arial" w:cs="Arial"/>
          <w:sz w:val="24"/>
          <w:szCs w:val="24"/>
        </w:rPr>
        <w:t>Liquibase</w:t>
      </w:r>
      <w:proofErr w:type="spellEnd"/>
      <w:r w:rsidR="69AA31DA" w:rsidRPr="2F2F1BCE">
        <w:rPr>
          <w:rFonts w:ascii="Arial" w:eastAsia="Arial" w:hAnsi="Arial" w:cs="Arial"/>
          <w:sz w:val="24"/>
          <w:szCs w:val="24"/>
        </w:rPr>
        <w:t xml:space="preserve"> miteingebunden</w:t>
      </w:r>
      <w:r w:rsidR="7FABC94A" w:rsidRPr="2F2F1BCE">
        <w:rPr>
          <w:rFonts w:ascii="Arial" w:eastAsia="Arial" w:hAnsi="Arial" w:cs="Arial"/>
          <w:sz w:val="24"/>
          <w:szCs w:val="24"/>
        </w:rPr>
        <w:t xml:space="preserve">. </w:t>
      </w:r>
      <w:proofErr w:type="spellStart"/>
      <w:r w:rsidR="7FABC94A" w:rsidRPr="2F2F1BCE">
        <w:rPr>
          <w:rFonts w:ascii="Arial" w:eastAsia="Arial" w:hAnsi="Arial" w:cs="Arial"/>
          <w:sz w:val="24"/>
          <w:szCs w:val="24"/>
        </w:rPr>
        <w:t>Liquibase</w:t>
      </w:r>
      <w:proofErr w:type="spellEnd"/>
      <w:r w:rsidR="7FABC94A" w:rsidRPr="2F2F1BCE">
        <w:rPr>
          <w:rFonts w:ascii="Arial" w:eastAsia="Arial" w:hAnsi="Arial" w:cs="Arial"/>
          <w:sz w:val="24"/>
          <w:szCs w:val="24"/>
        </w:rPr>
        <w:t xml:space="preserve"> verwaltet Datenbankschemaänderungen</w:t>
      </w:r>
      <w:r w:rsidR="099CEE48" w:rsidRPr="2F2F1BCE">
        <w:rPr>
          <w:rFonts w:ascii="Arial" w:eastAsia="Arial" w:hAnsi="Arial" w:cs="Arial"/>
          <w:sz w:val="24"/>
          <w:szCs w:val="24"/>
        </w:rPr>
        <w:t xml:space="preserve"> und </w:t>
      </w:r>
      <w:r w:rsidR="3CCD85F0" w:rsidRPr="2F2F1BCE">
        <w:rPr>
          <w:rFonts w:ascii="Arial" w:eastAsia="Arial" w:hAnsi="Arial" w:cs="Arial"/>
          <w:sz w:val="24"/>
          <w:szCs w:val="24"/>
        </w:rPr>
        <w:t xml:space="preserve">verarbeitet </w:t>
      </w:r>
      <w:r w:rsidR="099CEE48" w:rsidRPr="2F2F1BCE">
        <w:rPr>
          <w:rFonts w:ascii="Arial" w:eastAsia="Arial" w:hAnsi="Arial" w:cs="Arial"/>
          <w:sz w:val="24"/>
          <w:szCs w:val="24"/>
        </w:rPr>
        <w:t>Datenbankveränder</w:t>
      </w:r>
      <w:r w:rsidR="670CAD18" w:rsidRPr="2F2F1BCE">
        <w:rPr>
          <w:rFonts w:ascii="Arial" w:eastAsia="Arial" w:hAnsi="Arial" w:cs="Arial"/>
          <w:sz w:val="24"/>
          <w:szCs w:val="24"/>
        </w:rPr>
        <w:t>u</w:t>
      </w:r>
      <w:r w:rsidR="099CEE48" w:rsidRPr="2F2F1BCE">
        <w:rPr>
          <w:rFonts w:ascii="Arial" w:eastAsia="Arial" w:hAnsi="Arial" w:cs="Arial"/>
          <w:sz w:val="24"/>
          <w:szCs w:val="24"/>
        </w:rPr>
        <w:t>ngen</w:t>
      </w:r>
      <w:r w:rsidR="39827FAC" w:rsidRPr="2F2F1BCE">
        <w:rPr>
          <w:rFonts w:ascii="Arial" w:eastAsia="Arial" w:hAnsi="Arial" w:cs="Arial"/>
          <w:sz w:val="24"/>
          <w:szCs w:val="24"/>
        </w:rPr>
        <w:t xml:space="preserve"> </w:t>
      </w:r>
      <w:hyperlink r:id="rId94">
        <w:r w:rsidR="39827FAC" w:rsidRPr="2F2F1BCE">
          <w:rPr>
            <w:rStyle w:val="Hyperlink"/>
            <w:rFonts w:ascii="Arial" w:eastAsia="Arial" w:hAnsi="Arial" w:cs="Arial"/>
            <w:sz w:val="24"/>
            <w:szCs w:val="24"/>
          </w:rPr>
          <w:t>[3</w:t>
        </w:r>
        <w:r w:rsidR="43A3AD32" w:rsidRPr="2F2F1BCE">
          <w:rPr>
            <w:rStyle w:val="Hyperlink"/>
            <w:rFonts w:ascii="Arial" w:eastAsia="Arial" w:hAnsi="Arial" w:cs="Arial"/>
            <w:sz w:val="24"/>
            <w:szCs w:val="24"/>
          </w:rPr>
          <w:t>6</w:t>
        </w:r>
        <w:r w:rsidR="39827FAC" w:rsidRPr="2F2F1BCE">
          <w:rPr>
            <w:rStyle w:val="Hyperlink"/>
            <w:rFonts w:ascii="Arial" w:eastAsia="Arial" w:hAnsi="Arial" w:cs="Arial"/>
            <w:sz w:val="24"/>
            <w:szCs w:val="24"/>
          </w:rPr>
          <w:t>]</w:t>
        </w:r>
      </w:hyperlink>
      <w:r w:rsidR="39827FAC" w:rsidRPr="2F2F1BCE">
        <w:rPr>
          <w:rFonts w:ascii="Arial" w:eastAsia="Arial" w:hAnsi="Arial" w:cs="Arial"/>
          <w:sz w:val="24"/>
          <w:szCs w:val="24"/>
        </w:rPr>
        <w:t xml:space="preserve">. </w:t>
      </w:r>
    </w:p>
    <w:p w14:paraId="5FEEFE49" w14:textId="66374990" w:rsidR="4E4442A1" w:rsidRDefault="39827FAC" w:rsidP="2F2F1BCE">
      <w:pPr>
        <w:spacing w:line="360" w:lineRule="auto"/>
        <w:rPr>
          <w:rFonts w:ascii="Arial" w:eastAsia="Arial" w:hAnsi="Arial" w:cs="Arial"/>
          <w:sz w:val="24"/>
          <w:szCs w:val="24"/>
        </w:rPr>
      </w:pPr>
      <w:r w:rsidRPr="2F2F1BCE">
        <w:rPr>
          <w:rFonts w:ascii="Arial" w:eastAsia="Arial" w:hAnsi="Arial" w:cs="Arial"/>
          <w:sz w:val="24"/>
          <w:szCs w:val="24"/>
        </w:rPr>
        <w:t xml:space="preserve">Die veränderten Datenbankdateien werden in </w:t>
      </w:r>
      <w:proofErr w:type="spellStart"/>
      <w:r w:rsidRPr="2F2F1BCE">
        <w:rPr>
          <w:rFonts w:ascii="Arial" w:eastAsia="Arial" w:hAnsi="Arial" w:cs="Arial"/>
          <w:i/>
          <w:iCs/>
          <w:sz w:val="24"/>
          <w:szCs w:val="24"/>
        </w:rPr>
        <w:t>Changelog</w:t>
      </w:r>
      <w:proofErr w:type="spellEnd"/>
      <w:r w:rsidR="393631A6" w:rsidRPr="2F2F1BCE">
        <w:rPr>
          <w:rFonts w:ascii="Arial" w:eastAsia="Arial" w:hAnsi="Arial" w:cs="Arial"/>
          <w:i/>
          <w:iCs/>
          <w:sz w:val="24"/>
          <w:szCs w:val="24"/>
        </w:rPr>
        <w:t xml:space="preserve">-Dateien </w:t>
      </w:r>
      <w:r w:rsidR="437DCBD0" w:rsidRPr="2F2F1BCE">
        <w:rPr>
          <w:rFonts w:ascii="Arial" w:eastAsia="Arial" w:hAnsi="Arial" w:cs="Arial"/>
          <w:sz w:val="24"/>
          <w:szCs w:val="24"/>
        </w:rPr>
        <w:t xml:space="preserve">gespeichert </w:t>
      </w:r>
      <w:hyperlink r:id="rId95">
        <w:r w:rsidR="437DCBD0" w:rsidRPr="2F2F1BCE">
          <w:rPr>
            <w:rStyle w:val="Hyperlink"/>
            <w:rFonts w:ascii="Arial" w:eastAsia="Arial" w:hAnsi="Arial" w:cs="Arial"/>
            <w:sz w:val="24"/>
            <w:szCs w:val="24"/>
          </w:rPr>
          <w:t>[</w:t>
        </w:r>
        <w:r w:rsidR="281535B0" w:rsidRPr="2F2F1BCE">
          <w:rPr>
            <w:rStyle w:val="Hyperlink"/>
            <w:rFonts w:ascii="Arial" w:eastAsia="Arial" w:hAnsi="Arial" w:cs="Arial"/>
            <w:sz w:val="24"/>
            <w:szCs w:val="24"/>
          </w:rPr>
          <w:t>3</w:t>
        </w:r>
        <w:r w:rsidR="099AF45A" w:rsidRPr="2F2F1BCE">
          <w:rPr>
            <w:rStyle w:val="Hyperlink"/>
            <w:rFonts w:ascii="Arial" w:eastAsia="Arial" w:hAnsi="Arial" w:cs="Arial"/>
            <w:sz w:val="24"/>
            <w:szCs w:val="24"/>
          </w:rPr>
          <w:t>7</w:t>
        </w:r>
        <w:r w:rsidR="437DCBD0" w:rsidRPr="2F2F1BCE">
          <w:rPr>
            <w:rStyle w:val="Hyperlink"/>
            <w:rFonts w:ascii="Arial" w:eastAsia="Arial" w:hAnsi="Arial" w:cs="Arial"/>
            <w:sz w:val="24"/>
            <w:szCs w:val="24"/>
          </w:rPr>
          <w:t>]</w:t>
        </w:r>
      </w:hyperlink>
      <w:r w:rsidR="437DCBD0" w:rsidRPr="2F2F1BCE">
        <w:rPr>
          <w:rFonts w:ascii="Arial" w:eastAsia="Arial" w:hAnsi="Arial" w:cs="Arial"/>
          <w:sz w:val="24"/>
          <w:szCs w:val="24"/>
        </w:rPr>
        <w:t>.</w:t>
      </w:r>
      <w:r w:rsidR="1D3CB199" w:rsidRPr="2F2F1BCE">
        <w:rPr>
          <w:rFonts w:ascii="Arial" w:eastAsia="Arial" w:hAnsi="Arial" w:cs="Arial"/>
          <w:sz w:val="24"/>
          <w:szCs w:val="24"/>
        </w:rPr>
        <w:t xml:space="preserve"> </w:t>
      </w:r>
      <w:r w:rsidR="437DCBD0" w:rsidRPr="2F2F1BCE">
        <w:rPr>
          <w:rFonts w:ascii="Arial" w:eastAsia="Arial" w:hAnsi="Arial" w:cs="Arial"/>
          <w:sz w:val="24"/>
          <w:szCs w:val="24"/>
        </w:rPr>
        <w:t xml:space="preserve">In der SPE gab es vor Umsetzung der Projektarbeit drei </w:t>
      </w:r>
      <w:proofErr w:type="spellStart"/>
      <w:r w:rsidR="437DCBD0" w:rsidRPr="2F2F1BCE">
        <w:rPr>
          <w:rFonts w:ascii="Arial" w:eastAsia="Arial" w:hAnsi="Arial" w:cs="Arial"/>
          <w:sz w:val="24"/>
          <w:szCs w:val="24"/>
        </w:rPr>
        <w:t>Changelog</w:t>
      </w:r>
      <w:proofErr w:type="spellEnd"/>
      <w:r w:rsidR="437DCBD0" w:rsidRPr="2F2F1BCE">
        <w:rPr>
          <w:rFonts w:ascii="Arial" w:eastAsia="Arial" w:hAnsi="Arial" w:cs="Arial"/>
          <w:sz w:val="24"/>
          <w:szCs w:val="24"/>
        </w:rPr>
        <w:t>-Dateien.</w:t>
      </w:r>
    </w:p>
    <w:p w14:paraId="7DCB8AE4" w14:textId="61CBBCE7" w:rsidR="4E4442A1" w:rsidRDefault="4E4442A1" w:rsidP="14E92987">
      <w:pPr>
        <w:spacing w:line="360" w:lineRule="auto"/>
        <w:rPr>
          <w:rFonts w:ascii="Arial" w:eastAsia="Arial" w:hAnsi="Arial" w:cs="Arial"/>
          <w:sz w:val="24"/>
          <w:szCs w:val="24"/>
        </w:rPr>
      </w:pPr>
    </w:p>
    <w:p w14:paraId="4620D293" w14:textId="60CCD0CA" w:rsidR="4E4442A1" w:rsidRDefault="560A0783" w:rsidP="2F2F1BCE">
      <w:pPr>
        <w:pStyle w:val="berschrift2"/>
      </w:pPr>
      <w:bookmarkStart w:id="132" w:name="_Toc170488874"/>
      <w:r>
        <w:t>4</w:t>
      </w:r>
      <w:r w:rsidR="05C8BE8D">
        <w:t>.5 CI/CD der SPE</w:t>
      </w:r>
      <w:bookmarkEnd w:id="132"/>
    </w:p>
    <w:p w14:paraId="39299DF7" w14:textId="47C38F49" w:rsidR="4E4442A1" w:rsidRDefault="4E4442A1" w:rsidP="14E92987">
      <w:pPr>
        <w:spacing w:line="360" w:lineRule="auto"/>
      </w:pPr>
    </w:p>
    <w:p w14:paraId="426FFC9E" w14:textId="3004F917" w:rsidR="4E4442A1" w:rsidRDefault="65747DE0" w:rsidP="14E92987">
      <w:pPr>
        <w:spacing w:line="360" w:lineRule="auto"/>
        <w:rPr>
          <w:rFonts w:ascii="Arial" w:eastAsia="Arial" w:hAnsi="Arial" w:cs="Arial"/>
          <w:sz w:val="24"/>
          <w:szCs w:val="24"/>
        </w:rPr>
      </w:pPr>
      <w:r w:rsidRPr="14E92987">
        <w:rPr>
          <w:rFonts w:ascii="Arial" w:eastAsia="Arial" w:hAnsi="Arial" w:cs="Arial"/>
          <w:sz w:val="24"/>
          <w:szCs w:val="24"/>
        </w:rPr>
        <w:t xml:space="preserve">Erneuerte Versionen der SPE wurden in GitLab bereitgestellt. In GitLab wird die SPE </w:t>
      </w:r>
      <w:r w:rsidR="73E6D25A" w:rsidRPr="14E92987">
        <w:rPr>
          <w:rFonts w:ascii="Arial" w:eastAsia="Arial" w:hAnsi="Arial" w:cs="Arial"/>
          <w:sz w:val="24"/>
          <w:szCs w:val="24"/>
        </w:rPr>
        <w:t xml:space="preserve">als ein Software-Packet verfügbar gemacht. Das Software-Packet stellt die entwickelte Anwendung als lauffähige und installierbare Datei </w:t>
      </w:r>
      <w:r w:rsidR="393ACC23" w:rsidRPr="14E92987">
        <w:rPr>
          <w:rFonts w:ascii="Arial" w:eastAsia="Arial" w:hAnsi="Arial" w:cs="Arial"/>
          <w:sz w:val="24"/>
          <w:szCs w:val="24"/>
        </w:rPr>
        <w:t xml:space="preserve">dar. Die SPE ist in GitLab als </w:t>
      </w:r>
      <w:proofErr w:type="spellStart"/>
      <w:r w:rsidR="393ACC23" w:rsidRPr="14E92987">
        <w:rPr>
          <w:rFonts w:ascii="Arial" w:eastAsia="Arial" w:hAnsi="Arial" w:cs="Arial"/>
          <w:i/>
          <w:iCs/>
          <w:sz w:val="24"/>
          <w:szCs w:val="24"/>
        </w:rPr>
        <w:t>tgz</w:t>
      </w:r>
      <w:proofErr w:type="spellEnd"/>
      <w:r w:rsidR="393ACC23" w:rsidRPr="14E92987">
        <w:rPr>
          <w:rFonts w:ascii="Arial" w:eastAsia="Arial" w:hAnsi="Arial" w:cs="Arial"/>
          <w:sz w:val="24"/>
          <w:szCs w:val="24"/>
        </w:rPr>
        <w:t xml:space="preserve">-Datei zu finden. </w:t>
      </w:r>
    </w:p>
    <w:p w14:paraId="66D936F7" w14:textId="47249385" w:rsidR="4E4442A1" w:rsidRDefault="18513883" w:rsidP="14E92987">
      <w:pPr>
        <w:spacing w:line="360" w:lineRule="auto"/>
        <w:rPr>
          <w:rFonts w:ascii="Arial" w:eastAsia="Arial" w:hAnsi="Arial" w:cs="Arial"/>
          <w:sz w:val="24"/>
          <w:szCs w:val="24"/>
        </w:rPr>
      </w:pPr>
      <w:r w:rsidRPr="2F2F1BCE">
        <w:rPr>
          <w:rFonts w:ascii="Arial" w:eastAsia="Arial" w:hAnsi="Arial" w:cs="Arial"/>
          <w:sz w:val="24"/>
          <w:szCs w:val="24"/>
        </w:rPr>
        <w:t>Als Paket</w:t>
      </w:r>
      <w:r w:rsidR="0379DEC6" w:rsidRPr="2F2F1BCE">
        <w:rPr>
          <w:rFonts w:ascii="Arial" w:eastAsia="Arial" w:hAnsi="Arial" w:cs="Arial"/>
          <w:sz w:val="24"/>
          <w:szCs w:val="24"/>
        </w:rPr>
        <w:t>f</w:t>
      </w:r>
      <w:r w:rsidRPr="2F2F1BCE">
        <w:rPr>
          <w:rFonts w:ascii="Arial" w:eastAsia="Arial" w:hAnsi="Arial" w:cs="Arial"/>
          <w:sz w:val="24"/>
          <w:szCs w:val="24"/>
        </w:rPr>
        <w:t>ormat wurde Helm verwendet. Helm ist ein Open-Source-Tool für Kubernetes, um Anwendungen als S</w:t>
      </w:r>
      <w:r w:rsidR="57D5EF1D" w:rsidRPr="2F2F1BCE">
        <w:rPr>
          <w:rFonts w:ascii="Arial" w:eastAsia="Arial" w:hAnsi="Arial" w:cs="Arial"/>
          <w:sz w:val="24"/>
          <w:szCs w:val="24"/>
        </w:rPr>
        <w:t>o</w:t>
      </w:r>
      <w:r w:rsidRPr="2F2F1BCE">
        <w:rPr>
          <w:rFonts w:ascii="Arial" w:eastAsia="Arial" w:hAnsi="Arial" w:cs="Arial"/>
          <w:sz w:val="24"/>
          <w:szCs w:val="24"/>
        </w:rPr>
        <w:t xml:space="preserve">ftware-Paket zu </w:t>
      </w:r>
      <w:r w:rsidR="2ECFFC9F" w:rsidRPr="2F2F1BCE">
        <w:rPr>
          <w:rFonts w:ascii="Arial" w:eastAsia="Arial" w:hAnsi="Arial" w:cs="Arial"/>
          <w:sz w:val="24"/>
          <w:szCs w:val="24"/>
        </w:rPr>
        <w:t>formatieren</w:t>
      </w:r>
      <w:r w:rsidRPr="2F2F1BCE">
        <w:rPr>
          <w:rFonts w:ascii="Arial" w:eastAsia="Arial" w:hAnsi="Arial" w:cs="Arial"/>
          <w:sz w:val="24"/>
          <w:szCs w:val="24"/>
        </w:rPr>
        <w:t xml:space="preserve"> und zu deployen</w:t>
      </w:r>
      <w:r w:rsidR="5D3C8DB8" w:rsidRPr="2F2F1BCE">
        <w:rPr>
          <w:rFonts w:ascii="Arial" w:eastAsia="Arial" w:hAnsi="Arial" w:cs="Arial"/>
          <w:sz w:val="24"/>
          <w:szCs w:val="24"/>
        </w:rPr>
        <w:t xml:space="preserve"> [3</w:t>
      </w:r>
      <w:r w:rsidR="7E35EA69" w:rsidRPr="2F2F1BCE">
        <w:rPr>
          <w:rFonts w:ascii="Arial" w:eastAsia="Arial" w:hAnsi="Arial" w:cs="Arial"/>
          <w:sz w:val="24"/>
          <w:szCs w:val="24"/>
        </w:rPr>
        <w:t>8</w:t>
      </w:r>
      <w:r w:rsidR="5D3C8DB8" w:rsidRPr="2F2F1BCE">
        <w:rPr>
          <w:rFonts w:ascii="Arial" w:eastAsia="Arial" w:hAnsi="Arial" w:cs="Arial"/>
          <w:sz w:val="24"/>
          <w:szCs w:val="24"/>
        </w:rPr>
        <w:t>, S. 16].</w:t>
      </w:r>
    </w:p>
    <w:p w14:paraId="6F6AE1A3" w14:textId="62AA4169" w:rsidR="4E4442A1" w:rsidRDefault="692AF8CE" w:rsidP="14E92987">
      <w:pPr>
        <w:spacing w:line="360" w:lineRule="auto"/>
        <w:rPr>
          <w:rFonts w:ascii="Arial" w:eastAsia="Arial" w:hAnsi="Arial" w:cs="Arial"/>
          <w:sz w:val="24"/>
          <w:szCs w:val="24"/>
        </w:rPr>
      </w:pPr>
      <w:r w:rsidRPr="14E92987">
        <w:rPr>
          <w:rFonts w:ascii="Arial" w:eastAsia="Arial" w:hAnsi="Arial" w:cs="Arial"/>
          <w:sz w:val="24"/>
          <w:szCs w:val="24"/>
        </w:rPr>
        <w:t xml:space="preserve">Die SPE </w:t>
      </w:r>
      <w:r w:rsidR="435559FE" w:rsidRPr="14E92987">
        <w:rPr>
          <w:rFonts w:ascii="Arial" w:eastAsia="Arial" w:hAnsi="Arial" w:cs="Arial"/>
          <w:sz w:val="24"/>
          <w:szCs w:val="24"/>
        </w:rPr>
        <w:t>ist in fünf Pipeline-Phasen aufgebaut:</w:t>
      </w:r>
    </w:p>
    <w:p w14:paraId="7910BD8F" w14:textId="0B9F04CD" w:rsidR="4E4442A1" w:rsidRDefault="435559FE" w:rsidP="14E92987">
      <w:pPr>
        <w:pStyle w:val="Listenabsatz"/>
        <w:numPr>
          <w:ilvl w:val="0"/>
          <w:numId w:val="29"/>
        </w:numPr>
        <w:spacing w:line="360" w:lineRule="auto"/>
        <w:rPr>
          <w:rFonts w:ascii="Arial" w:eastAsia="Arial" w:hAnsi="Arial" w:cs="Arial"/>
          <w:sz w:val="24"/>
          <w:szCs w:val="24"/>
        </w:rPr>
      </w:pPr>
      <w:proofErr w:type="spellStart"/>
      <w:r w:rsidRPr="14E92987">
        <w:rPr>
          <w:rFonts w:ascii="Arial" w:eastAsia="Arial" w:hAnsi="Arial" w:cs="Arial"/>
          <w:b/>
          <w:bCs/>
          <w:sz w:val="24"/>
          <w:szCs w:val="24"/>
        </w:rPr>
        <w:t>Build</w:t>
      </w:r>
      <w:proofErr w:type="spellEnd"/>
      <w:r w:rsidRPr="14E92987">
        <w:rPr>
          <w:rFonts w:ascii="Arial" w:eastAsia="Arial" w:hAnsi="Arial" w:cs="Arial"/>
          <w:b/>
          <w:bCs/>
          <w:sz w:val="24"/>
          <w:szCs w:val="24"/>
        </w:rPr>
        <w:t xml:space="preserve">: </w:t>
      </w:r>
      <w:r w:rsidRPr="14E92987">
        <w:rPr>
          <w:rFonts w:ascii="Arial" w:eastAsia="Arial" w:hAnsi="Arial" w:cs="Arial"/>
          <w:sz w:val="24"/>
          <w:szCs w:val="24"/>
        </w:rPr>
        <w:t xml:space="preserve">In dieser Phase wird das Projekt als </w:t>
      </w:r>
      <w:r w:rsidR="014FA0C7" w:rsidRPr="14E92987">
        <w:rPr>
          <w:rFonts w:ascii="Arial" w:eastAsia="Arial" w:hAnsi="Arial" w:cs="Arial"/>
          <w:sz w:val="24"/>
          <w:szCs w:val="24"/>
        </w:rPr>
        <w:t xml:space="preserve">Docker-Image gebildet. </w:t>
      </w:r>
    </w:p>
    <w:p w14:paraId="78BCAEBB" w14:textId="5C54AB6B" w:rsidR="4E4442A1" w:rsidRDefault="4E4442A1" w:rsidP="14E92987">
      <w:pPr>
        <w:pStyle w:val="Listenabsatz"/>
        <w:spacing w:line="360" w:lineRule="auto"/>
        <w:rPr>
          <w:rFonts w:ascii="Arial" w:eastAsia="Arial" w:hAnsi="Arial" w:cs="Arial"/>
          <w:sz w:val="24"/>
          <w:szCs w:val="24"/>
        </w:rPr>
      </w:pPr>
    </w:p>
    <w:p w14:paraId="73709A4D" w14:textId="7DE2AA5A" w:rsidR="4E4442A1" w:rsidRDefault="435559FE" w:rsidP="14E92987">
      <w:pPr>
        <w:pStyle w:val="Listenabsatz"/>
        <w:numPr>
          <w:ilvl w:val="0"/>
          <w:numId w:val="29"/>
        </w:numPr>
        <w:spacing w:line="360" w:lineRule="auto"/>
        <w:rPr>
          <w:rFonts w:ascii="Arial" w:eastAsia="Arial" w:hAnsi="Arial" w:cs="Arial"/>
          <w:sz w:val="24"/>
          <w:szCs w:val="24"/>
        </w:rPr>
      </w:pPr>
      <w:r w:rsidRPr="14E92987">
        <w:rPr>
          <w:rFonts w:ascii="Arial" w:eastAsia="Arial" w:hAnsi="Arial" w:cs="Arial"/>
          <w:b/>
          <w:bCs/>
          <w:sz w:val="24"/>
          <w:szCs w:val="24"/>
        </w:rPr>
        <w:t xml:space="preserve">Deploy: </w:t>
      </w:r>
      <w:r w:rsidR="62F0CE27" w:rsidRPr="14E92987">
        <w:rPr>
          <w:rFonts w:ascii="Arial" w:eastAsia="Arial" w:hAnsi="Arial" w:cs="Arial"/>
          <w:sz w:val="24"/>
          <w:szCs w:val="24"/>
        </w:rPr>
        <w:t>Es wird überprüft, ob die</w:t>
      </w:r>
      <w:r w:rsidR="5D497697" w:rsidRPr="14E92987">
        <w:rPr>
          <w:rFonts w:ascii="Arial" w:eastAsia="Arial" w:hAnsi="Arial" w:cs="Arial"/>
          <w:sz w:val="24"/>
          <w:szCs w:val="24"/>
        </w:rPr>
        <w:t xml:space="preserve"> SPE</w:t>
      </w:r>
      <w:r w:rsidR="4495552A" w:rsidRPr="14E92987">
        <w:rPr>
          <w:rFonts w:ascii="Arial" w:eastAsia="Arial" w:hAnsi="Arial" w:cs="Arial"/>
          <w:sz w:val="24"/>
          <w:szCs w:val="24"/>
        </w:rPr>
        <w:t xml:space="preserve"> mit </w:t>
      </w:r>
      <w:r w:rsidR="5D497697" w:rsidRPr="14E92987">
        <w:rPr>
          <w:rFonts w:ascii="Arial" w:eastAsia="Arial" w:hAnsi="Arial" w:cs="Arial"/>
          <w:sz w:val="24"/>
          <w:szCs w:val="24"/>
        </w:rPr>
        <w:t xml:space="preserve">Keycloak und PostgreSQL </w:t>
      </w:r>
      <w:proofErr w:type="spellStart"/>
      <w:r w:rsidR="5D497697" w:rsidRPr="14E92987">
        <w:rPr>
          <w:rFonts w:ascii="Arial" w:eastAsia="Arial" w:hAnsi="Arial" w:cs="Arial"/>
          <w:sz w:val="24"/>
          <w:szCs w:val="24"/>
        </w:rPr>
        <w:t>deployed</w:t>
      </w:r>
      <w:proofErr w:type="spellEnd"/>
      <w:r w:rsidR="2D71A7A3" w:rsidRPr="14E92987">
        <w:rPr>
          <w:rFonts w:ascii="Arial" w:eastAsia="Arial" w:hAnsi="Arial" w:cs="Arial"/>
          <w:sz w:val="24"/>
          <w:szCs w:val="24"/>
        </w:rPr>
        <w:t xml:space="preserve"> werden können.</w:t>
      </w:r>
    </w:p>
    <w:p w14:paraId="55EC48A3" w14:textId="752BB06B" w:rsidR="4E4442A1" w:rsidRDefault="4E4442A1" w:rsidP="14E92987">
      <w:pPr>
        <w:pStyle w:val="Listenabsatz"/>
        <w:spacing w:line="360" w:lineRule="auto"/>
        <w:rPr>
          <w:rFonts w:ascii="Arial" w:eastAsia="Arial" w:hAnsi="Arial" w:cs="Arial"/>
          <w:sz w:val="24"/>
          <w:szCs w:val="24"/>
        </w:rPr>
      </w:pPr>
    </w:p>
    <w:p w14:paraId="4FEF8ABB" w14:textId="7C53777D" w:rsidR="4E4442A1" w:rsidRDefault="435559FE" w:rsidP="14E92987">
      <w:pPr>
        <w:pStyle w:val="Listenabsatz"/>
        <w:numPr>
          <w:ilvl w:val="0"/>
          <w:numId w:val="29"/>
        </w:numPr>
        <w:spacing w:line="360" w:lineRule="auto"/>
        <w:rPr>
          <w:rFonts w:ascii="Arial" w:eastAsia="Arial" w:hAnsi="Arial" w:cs="Arial"/>
          <w:sz w:val="24"/>
          <w:szCs w:val="24"/>
        </w:rPr>
      </w:pPr>
      <w:r w:rsidRPr="14E92987">
        <w:rPr>
          <w:rFonts w:ascii="Arial" w:eastAsia="Arial" w:hAnsi="Arial" w:cs="Arial"/>
          <w:b/>
          <w:bCs/>
          <w:sz w:val="24"/>
          <w:szCs w:val="24"/>
        </w:rPr>
        <w:t>Test:</w:t>
      </w:r>
      <w:r w:rsidR="7A425AB7" w:rsidRPr="14E92987">
        <w:rPr>
          <w:rFonts w:ascii="Arial" w:eastAsia="Arial" w:hAnsi="Arial" w:cs="Arial"/>
          <w:b/>
          <w:bCs/>
          <w:sz w:val="24"/>
          <w:szCs w:val="24"/>
        </w:rPr>
        <w:t xml:space="preserve"> </w:t>
      </w:r>
      <w:r w:rsidR="7A425AB7" w:rsidRPr="14E92987">
        <w:rPr>
          <w:rFonts w:ascii="Arial" w:eastAsia="Arial" w:hAnsi="Arial" w:cs="Arial"/>
          <w:sz w:val="24"/>
          <w:szCs w:val="24"/>
        </w:rPr>
        <w:t xml:space="preserve">In dieser Phase wird überprüft, ob die </w:t>
      </w:r>
      <w:r w:rsidR="44258C94" w:rsidRPr="14E92987">
        <w:rPr>
          <w:rFonts w:ascii="Arial" w:eastAsia="Arial" w:hAnsi="Arial" w:cs="Arial"/>
          <w:sz w:val="24"/>
          <w:szCs w:val="24"/>
        </w:rPr>
        <w:t>Java Unitt</w:t>
      </w:r>
      <w:r w:rsidR="7A425AB7" w:rsidRPr="14E92987">
        <w:rPr>
          <w:rFonts w:ascii="Arial" w:eastAsia="Arial" w:hAnsi="Arial" w:cs="Arial"/>
          <w:sz w:val="24"/>
          <w:szCs w:val="24"/>
        </w:rPr>
        <w:t>ests</w:t>
      </w:r>
      <w:r w:rsidR="63BFCA53" w:rsidRPr="14E92987">
        <w:rPr>
          <w:rFonts w:ascii="Arial" w:eastAsia="Arial" w:hAnsi="Arial" w:cs="Arial"/>
          <w:sz w:val="24"/>
          <w:szCs w:val="24"/>
        </w:rPr>
        <w:t xml:space="preserve"> funktionieren</w:t>
      </w:r>
      <w:r w:rsidR="0B1FC609" w:rsidRPr="14E92987">
        <w:rPr>
          <w:rFonts w:ascii="Arial" w:eastAsia="Arial" w:hAnsi="Arial" w:cs="Arial"/>
          <w:sz w:val="24"/>
          <w:szCs w:val="24"/>
        </w:rPr>
        <w:t xml:space="preserve"> (Auf Unittests wird in 2.4.2 eingegangen)</w:t>
      </w:r>
      <w:r w:rsidR="63BFCA53" w:rsidRPr="14E92987">
        <w:rPr>
          <w:rFonts w:ascii="Arial" w:eastAsia="Arial" w:hAnsi="Arial" w:cs="Arial"/>
          <w:sz w:val="24"/>
          <w:szCs w:val="24"/>
        </w:rPr>
        <w:t>.</w:t>
      </w:r>
    </w:p>
    <w:p w14:paraId="792C7B8D" w14:textId="196833F7" w:rsidR="4E4442A1" w:rsidRDefault="4E4442A1" w:rsidP="14E92987">
      <w:pPr>
        <w:pStyle w:val="Listenabsatz"/>
        <w:spacing w:line="360" w:lineRule="auto"/>
        <w:rPr>
          <w:rFonts w:ascii="Arial" w:eastAsia="Arial" w:hAnsi="Arial" w:cs="Arial"/>
          <w:sz w:val="24"/>
          <w:szCs w:val="24"/>
        </w:rPr>
      </w:pPr>
    </w:p>
    <w:p w14:paraId="5D0BBC1A" w14:textId="3367DBF5" w:rsidR="4E4442A1" w:rsidRDefault="435559FE" w:rsidP="14E92987">
      <w:pPr>
        <w:pStyle w:val="Listenabsatz"/>
        <w:numPr>
          <w:ilvl w:val="0"/>
          <w:numId w:val="29"/>
        </w:numPr>
        <w:spacing w:line="360" w:lineRule="auto"/>
        <w:rPr>
          <w:rFonts w:ascii="Arial" w:eastAsia="Arial" w:hAnsi="Arial" w:cs="Arial"/>
          <w:b/>
          <w:bCs/>
          <w:sz w:val="24"/>
          <w:szCs w:val="24"/>
        </w:rPr>
      </w:pPr>
      <w:r w:rsidRPr="14E92987">
        <w:rPr>
          <w:rFonts w:ascii="Arial" w:eastAsia="Arial" w:hAnsi="Arial" w:cs="Arial"/>
          <w:b/>
          <w:bCs/>
          <w:sz w:val="24"/>
          <w:szCs w:val="24"/>
        </w:rPr>
        <w:t>Security:</w:t>
      </w:r>
      <w:r w:rsidR="762424D4" w:rsidRPr="14E92987">
        <w:rPr>
          <w:rFonts w:ascii="Arial" w:eastAsia="Arial" w:hAnsi="Arial" w:cs="Arial"/>
          <w:sz w:val="24"/>
          <w:szCs w:val="24"/>
        </w:rPr>
        <w:t xml:space="preserve"> Es wird hier überprüft, ob die Abhängigkeiten in</w:t>
      </w:r>
      <w:r w:rsidR="4A2321B1" w:rsidRPr="14E92987">
        <w:rPr>
          <w:rFonts w:ascii="Arial" w:eastAsia="Arial" w:hAnsi="Arial" w:cs="Arial"/>
          <w:sz w:val="24"/>
          <w:szCs w:val="24"/>
        </w:rPr>
        <w:t xml:space="preserve"> </w:t>
      </w:r>
      <w:r w:rsidR="762424D4" w:rsidRPr="14E92987">
        <w:rPr>
          <w:rFonts w:ascii="Arial" w:eastAsia="Arial" w:hAnsi="Arial" w:cs="Arial"/>
          <w:sz w:val="24"/>
          <w:szCs w:val="24"/>
        </w:rPr>
        <w:t>d</w:t>
      </w:r>
      <w:r w:rsidR="5C5A4A1E" w:rsidRPr="14E92987">
        <w:rPr>
          <w:rFonts w:ascii="Arial" w:eastAsia="Arial" w:hAnsi="Arial" w:cs="Arial"/>
          <w:sz w:val="24"/>
          <w:szCs w:val="24"/>
        </w:rPr>
        <w:t>e</w:t>
      </w:r>
      <w:r w:rsidR="762424D4" w:rsidRPr="14E92987">
        <w:rPr>
          <w:rFonts w:ascii="Arial" w:eastAsia="Arial" w:hAnsi="Arial" w:cs="Arial"/>
          <w:sz w:val="24"/>
          <w:szCs w:val="24"/>
        </w:rPr>
        <w:t xml:space="preserve">r Spring Security gültig und den </w:t>
      </w:r>
      <w:r w:rsidR="5408BA28" w:rsidRPr="14E92987">
        <w:rPr>
          <w:rFonts w:ascii="Arial" w:eastAsia="Arial" w:hAnsi="Arial" w:cs="Arial"/>
          <w:sz w:val="24"/>
          <w:szCs w:val="24"/>
        </w:rPr>
        <w:t>offiziellen</w:t>
      </w:r>
      <w:r w:rsidR="762424D4" w:rsidRPr="14E92987">
        <w:rPr>
          <w:rFonts w:ascii="Arial" w:eastAsia="Arial" w:hAnsi="Arial" w:cs="Arial"/>
          <w:sz w:val="24"/>
          <w:szCs w:val="24"/>
        </w:rPr>
        <w:t xml:space="preserve"> Standard entsprechen.</w:t>
      </w:r>
    </w:p>
    <w:p w14:paraId="2337BE5F" w14:textId="1BBDD8C5" w:rsidR="4E4442A1" w:rsidRDefault="4E4442A1" w:rsidP="14E92987">
      <w:pPr>
        <w:pStyle w:val="Listenabsatz"/>
        <w:spacing w:line="360" w:lineRule="auto"/>
        <w:rPr>
          <w:rFonts w:ascii="Arial" w:eastAsia="Arial" w:hAnsi="Arial" w:cs="Arial"/>
          <w:b/>
          <w:bCs/>
          <w:sz w:val="24"/>
          <w:szCs w:val="24"/>
        </w:rPr>
      </w:pPr>
    </w:p>
    <w:p w14:paraId="6A8ED985" w14:textId="25B39019" w:rsidR="4E4442A1" w:rsidRDefault="435559FE" w:rsidP="14E92987">
      <w:pPr>
        <w:pStyle w:val="Listenabsatz"/>
        <w:numPr>
          <w:ilvl w:val="0"/>
          <w:numId w:val="29"/>
        </w:numPr>
        <w:spacing w:line="360" w:lineRule="auto"/>
        <w:rPr>
          <w:rFonts w:ascii="Arial" w:eastAsia="Arial" w:hAnsi="Arial" w:cs="Arial"/>
          <w:sz w:val="24"/>
          <w:szCs w:val="24"/>
        </w:rPr>
      </w:pPr>
      <w:r w:rsidRPr="14E92987">
        <w:rPr>
          <w:rFonts w:ascii="Arial" w:eastAsia="Arial" w:hAnsi="Arial" w:cs="Arial"/>
          <w:b/>
          <w:bCs/>
          <w:sz w:val="24"/>
          <w:szCs w:val="24"/>
        </w:rPr>
        <w:t>Release:</w:t>
      </w:r>
      <w:r w:rsidR="6A32C79F" w:rsidRPr="14E92987">
        <w:rPr>
          <w:rFonts w:ascii="Arial" w:eastAsia="Arial" w:hAnsi="Arial" w:cs="Arial"/>
          <w:b/>
          <w:bCs/>
          <w:sz w:val="24"/>
          <w:szCs w:val="24"/>
        </w:rPr>
        <w:t xml:space="preserve"> </w:t>
      </w:r>
      <w:r w:rsidR="6A32C79F" w:rsidRPr="14E92987">
        <w:rPr>
          <w:rFonts w:ascii="Arial" w:eastAsia="Arial" w:hAnsi="Arial" w:cs="Arial"/>
          <w:sz w:val="24"/>
          <w:szCs w:val="24"/>
        </w:rPr>
        <w:t>Die SPE wird als Helm Chart für Kubernetes vorbereitet und ist auf GitLab als herunterladbare Datei verfügbar gemacht.</w:t>
      </w:r>
      <w:r w:rsidR="5836033C" w:rsidRPr="14E92987">
        <w:rPr>
          <w:rFonts w:ascii="Arial" w:eastAsia="Arial" w:hAnsi="Arial" w:cs="Arial"/>
          <w:sz w:val="24"/>
          <w:szCs w:val="24"/>
        </w:rPr>
        <w:t xml:space="preserve"> </w:t>
      </w:r>
    </w:p>
    <w:p w14:paraId="4A4FF856" w14:textId="4ED99793" w:rsidR="4E4442A1" w:rsidRDefault="4A1A1E4B" w:rsidP="14E92987">
      <w:pPr>
        <w:spacing w:line="360" w:lineRule="auto"/>
        <w:rPr>
          <w:rFonts w:ascii="Arial" w:eastAsia="Arial" w:hAnsi="Arial" w:cs="Arial"/>
          <w:sz w:val="24"/>
          <w:szCs w:val="24"/>
        </w:rPr>
      </w:pPr>
      <w:r w:rsidRPr="14E92987">
        <w:rPr>
          <w:rFonts w:ascii="Arial" w:eastAsia="Arial" w:hAnsi="Arial" w:cs="Arial"/>
          <w:sz w:val="24"/>
          <w:szCs w:val="24"/>
        </w:rPr>
        <w:t xml:space="preserve">In der letzten Phase, der </w:t>
      </w:r>
      <w:r w:rsidRPr="14E92987">
        <w:rPr>
          <w:rFonts w:ascii="Arial" w:eastAsia="Arial" w:hAnsi="Arial" w:cs="Arial"/>
          <w:i/>
          <w:iCs/>
          <w:sz w:val="24"/>
          <w:szCs w:val="24"/>
        </w:rPr>
        <w:t>Release</w:t>
      </w:r>
      <w:r w:rsidRPr="14E92987">
        <w:rPr>
          <w:rFonts w:ascii="Arial" w:eastAsia="Arial" w:hAnsi="Arial" w:cs="Arial"/>
          <w:sz w:val="24"/>
          <w:szCs w:val="24"/>
        </w:rPr>
        <w:t xml:space="preserve">-Phase, wird dann eine neue </w:t>
      </w:r>
      <w:r w:rsidR="5C921589" w:rsidRPr="14E92987">
        <w:rPr>
          <w:rFonts w:ascii="Arial" w:eastAsia="Arial" w:hAnsi="Arial" w:cs="Arial"/>
          <w:i/>
          <w:iCs/>
          <w:sz w:val="24"/>
          <w:szCs w:val="24"/>
        </w:rPr>
        <w:t xml:space="preserve">Konfiguration </w:t>
      </w:r>
      <w:r w:rsidRPr="14E92987">
        <w:rPr>
          <w:rFonts w:ascii="Arial" w:eastAsia="Arial" w:hAnsi="Arial" w:cs="Arial"/>
          <w:sz w:val="24"/>
          <w:szCs w:val="24"/>
        </w:rPr>
        <w:t>der SPE bereitgestellt.</w:t>
      </w:r>
    </w:p>
    <w:p w14:paraId="1A60FC51" w14:textId="21E3455D" w:rsidR="4E4442A1" w:rsidRDefault="4E4442A1" w:rsidP="14E92987">
      <w:pPr>
        <w:spacing w:line="360" w:lineRule="auto"/>
        <w:rPr>
          <w:rFonts w:ascii="Arial" w:eastAsia="Arial" w:hAnsi="Arial" w:cs="Arial"/>
          <w:b/>
          <w:bCs/>
          <w:sz w:val="24"/>
          <w:szCs w:val="24"/>
        </w:rPr>
      </w:pPr>
    </w:p>
    <w:p w14:paraId="54644C35" w14:textId="5CE1A393" w:rsidR="4E4442A1" w:rsidRDefault="68A23437" w:rsidP="2F2F1BCE">
      <w:pPr>
        <w:pStyle w:val="berschrift1"/>
        <w:rPr>
          <w:rFonts w:ascii="Arial" w:eastAsia="Arial" w:hAnsi="Arial" w:cs="Arial"/>
          <w:color w:val="000000" w:themeColor="text1"/>
          <w:sz w:val="24"/>
          <w:szCs w:val="24"/>
        </w:rPr>
      </w:pPr>
      <w:bookmarkStart w:id="133" w:name="_Toc121485799"/>
      <w:bookmarkStart w:id="134" w:name="_Toc954256042"/>
      <w:bookmarkStart w:id="135" w:name="_Toc170488875"/>
      <w:r>
        <w:t>5.</w:t>
      </w:r>
      <w:r w:rsidR="09D685A8">
        <w:t xml:space="preserve"> </w:t>
      </w:r>
      <w:r w:rsidR="47D1477A">
        <w:t>Lösungsansätze</w:t>
      </w:r>
      <w:bookmarkEnd w:id="135"/>
      <w:r w:rsidR="65E07779">
        <w:t xml:space="preserve"> </w:t>
      </w:r>
      <w:bookmarkEnd w:id="133"/>
      <w:bookmarkEnd w:id="134"/>
    </w:p>
    <w:p w14:paraId="3DB4AD31" w14:textId="196BF3D9" w:rsidR="4E4442A1" w:rsidRDefault="4E4442A1" w:rsidP="14E92987">
      <w:pPr>
        <w:pStyle w:val="berschrift2"/>
        <w:spacing w:line="360" w:lineRule="auto"/>
        <w:rPr>
          <w:rFonts w:ascii="Arial" w:eastAsia="Arial" w:hAnsi="Arial" w:cs="Arial"/>
          <w:color w:val="000000" w:themeColor="text1"/>
          <w:sz w:val="24"/>
          <w:szCs w:val="24"/>
        </w:rPr>
      </w:pPr>
    </w:p>
    <w:p w14:paraId="25A7C4F0" w14:textId="4EF90D76" w:rsidR="4E4442A1" w:rsidRDefault="4E4442A1" w:rsidP="14E92987">
      <w:pPr>
        <w:spacing w:line="360" w:lineRule="auto"/>
        <w:rPr>
          <w:rFonts w:ascii="Arial" w:eastAsia="Arial" w:hAnsi="Arial" w:cs="Arial"/>
          <w:color w:val="000000" w:themeColor="text1"/>
          <w:sz w:val="24"/>
          <w:szCs w:val="24"/>
        </w:rPr>
      </w:pPr>
      <w:r w:rsidRPr="14E92987">
        <w:rPr>
          <w:rFonts w:ascii="Arial" w:eastAsia="Arial" w:hAnsi="Arial" w:cs="Arial"/>
          <w:sz w:val="24"/>
          <w:szCs w:val="24"/>
        </w:rPr>
        <w:t>Um Multimandantenfähigkeit umzusetzen, wurde ein Konzept erdacht, bei dem man in der SPE zwei Modi integriert, welche unterschiedliche Berechtigungen und Rollen in der SPE haben.</w:t>
      </w:r>
    </w:p>
    <w:p w14:paraId="4EAC6323" w14:textId="51782615" w:rsidR="4E4442A1" w:rsidRDefault="4E4442A1" w:rsidP="14E92987">
      <w:pPr>
        <w:spacing w:line="360" w:lineRule="auto"/>
        <w:rPr>
          <w:rFonts w:ascii="Arial" w:eastAsia="Arial" w:hAnsi="Arial" w:cs="Arial"/>
          <w:color w:val="000000" w:themeColor="text1"/>
          <w:sz w:val="24"/>
          <w:szCs w:val="24"/>
        </w:rPr>
      </w:pPr>
      <w:r w:rsidRPr="14E92987">
        <w:rPr>
          <w:rFonts w:ascii="Arial" w:eastAsia="Arial" w:hAnsi="Arial" w:cs="Arial"/>
          <w:color w:val="000000" w:themeColor="text1"/>
          <w:sz w:val="24"/>
          <w:szCs w:val="24"/>
        </w:rPr>
        <w:t>Der Super-Admin solle demnach Zugriff auf alle Realms haben dürfen, weshalb er im master-</w:t>
      </w:r>
      <w:proofErr w:type="spellStart"/>
      <w:r w:rsidRPr="14E92987">
        <w:rPr>
          <w:rFonts w:ascii="Arial" w:eastAsia="Arial" w:hAnsi="Arial" w:cs="Arial"/>
          <w:color w:val="000000" w:themeColor="text1"/>
          <w:sz w:val="24"/>
          <w:szCs w:val="24"/>
        </w:rPr>
        <w:t>realm</w:t>
      </w:r>
      <w:proofErr w:type="spellEnd"/>
      <w:r w:rsidRPr="14E92987">
        <w:rPr>
          <w:rFonts w:ascii="Arial" w:eastAsia="Arial" w:hAnsi="Arial" w:cs="Arial"/>
          <w:color w:val="000000" w:themeColor="text1"/>
          <w:sz w:val="24"/>
          <w:szCs w:val="24"/>
        </w:rPr>
        <w:t xml:space="preserve"> als Benutzer enthalten sein muss.</w:t>
      </w:r>
      <w:r w:rsidR="41978161" w:rsidRPr="14E92987">
        <w:rPr>
          <w:rFonts w:ascii="Arial" w:eastAsia="Arial" w:hAnsi="Arial" w:cs="Arial"/>
          <w:color w:val="000000" w:themeColor="text1"/>
          <w:sz w:val="24"/>
          <w:szCs w:val="24"/>
        </w:rPr>
        <w:t xml:space="preserve"> </w:t>
      </w:r>
    </w:p>
    <w:p w14:paraId="7E7B851C" w14:textId="6A90B19A" w:rsidR="4E4442A1" w:rsidRDefault="4E4442A1" w:rsidP="14E92987">
      <w:pPr>
        <w:spacing w:line="360" w:lineRule="auto"/>
        <w:rPr>
          <w:rFonts w:ascii="Arial" w:eastAsia="Arial" w:hAnsi="Arial" w:cs="Arial"/>
          <w:color w:val="000000" w:themeColor="text1"/>
          <w:sz w:val="24"/>
          <w:szCs w:val="24"/>
        </w:rPr>
      </w:pPr>
      <w:r w:rsidRPr="14E92987">
        <w:rPr>
          <w:rFonts w:ascii="Arial" w:eastAsia="Arial" w:hAnsi="Arial" w:cs="Arial"/>
          <w:color w:val="000000" w:themeColor="text1"/>
          <w:sz w:val="24"/>
          <w:szCs w:val="24"/>
        </w:rPr>
        <w:t>Damit das Konzept der Multimandantenfähigkeit umgesetzt wird, wird ein Customer-Mode definiert, bei dem der jeweilige Benutzer nur in Realm, in dem er sich befindet, Zugriffsrechte hat. Dieser darf nicht der master-</w:t>
      </w:r>
      <w:proofErr w:type="spellStart"/>
      <w:r w:rsidRPr="14E92987">
        <w:rPr>
          <w:rFonts w:ascii="Arial" w:eastAsia="Arial" w:hAnsi="Arial" w:cs="Arial"/>
          <w:color w:val="000000" w:themeColor="text1"/>
          <w:sz w:val="24"/>
          <w:szCs w:val="24"/>
        </w:rPr>
        <w:t>realm</w:t>
      </w:r>
      <w:proofErr w:type="spellEnd"/>
      <w:r w:rsidRPr="14E92987">
        <w:rPr>
          <w:rFonts w:ascii="Arial" w:eastAsia="Arial" w:hAnsi="Arial" w:cs="Arial"/>
          <w:color w:val="000000" w:themeColor="text1"/>
          <w:sz w:val="24"/>
          <w:szCs w:val="24"/>
        </w:rPr>
        <w:t xml:space="preserve"> sein, weil sonst mehrere Zugriffsrechte erlaubt sind. </w:t>
      </w:r>
    </w:p>
    <w:p w14:paraId="3277370D" w14:textId="5DCD4034" w:rsidR="4E4442A1" w:rsidRDefault="4E4442A1" w:rsidP="14E92987">
      <w:pPr>
        <w:spacing w:line="360" w:lineRule="auto"/>
        <w:rPr>
          <w:rFonts w:ascii="Arial" w:eastAsia="Arial" w:hAnsi="Arial" w:cs="Arial"/>
          <w:color w:val="000000" w:themeColor="text1"/>
          <w:sz w:val="24"/>
          <w:szCs w:val="24"/>
        </w:rPr>
      </w:pPr>
      <w:r w:rsidRPr="14E92987">
        <w:rPr>
          <w:rFonts w:ascii="Arial" w:eastAsia="Arial" w:hAnsi="Arial" w:cs="Arial"/>
          <w:color w:val="000000" w:themeColor="text1"/>
          <w:sz w:val="24"/>
          <w:szCs w:val="24"/>
        </w:rPr>
        <w:t xml:space="preserve">Neben den beiden Modi müssen die Provisionierungen der des Customer- und der des </w:t>
      </w:r>
      <w:r w:rsidR="1E60694D" w:rsidRPr="14E92987">
        <w:rPr>
          <w:rFonts w:ascii="Arial" w:eastAsia="Arial" w:hAnsi="Arial" w:cs="Arial"/>
          <w:color w:val="000000" w:themeColor="text1"/>
          <w:sz w:val="24"/>
          <w:szCs w:val="24"/>
        </w:rPr>
        <w:t xml:space="preserve">Super-Admin-Rolle </w:t>
      </w:r>
      <w:r w:rsidRPr="14E92987">
        <w:rPr>
          <w:rFonts w:ascii="Arial" w:eastAsia="Arial" w:hAnsi="Arial" w:cs="Arial"/>
          <w:color w:val="000000" w:themeColor="text1"/>
          <w:sz w:val="24"/>
          <w:szCs w:val="24"/>
        </w:rPr>
        <w:t>automatisch erfolgen. Dies erfolgt durch einen technischen Admin</w:t>
      </w:r>
      <w:r w:rsidR="32F2D599" w:rsidRPr="14E92987">
        <w:rPr>
          <w:rFonts w:ascii="Arial" w:eastAsia="Arial" w:hAnsi="Arial" w:cs="Arial"/>
          <w:color w:val="000000" w:themeColor="text1"/>
          <w:sz w:val="24"/>
          <w:szCs w:val="24"/>
        </w:rPr>
        <w:t>, welcher in 2.5 präsentiert wird</w:t>
      </w:r>
      <w:r w:rsidRPr="14E92987">
        <w:rPr>
          <w:rFonts w:ascii="Arial" w:eastAsia="Arial" w:hAnsi="Arial" w:cs="Arial"/>
          <w:color w:val="000000" w:themeColor="text1"/>
          <w:sz w:val="24"/>
          <w:szCs w:val="24"/>
        </w:rPr>
        <w:t xml:space="preserve">. </w:t>
      </w:r>
    </w:p>
    <w:p w14:paraId="0B20AEB4" w14:textId="31B0E8A6" w:rsidR="5F13D769" w:rsidRDefault="0A5423C9" w:rsidP="5009833A">
      <w:pPr>
        <w:spacing w:line="360" w:lineRule="auto"/>
        <w:rPr>
          <w:rFonts w:ascii="Arial" w:eastAsia="Arial" w:hAnsi="Arial" w:cs="Arial"/>
          <w:color w:val="000000" w:themeColor="text1"/>
          <w:sz w:val="24"/>
          <w:szCs w:val="24"/>
        </w:rPr>
      </w:pPr>
      <w:r w:rsidRPr="5009833A">
        <w:rPr>
          <w:rFonts w:ascii="Arial" w:eastAsia="Arial" w:hAnsi="Arial" w:cs="Arial"/>
          <w:color w:val="000000" w:themeColor="text1"/>
          <w:sz w:val="24"/>
          <w:szCs w:val="24"/>
        </w:rPr>
        <w:t xml:space="preserve">Um die SPE auf Multimandantenfähigkeit zu erweitern, wurden drei Lösungskonzepte ausgearbeitet und dargelegt. Für jede Lösung ist die SPE als </w:t>
      </w:r>
      <w:r w:rsidRPr="5009833A">
        <w:rPr>
          <w:rFonts w:ascii="Arial" w:eastAsia="Arial" w:hAnsi="Arial" w:cs="Arial"/>
          <w:i/>
          <w:iCs/>
          <w:color w:val="000000" w:themeColor="text1"/>
          <w:sz w:val="24"/>
          <w:szCs w:val="24"/>
        </w:rPr>
        <w:t xml:space="preserve">Client </w:t>
      </w:r>
      <w:r w:rsidRPr="5009833A">
        <w:rPr>
          <w:rFonts w:ascii="Arial" w:eastAsia="Arial" w:hAnsi="Arial" w:cs="Arial"/>
          <w:color w:val="000000" w:themeColor="text1"/>
          <w:sz w:val="24"/>
          <w:szCs w:val="24"/>
        </w:rPr>
        <w:t xml:space="preserve">registriert und es wird ein technischer Admin benötigt, welcher die Zugriffsoperationen (erstellen, löschen, aktualisieren) verwaltet. In jeder der drei Lösungen werden die lokalen Admins durch einen </w:t>
      </w:r>
      <w:proofErr w:type="spellStart"/>
      <w:r w:rsidR="57A6C180" w:rsidRPr="14E92987">
        <w:rPr>
          <w:rFonts w:ascii="Arial" w:eastAsia="Arial" w:hAnsi="Arial" w:cs="Arial"/>
          <w:i/>
          <w:iCs/>
          <w:color w:val="000000" w:themeColor="text1"/>
          <w:sz w:val="24"/>
          <w:szCs w:val="24"/>
        </w:rPr>
        <w:t>IdP</w:t>
      </w:r>
      <w:proofErr w:type="spellEnd"/>
      <w:r w:rsidRPr="14E92987">
        <w:rPr>
          <w:rFonts w:ascii="Arial" w:eastAsia="Arial" w:hAnsi="Arial" w:cs="Arial"/>
          <w:i/>
          <w:iCs/>
          <w:color w:val="000000" w:themeColor="text1"/>
          <w:sz w:val="24"/>
          <w:szCs w:val="24"/>
        </w:rPr>
        <w:t xml:space="preserve"> </w:t>
      </w:r>
      <w:r w:rsidRPr="14E92987">
        <w:rPr>
          <w:rFonts w:ascii="Arial" w:eastAsia="Arial" w:hAnsi="Arial" w:cs="Arial"/>
          <w:color w:val="000000" w:themeColor="text1"/>
          <w:sz w:val="24"/>
          <w:szCs w:val="24"/>
        </w:rPr>
        <w:t xml:space="preserve">eingebunden. </w:t>
      </w:r>
    </w:p>
    <w:p w14:paraId="45C5AAB0" w14:textId="64B7F0FB" w:rsidR="14E92987" w:rsidRDefault="14E92987" w:rsidP="14E92987">
      <w:pPr>
        <w:spacing w:line="360" w:lineRule="auto"/>
        <w:rPr>
          <w:rFonts w:ascii="Arial" w:eastAsia="Arial" w:hAnsi="Arial" w:cs="Arial"/>
          <w:color w:val="000000" w:themeColor="text1"/>
          <w:sz w:val="24"/>
          <w:szCs w:val="24"/>
        </w:rPr>
      </w:pPr>
    </w:p>
    <w:p w14:paraId="265D0093" w14:textId="09FC832C" w:rsidR="14E92987" w:rsidRDefault="14E92987" w:rsidP="14E92987">
      <w:pPr>
        <w:spacing w:line="360" w:lineRule="auto"/>
        <w:rPr>
          <w:rFonts w:ascii="Arial" w:eastAsia="Arial" w:hAnsi="Arial" w:cs="Arial"/>
          <w:color w:val="000000" w:themeColor="text1"/>
          <w:sz w:val="24"/>
          <w:szCs w:val="24"/>
        </w:rPr>
      </w:pPr>
    </w:p>
    <w:p w14:paraId="3A707E93" w14:textId="691A810E" w:rsidR="5F13D769" w:rsidRDefault="0A5423C9" w:rsidP="14E92987">
      <w:pPr>
        <w:spacing w:line="360" w:lineRule="auto"/>
        <w:rPr>
          <w:rFonts w:ascii="Arial" w:eastAsia="Arial" w:hAnsi="Arial" w:cs="Arial"/>
          <w:color w:val="000000" w:themeColor="text1"/>
          <w:sz w:val="24"/>
          <w:szCs w:val="24"/>
        </w:rPr>
      </w:pPr>
      <w:r w:rsidRPr="5009833A">
        <w:rPr>
          <w:rFonts w:ascii="Arial" w:eastAsia="Arial" w:hAnsi="Arial" w:cs="Arial"/>
          <w:b/>
          <w:bCs/>
          <w:color w:val="000000" w:themeColor="text1"/>
          <w:sz w:val="24"/>
          <w:szCs w:val="24"/>
        </w:rPr>
        <w:t>1. Möglichkeit:</w:t>
      </w:r>
      <w:r w:rsidRPr="5009833A">
        <w:rPr>
          <w:rFonts w:ascii="Arial" w:eastAsia="Arial" w:hAnsi="Arial" w:cs="Arial"/>
          <w:color w:val="000000" w:themeColor="text1"/>
          <w:sz w:val="24"/>
          <w:szCs w:val="24"/>
        </w:rPr>
        <w:t xml:space="preserve"> Die SPE ist als </w:t>
      </w:r>
      <w:r w:rsidRPr="5009833A">
        <w:rPr>
          <w:rFonts w:ascii="Arial" w:eastAsia="Arial" w:hAnsi="Arial" w:cs="Arial"/>
          <w:i/>
          <w:iCs/>
          <w:color w:val="000000" w:themeColor="text1"/>
          <w:sz w:val="24"/>
          <w:szCs w:val="24"/>
        </w:rPr>
        <w:t xml:space="preserve">Client </w:t>
      </w:r>
      <w:r w:rsidRPr="5009833A">
        <w:rPr>
          <w:rFonts w:ascii="Arial" w:eastAsia="Arial" w:hAnsi="Arial" w:cs="Arial"/>
          <w:color w:val="000000" w:themeColor="text1"/>
          <w:sz w:val="24"/>
          <w:szCs w:val="24"/>
        </w:rPr>
        <w:t xml:space="preserve">angemeldet und befindet sich mit dem technischen Admin in einem </w:t>
      </w:r>
      <w:r w:rsidRPr="5009833A">
        <w:rPr>
          <w:rFonts w:ascii="Arial" w:eastAsia="Arial" w:hAnsi="Arial" w:cs="Arial"/>
          <w:i/>
          <w:iCs/>
          <w:color w:val="000000" w:themeColor="text1"/>
          <w:sz w:val="24"/>
          <w:szCs w:val="24"/>
        </w:rPr>
        <w:t>Realm</w:t>
      </w:r>
      <w:r w:rsidRPr="5009833A">
        <w:rPr>
          <w:rFonts w:ascii="Arial" w:eastAsia="Arial" w:hAnsi="Arial" w:cs="Arial"/>
          <w:color w:val="000000" w:themeColor="text1"/>
          <w:sz w:val="24"/>
          <w:szCs w:val="24"/>
        </w:rPr>
        <w:t>, welches nicht der master-</w:t>
      </w:r>
      <w:proofErr w:type="spellStart"/>
      <w:r w:rsidRPr="5009833A">
        <w:rPr>
          <w:rFonts w:ascii="Arial" w:eastAsia="Arial" w:hAnsi="Arial" w:cs="Arial"/>
          <w:color w:val="000000" w:themeColor="text1"/>
          <w:sz w:val="24"/>
          <w:szCs w:val="24"/>
        </w:rPr>
        <w:t>realm</w:t>
      </w:r>
      <w:proofErr w:type="spellEnd"/>
      <w:r w:rsidRPr="5009833A">
        <w:rPr>
          <w:rFonts w:ascii="Arial" w:eastAsia="Arial" w:hAnsi="Arial" w:cs="Arial"/>
          <w:color w:val="000000" w:themeColor="text1"/>
          <w:sz w:val="24"/>
          <w:szCs w:val="24"/>
        </w:rPr>
        <w:t xml:space="preserve"> ist. </w:t>
      </w:r>
    </w:p>
    <w:p w14:paraId="4EDCA3F4" w14:textId="49506156" w:rsidR="5F13D769" w:rsidRDefault="0A5423C9" w:rsidP="14E92987">
      <w:pPr>
        <w:spacing w:line="360" w:lineRule="auto"/>
        <w:rPr>
          <w:rFonts w:ascii="Arial" w:eastAsia="Arial" w:hAnsi="Arial" w:cs="Arial"/>
          <w:color w:val="000000" w:themeColor="text1"/>
          <w:sz w:val="24"/>
          <w:szCs w:val="24"/>
        </w:rPr>
      </w:pPr>
      <w:r w:rsidRPr="5009833A">
        <w:rPr>
          <w:rFonts w:ascii="Arial" w:eastAsia="Arial" w:hAnsi="Arial" w:cs="Arial"/>
          <w:color w:val="000000" w:themeColor="text1"/>
          <w:sz w:val="24"/>
          <w:szCs w:val="24"/>
        </w:rPr>
        <w:t>Jedoch ist dies in Keycloak nicht möglich, weil nur im master-</w:t>
      </w:r>
      <w:proofErr w:type="spellStart"/>
      <w:r w:rsidRPr="5009833A">
        <w:rPr>
          <w:rFonts w:ascii="Arial" w:eastAsia="Arial" w:hAnsi="Arial" w:cs="Arial"/>
          <w:color w:val="000000" w:themeColor="text1"/>
          <w:sz w:val="24"/>
          <w:szCs w:val="24"/>
        </w:rPr>
        <w:t>realm</w:t>
      </w:r>
      <w:proofErr w:type="spellEnd"/>
      <w:r w:rsidRPr="5009833A">
        <w:rPr>
          <w:rFonts w:ascii="Arial" w:eastAsia="Arial" w:hAnsi="Arial" w:cs="Arial"/>
          <w:color w:val="000000" w:themeColor="text1"/>
          <w:sz w:val="24"/>
          <w:szCs w:val="24"/>
        </w:rPr>
        <w:t xml:space="preserve"> der </w:t>
      </w:r>
      <w:r w:rsidRPr="5009833A">
        <w:rPr>
          <w:rFonts w:ascii="Arial" w:eastAsia="Arial" w:hAnsi="Arial" w:cs="Arial"/>
          <w:i/>
          <w:iCs/>
          <w:color w:val="000000" w:themeColor="text1"/>
          <w:sz w:val="24"/>
          <w:szCs w:val="24"/>
        </w:rPr>
        <w:t xml:space="preserve">Admin </w:t>
      </w:r>
      <w:r w:rsidRPr="5009833A">
        <w:rPr>
          <w:rFonts w:ascii="Arial" w:eastAsia="Arial" w:hAnsi="Arial" w:cs="Arial"/>
          <w:color w:val="000000" w:themeColor="text1"/>
          <w:sz w:val="24"/>
          <w:szCs w:val="24"/>
        </w:rPr>
        <w:t xml:space="preserve">in der SPE andere Realms verwalten kann. </w:t>
      </w:r>
    </w:p>
    <w:p w14:paraId="1693A140" w14:textId="2D64C956" w:rsidR="5F13D769" w:rsidRDefault="5F8C26EE" w:rsidP="14E92987">
      <w:pPr>
        <w:spacing w:line="360" w:lineRule="auto"/>
        <w:rPr>
          <w:rFonts w:ascii="Arial" w:eastAsia="Arial" w:hAnsi="Arial" w:cs="Arial"/>
          <w:color w:val="000000" w:themeColor="text1"/>
          <w:sz w:val="24"/>
          <w:szCs w:val="24"/>
        </w:rPr>
      </w:pPr>
      <w:r w:rsidRPr="14E92987">
        <w:rPr>
          <w:rFonts w:ascii="Arial" w:eastAsia="Arial" w:hAnsi="Arial" w:cs="Arial"/>
          <w:color w:val="000000" w:themeColor="text1"/>
          <w:sz w:val="24"/>
          <w:szCs w:val="24"/>
        </w:rPr>
        <w:t xml:space="preserve">Dies wurde getestet, indem man sich als Admin in Keycloak anmeldete </w:t>
      </w:r>
      <w:r w:rsidR="680CCEF5" w:rsidRPr="14E92987">
        <w:rPr>
          <w:rFonts w:ascii="Arial" w:eastAsia="Arial" w:hAnsi="Arial" w:cs="Arial"/>
          <w:color w:val="000000" w:themeColor="text1"/>
          <w:sz w:val="24"/>
          <w:szCs w:val="24"/>
        </w:rPr>
        <w:t xml:space="preserve">und die Berechtigungen verglich, die man als </w:t>
      </w:r>
      <w:r w:rsidR="44E3C938" w:rsidRPr="14E92987">
        <w:rPr>
          <w:rFonts w:ascii="Arial" w:eastAsia="Arial" w:hAnsi="Arial" w:cs="Arial"/>
          <w:i/>
          <w:iCs/>
          <w:color w:val="000000" w:themeColor="text1"/>
          <w:sz w:val="24"/>
          <w:szCs w:val="24"/>
        </w:rPr>
        <w:t xml:space="preserve">Admin </w:t>
      </w:r>
      <w:r w:rsidR="680CCEF5" w:rsidRPr="14E92987">
        <w:rPr>
          <w:rFonts w:ascii="Arial" w:eastAsia="Arial" w:hAnsi="Arial" w:cs="Arial"/>
          <w:color w:val="000000" w:themeColor="text1"/>
          <w:sz w:val="24"/>
          <w:szCs w:val="24"/>
        </w:rPr>
        <w:t>im Master-</w:t>
      </w:r>
      <w:proofErr w:type="spellStart"/>
      <w:r w:rsidR="680CCEF5" w:rsidRPr="14E92987">
        <w:rPr>
          <w:rFonts w:ascii="Arial" w:eastAsia="Arial" w:hAnsi="Arial" w:cs="Arial"/>
          <w:color w:val="000000" w:themeColor="text1"/>
          <w:sz w:val="24"/>
          <w:szCs w:val="24"/>
        </w:rPr>
        <w:t>realm</w:t>
      </w:r>
      <w:proofErr w:type="spellEnd"/>
      <w:r w:rsidR="680CCEF5" w:rsidRPr="14E92987">
        <w:rPr>
          <w:rFonts w:ascii="Arial" w:eastAsia="Arial" w:hAnsi="Arial" w:cs="Arial"/>
          <w:color w:val="000000" w:themeColor="text1"/>
          <w:sz w:val="24"/>
          <w:szCs w:val="24"/>
        </w:rPr>
        <w:t xml:space="preserve"> und in einem Nicht-Master Realm hat.</w:t>
      </w:r>
    </w:p>
    <w:p w14:paraId="33EE5BD6" w14:textId="5274278D" w:rsidR="5F13D769" w:rsidRDefault="5AA3C158" w:rsidP="14E92987">
      <w:pPr>
        <w:spacing w:line="360" w:lineRule="auto"/>
        <w:rPr>
          <w:rFonts w:ascii="Arial" w:eastAsia="Arial" w:hAnsi="Arial" w:cs="Arial"/>
          <w:color w:val="000000" w:themeColor="text1"/>
          <w:sz w:val="24"/>
          <w:szCs w:val="24"/>
        </w:rPr>
      </w:pPr>
      <w:r w:rsidRPr="14E92987">
        <w:rPr>
          <w:rFonts w:ascii="Arial" w:eastAsia="Arial" w:hAnsi="Arial" w:cs="Arial"/>
          <w:color w:val="000000" w:themeColor="text1"/>
          <w:sz w:val="24"/>
          <w:szCs w:val="24"/>
        </w:rPr>
        <w:t>Man stellte fest, dass im Master-Realm es Rollenberechtigungen für andere,</w:t>
      </w:r>
      <w:r w:rsidR="5954AA5B" w:rsidRPr="14E92987">
        <w:rPr>
          <w:rFonts w:ascii="Arial" w:eastAsia="Arial" w:hAnsi="Arial" w:cs="Arial"/>
          <w:color w:val="000000" w:themeColor="text1"/>
          <w:sz w:val="24"/>
          <w:szCs w:val="24"/>
        </w:rPr>
        <w:t xml:space="preserve"> </w:t>
      </w:r>
      <w:r w:rsidRPr="14E92987">
        <w:rPr>
          <w:rFonts w:ascii="Arial" w:eastAsia="Arial" w:hAnsi="Arial" w:cs="Arial"/>
          <w:color w:val="000000" w:themeColor="text1"/>
          <w:sz w:val="24"/>
          <w:szCs w:val="24"/>
        </w:rPr>
        <w:t>erstellte Realms gab. In einem Nicht-Master-Realm fand man jedoch nur B</w:t>
      </w:r>
      <w:r w:rsidR="3CF0C173" w:rsidRPr="14E92987">
        <w:rPr>
          <w:rFonts w:ascii="Arial" w:eastAsia="Arial" w:hAnsi="Arial" w:cs="Arial"/>
          <w:color w:val="000000" w:themeColor="text1"/>
          <w:sz w:val="24"/>
          <w:szCs w:val="24"/>
        </w:rPr>
        <w:t>e</w:t>
      </w:r>
      <w:r w:rsidRPr="14E92987">
        <w:rPr>
          <w:rFonts w:ascii="Arial" w:eastAsia="Arial" w:hAnsi="Arial" w:cs="Arial"/>
          <w:color w:val="000000" w:themeColor="text1"/>
          <w:sz w:val="24"/>
          <w:szCs w:val="24"/>
        </w:rPr>
        <w:t xml:space="preserve">rechtigungen, die </w:t>
      </w:r>
      <w:r w:rsidR="6474BF9E" w:rsidRPr="14E92987">
        <w:rPr>
          <w:rFonts w:ascii="Arial" w:eastAsia="Arial" w:hAnsi="Arial" w:cs="Arial"/>
          <w:color w:val="000000" w:themeColor="text1"/>
          <w:sz w:val="24"/>
          <w:szCs w:val="24"/>
        </w:rPr>
        <w:t>im eigenen Realm zulässig sind.</w:t>
      </w:r>
    </w:p>
    <w:p w14:paraId="5B8F1C7E" w14:textId="585EF9CC" w:rsidR="5F13D769" w:rsidRDefault="0A5423C9" w:rsidP="5009833A">
      <w:pPr>
        <w:spacing w:line="360" w:lineRule="auto"/>
        <w:rPr>
          <w:rFonts w:ascii="Arial" w:eastAsia="Arial" w:hAnsi="Arial" w:cs="Arial"/>
          <w:color w:val="000000" w:themeColor="text1"/>
          <w:sz w:val="24"/>
          <w:szCs w:val="24"/>
        </w:rPr>
      </w:pPr>
      <w:r w:rsidRPr="5009833A">
        <w:rPr>
          <w:rFonts w:ascii="Arial" w:eastAsia="Arial" w:hAnsi="Arial" w:cs="Arial"/>
          <w:color w:val="000000" w:themeColor="text1"/>
          <w:sz w:val="24"/>
          <w:szCs w:val="24"/>
        </w:rPr>
        <w:t>Die erste Möglichkeit entfällt als Lösungsansatz damit also.</w:t>
      </w:r>
    </w:p>
    <w:p w14:paraId="606A5D55" w14:textId="40CBFD8B" w:rsidR="5F13D769" w:rsidRDefault="5F13D769" w:rsidP="5009833A">
      <w:pPr>
        <w:spacing w:line="360" w:lineRule="auto"/>
        <w:rPr>
          <w:rFonts w:ascii="Arial" w:eastAsia="Arial" w:hAnsi="Arial" w:cs="Arial"/>
          <w:color w:val="000000" w:themeColor="text1"/>
          <w:sz w:val="24"/>
          <w:szCs w:val="24"/>
        </w:rPr>
      </w:pPr>
    </w:p>
    <w:p w14:paraId="1CE78F2D" w14:textId="3F40C2E8" w:rsidR="5F13D769" w:rsidRDefault="0A5423C9" w:rsidP="5009833A">
      <w:pPr>
        <w:spacing w:line="360" w:lineRule="auto"/>
      </w:pPr>
      <w:r>
        <w:rPr>
          <w:noProof/>
        </w:rPr>
        <w:drawing>
          <wp:inline distT="0" distB="0" distL="0" distR="0" wp14:anchorId="369307F2" wp14:editId="06419DC2">
            <wp:extent cx="5152074" cy="3017520"/>
            <wp:effectExtent l="0" t="0" r="0" b="0"/>
            <wp:docPr id="2023716666" name="Picture 2023716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716666"/>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162279" cy="3023497"/>
                    </a:xfrm>
                    <a:prstGeom prst="rect">
                      <a:avLst/>
                    </a:prstGeom>
                  </pic:spPr>
                </pic:pic>
              </a:graphicData>
            </a:graphic>
          </wp:inline>
        </w:drawing>
      </w:r>
    </w:p>
    <w:p w14:paraId="49F37666" w14:textId="63D8222C" w:rsidR="5F13D769" w:rsidRDefault="00C7579B" w:rsidP="00C7579B">
      <w:pPr>
        <w:pStyle w:val="Beschriftung"/>
        <w:rPr>
          <w:rFonts w:ascii="Arial" w:eastAsia="Arial" w:hAnsi="Arial" w:cs="Arial"/>
        </w:rPr>
      </w:pPr>
      <w:bookmarkStart w:id="136" w:name="_Toc170488545"/>
      <w:r>
        <w:t xml:space="preserve">Abbildung </w:t>
      </w:r>
      <w:fldSimple w:instr=" SEQ Abbildung \* ARABIC ">
        <w:r w:rsidR="00667C61">
          <w:rPr>
            <w:noProof/>
          </w:rPr>
          <w:t>17</w:t>
        </w:r>
      </w:fldSimple>
      <w:r>
        <w:t xml:space="preserve">: </w:t>
      </w:r>
      <w:r w:rsidRPr="00F949FA">
        <w:t>Erster Lösungsansatz. Diesen umzusetzen ist, ist in Keycloak nicht möglich.</w:t>
      </w:r>
      <w:bookmarkEnd w:id="136"/>
    </w:p>
    <w:p w14:paraId="21ABD4F7" w14:textId="1FA40763" w:rsidR="5F13D769" w:rsidRDefault="5F13D769" w:rsidP="5F13D769">
      <w:pPr>
        <w:spacing w:line="360" w:lineRule="auto"/>
      </w:pPr>
    </w:p>
    <w:p w14:paraId="6BBC03BE" w14:textId="07DFCC52" w:rsidR="0A5423C9" w:rsidRDefault="0A5423C9" w:rsidP="14E92987">
      <w:pPr>
        <w:spacing w:line="360" w:lineRule="auto"/>
        <w:rPr>
          <w:rFonts w:ascii="Arial" w:eastAsia="Arial" w:hAnsi="Arial" w:cs="Arial"/>
          <w:color w:val="000000" w:themeColor="text1"/>
          <w:sz w:val="24"/>
          <w:szCs w:val="24"/>
        </w:rPr>
      </w:pPr>
      <w:r w:rsidRPr="14E92987">
        <w:rPr>
          <w:rFonts w:ascii="Arial" w:eastAsia="Arial" w:hAnsi="Arial" w:cs="Arial"/>
          <w:b/>
          <w:bCs/>
          <w:color w:val="000000" w:themeColor="text1"/>
          <w:sz w:val="24"/>
          <w:szCs w:val="24"/>
        </w:rPr>
        <w:t xml:space="preserve">2. Möglichkeit: </w:t>
      </w:r>
      <w:r w:rsidRPr="14E92987">
        <w:rPr>
          <w:rFonts w:ascii="Arial" w:eastAsia="Arial" w:hAnsi="Arial" w:cs="Arial"/>
          <w:color w:val="000000" w:themeColor="text1"/>
          <w:sz w:val="24"/>
          <w:szCs w:val="24"/>
        </w:rPr>
        <w:t>Die SPE, die als Client registriert ist und der technische Admin befinden sich im master-</w:t>
      </w:r>
      <w:proofErr w:type="spellStart"/>
      <w:r w:rsidRPr="14E92987">
        <w:rPr>
          <w:rFonts w:ascii="Arial" w:eastAsia="Arial" w:hAnsi="Arial" w:cs="Arial"/>
          <w:color w:val="000000" w:themeColor="text1"/>
          <w:sz w:val="24"/>
          <w:szCs w:val="24"/>
        </w:rPr>
        <w:t>realm</w:t>
      </w:r>
      <w:proofErr w:type="spellEnd"/>
      <w:r w:rsidRPr="14E92987">
        <w:rPr>
          <w:rFonts w:ascii="Arial" w:eastAsia="Arial" w:hAnsi="Arial" w:cs="Arial"/>
          <w:color w:val="000000" w:themeColor="text1"/>
          <w:sz w:val="24"/>
          <w:szCs w:val="24"/>
        </w:rPr>
        <w:t xml:space="preserve">, womit diese Lösung in Keycloak realisierbar ist. </w:t>
      </w:r>
      <w:r w:rsidR="723D5D4F" w:rsidRPr="14E92987">
        <w:rPr>
          <w:rFonts w:ascii="Arial" w:eastAsia="Arial" w:hAnsi="Arial" w:cs="Arial"/>
          <w:color w:val="000000" w:themeColor="text1"/>
          <w:sz w:val="24"/>
          <w:szCs w:val="24"/>
        </w:rPr>
        <w:t>Diese Lösung setzt nur voraus, dass die SPE mit dem technischen Admin im master-</w:t>
      </w:r>
      <w:proofErr w:type="spellStart"/>
      <w:r w:rsidR="723D5D4F" w:rsidRPr="14E92987">
        <w:rPr>
          <w:rFonts w:ascii="Arial" w:eastAsia="Arial" w:hAnsi="Arial" w:cs="Arial"/>
          <w:color w:val="000000" w:themeColor="text1"/>
          <w:sz w:val="24"/>
          <w:szCs w:val="24"/>
        </w:rPr>
        <w:t>realm</w:t>
      </w:r>
      <w:proofErr w:type="spellEnd"/>
      <w:r w:rsidR="723D5D4F" w:rsidRPr="14E92987">
        <w:rPr>
          <w:rFonts w:ascii="Arial" w:eastAsia="Arial" w:hAnsi="Arial" w:cs="Arial"/>
          <w:color w:val="000000" w:themeColor="text1"/>
          <w:sz w:val="24"/>
          <w:szCs w:val="24"/>
        </w:rPr>
        <w:t xml:space="preserve"> sein müssen.</w:t>
      </w:r>
    </w:p>
    <w:p w14:paraId="5057147D" w14:textId="19FE63E3" w:rsidR="5F13D769" w:rsidRDefault="5F13D769" w:rsidP="5009833A">
      <w:pPr>
        <w:spacing w:line="360" w:lineRule="auto"/>
        <w:rPr>
          <w:rFonts w:ascii="Arial" w:eastAsia="Arial" w:hAnsi="Arial" w:cs="Arial"/>
          <w:color w:val="000000" w:themeColor="text1"/>
          <w:sz w:val="24"/>
          <w:szCs w:val="24"/>
        </w:rPr>
      </w:pPr>
    </w:p>
    <w:p w14:paraId="2405743C" w14:textId="5A18BD4F" w:rsidR="5F13D769" w:rsidRDefault="0A5423C9" w:rsidP="14E92987">
      <w:pPr>
        <w:spacing w:line="360" w:lineRule="auto"/>
        <w:jc w:val="center"/>
      </w:pPr>
      <w:r>
        <w:rPr>
          <w:noProof/>
        </w:rPr>
        <w:drawing>
          <wp:inline distT="0" distB="0" distL="0" distR="0" wp14:anchorId="0344787D" wp14:editId="38E0F783">
            <wp:extent cx="5768894" cy="3474776"/>
            <wp:effectExtent l="0" t="0" r="0" b="0"/>
            <wp:docPr id="13301046" name="Picture 1330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1046"/>
                    <pic:cNvPicPr/>
                  </pic:nvPicPr>
                  <pic:blipFill>
                    <a:blip r:embed="rId97">
                      <a:extLst>
                        <a:ext uri="{28A0092B-C50C-407E-A947-70E740481C1C}">
                          <a14:useLocalDpi xmlns:a14="http://schemas.microsoft.com/office/drawing/2010/main" val="0"/>
                        </a:ext>
                      </a:extLst>
                    </a:blip>
                    <a:stretch>
                      <a:fillRect/>
                    </a:stretch>
                  </pic:blipFill>
                  <pic:spPr>
                    <a:xfrm>
                      <a:off x="0" y="0"/>
                      <a:ext cx="5768894" cy="3474776"/>
                    </a:xfrm>
                    <a:prstGeom prst="rect">
                      <a:avLst/>
                    </a:prstGeom>
                  </pic:spPr>
                </pic:pic>
              </a:graphicData>
            </a:graphic>
          </wp:inline>
        </w:drawing>
      </w:r>
    </w:p>
    <w:p w14:paraId="424CF3B9" w14:textId="4F6EE309" w:rsidR="5F13D769" w:rsidRDefault="00C7579B" w:rsidP="00C7579B">
      <w:pPr>
        <w:pStyle w:val="Beschriftung"/>
        <w:rPr>
          <w:rFonts w:ascii="Arial" w:eastAsia="Arial" w:hAnsi="Arial" w:cs="Arial"/>
        </w:rPr>
      </w:pPr>
      <w:bookmarkStart w:id="137" w:name="_Toc170488546"/>
      <w:r>
        <w:t xml:space="preserve">Abbildung </w:t>
      </w:r>
      <w:fldSimple w:instr=" SEQ Abbildung \* ARABIC ">
        <w:r w:rsidR="00667C61">
          <w:rPr>
            <w:noProof/>
          </w:rPr>
          <w:t>18</w:t>
        </w:r>
      </w:fldSimple>
      <w:r>
        <w:t xml:space="preserve">: </w:t>
      </w:r>
      <w:r w:rsidRPr="004B51D4">
        <w:t>Zweiter Lösungsansatz. Diesen umzusetzen ist, ist in Keycloak möglich.</w:t>
      </w:r>
      <w:bookmarkEnd w:id="137"/>
    </w:p>
    <w:p w14:paraId="300BED47" w14:textId="5CF5DAF9" w:rsidR="5F13D769" w:rsidRDefault="5F13D769" w:rsidP="5F13D769">
      <w:pPr>
        <w:spacing w:line="360" w:lineRule="auto"/>
      </w:pPr>
    </w:p>
    <w:p w14:paraId="5EEBF935" w14:textId="4A8CAD78" w:rsidR="5F13D769" w:rsidRDefault="0A5423C9" w:rsidP="5009833A">
      <w:pPr>
        <w:spacing w:line="360" w:lineRule="auto"/>
        <w:rPr>
          <w:rFonts w:ascii="Arial" w:eastAsia="Arial" w:hAnsi="Arial" w:cs="Arial"/>
          <w:sz w:val="24"/>
          <w:szCs w:val="24"/>
        </w:rPr>
      </w:pPr>
      <w:r w:rsidRPr="5009833A">
        <w:rPr>
          <w:rFonts w:ascii="Arial" w:eastAsia="Arial" w:hAnsi="Arial" w:cs="Arial"/>
          <w:b/>
          <w:bCs/>
          <w:sz w:val="24"/>
          <w:szCs w:val="24"/>
        </w:rPr>
        <w:t xml:space="preserve">3. Möglichkeit: </w:t>
      </w:r>
      <w:r w:rsidRPr="5009833A">
        <w:rPr>
          <w:rFonts w:ascii="Arial" w:eastAsia="Arial" w:hAnsi="Arial" w:cs="Arial"/>
          <w:sz w:val="24"/>
          <w:szCs w:val="24"/>
        </w:rPr>
        <w:t>Der technische Admin befindet sich im master-</w:t>
      </w:r>
      <w:proofErr w:type="spellStart"/>
      <w:r w:rsidRPr="5009833A">
        <w:rPr>
          <w:rFonts w:ascii="Arial" w:eastAsia="Arial" w:hAnsi="Arial" w:cs="Arial"/>
          <w:sz w:val="24"/>
          <w:szCs w:val="24"/>
        </w:rPr>
        <w:t>realm</w:t>
      </w:r>
      <w:proofErr w:type="spellEnd"/>
      <w:r w:rsidRPr="5009833A">
        <w:rPr>
          <w:rFonts w:ascii="Arial" w:eastAsia="Arial" w:hAnsi="Arial" w:cs="Arial"/>
          <w:sz w:val="24"/>
          <w:szCs w:val="24"/>
        </w:rPr>
        <w:t xml:space="preserve">, die als Client registrierte SPE in einem anderem. Diese Lösung hat den Nachteil, dass man je einem Realm eine JSON-Datei herunterladen muss. In Keycloak sind die Realms nämlich mitsamt Client und User als JSON-Datei herunterladbar, wobei alle </w:t>
      </w:r>
      <w:proofErr w:type="spellStart"/>
      <w:r w:rsidRPr="5009833A">
        <w:rPr>
          <w:rFonts w:ascii="Arial" w:eastAsia="Arial" w:hAnsi="Arial" w:cs="Arial"/>
          <w:sz w:val="24"/>
          <w:szCs w:val="24"/>
        </w:rPr>
        <w:t>realms</w:t>
      </w:r>
      <w:proofErr w:type="spellEnd"/>
      <w:r w:rsidRPr="5009833A">
        <w:rPr>
          <w:rFonts w:ascii="Arial" w:eastAsia="Arial" w:hAnsi="Arial" w:cs="Arial"/>
          <w:sz w:val="24"/>
          <w:szCs w:val="24"/>
        </w:rPr>
        <w:t xml:space="preserve"> dann sich in einer JSON-Datei befinden. Da in dieser jedoch mehrere JSON-Dateien erzeugt werden, wird die Anzahl an Dateien erhöht, die man mühsam verwalten muss. Es ist nicht zu empfehlen, diese Lösung umzusetzen.</w:t>
      </w:r>
    </w:p>
    <w:p w14:paraId="155A6057" w14:textId="25EBFDF4" w:rsidR="5F13D769" w:rsidRDefault="5F13D769" w:rsidP="5009833A">
      <w:pPr>
        <w:spacing w:line="360" w:lineRule="auto"/>
        <w:rPr>
          <w:rFonts w:ascii="Arial" w:eastAsia="Arial" w:hAnsi="Arial" w:cs="Arial"/>
          <w:b/>
          <w:bCs/>
          <w:sz w:val="24"/>
          <w:szCs w:val="24"/>
        </w:rPr>
      </w:pPr>
    </w:p>
    <w:p w14:paraId="18CDFD00" w14:textId="7FCB196D" w:rsidR="5F13D769" w:rsidRDefault="0A5423C9" w:rsidP="5F13D769">
      <w:pPr>
        <w:spacing w:line="360" w:lineRule="auto"/>
      </w:pPr>
      <w:r>
        <w:rPr>
          <w:noProof/>
        </w:rPr>
        <w:drawing>
          <wp:inline distT="0" distB="0" distL="0" distR="0" wp14:anchorId="3E58700D" wp14:editId="403605DF">
            <wp:extent cx="5323610" cy="3206567"/>
            <wp:effectExtent l="0" t="0" r="0" b="0"/>
            <wp:docPr id="119370803" name="Picture 11937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70803"/>
                    <pic:cNvPicPr/>
                  </pic:nvPicPr>
                  <pic:blipFill>
                    <a:blip r:embed="rId98">
                      <a:extLst>
                        <a:ext uri="{28A0092B-C50C-407E-A947-70E740481C1C}">
                          <a14:useLocalDpi xmlns:a14="http://schemas.microsoft.com/office/drawing/2010/main" val="0"/>
                        </a:ext>
                      </a:extLst>
                    </a:blip>
                    <a:stretch>
                      <a:fillRect/>
                    </a:stretch>
                  </pic:blipFill>
                  <pic:spPr>
                    <a:xfrm>
                      <a:off x="0" y="0"/>
                      <a:ext cx="5323610" cy="3206567"/>
                    </a:xfrm>
                    <a:prstGeom prst="rect">
                      <a:avLst/>
                    </a:prstGeom>
                  </pic:spPr>
                </pic:pic>
              </a:graphicData>
            </a:graphic>
          </wp:inline>
        </w:drawing>
      </w:r>
    </w:p>
    <w:p w14:paraId="5F8894E8" w14:textId="0E4D2092" w:rsidR="14E92987" w:rsidRDefault="14E92987" w:rsidP="14E92987">
      <w:pPr>
        <w:spacing w:line="360" w:lineRule="auto"/>
        <w:rPr>
          <w:rFonts w:ascii="Arial" w:eastAsia="Arial" w:hAnsi="Arial" w:cs="Arial"/>
        </w:rPr>
      </w:pPr>
    </w:p>
    <w:p w14:paraId="61453519" w14:textId="6D30A905" w:rsidR="5F13D769" w:rsidRDefault="00C7579B" w:rsidP="00C7579B">
      <w:pPr>
        <w:pStyle w:val="Beschriftung"/>
        <w:rPr>
          <w:rFonts w:ascii="Arial" w:eastAsia="Arial" w:hAnsi="Arial" w:cs="Arial"/>
        </w:rPr>
      </w:pPr>
      <w:bookmarkStart w:id="138" w:name="_Toc170488547"/>
      <w:r>
        <w:t xml:space="preserve">Abbildung </w:t>
      </w:r>
      <w:fldSimple w:instr=" SEQ Abbildung \* ARABIC ">
        <w:r w:rsidR="00667C61">
          <w:rPr>
            <w:noProof/>
          </w:rPr>
          <w:t>19</w:t>
        </w:r>
      </w:fldSimple>
      <w:r>
        <w:t xml:space="preserve">: </w:t>
      </w:r>
      <w:r w:rsidRPr="00F3681C">
        <w:t>Dritter Lösungsansatz. Diesen umzusetzen ist, ist in Keycloak möglich, jedoch besteht der Nachteil, dass beim mehrere JSON-Dateien entstehen, wenn der Benutzer die Realms als JSON-Datei herunterladen will.</w:t>
      </w:r>
      <w:bookmarkEnd w:id="138"/>
    </w:p>
    <w:p w14:paraId="1945B2E9" w14:textId="4371CC8A" w:rsidR="5F13D769" w:rsidRDefault="5F13D769" w:rsidP="5009833A">
      <w:pPr>
        <w:spacing w:line="360" w:lineRule="auto"/>
        <w:rPr>
          <w:rFonts w:ascii="Arial" w:eastAsia="Arial" w:hAnsi="Arial" w:cs="Arial"/>
          <w:b/>
          <w:bCs/>
          <w:sz w:val="24"/>
          <w:szCs w:val="24"/>
        </w:rPr>
      </w:pPr>
    </w:p>
    <w:p w14:paraId="23722A3F" w14:textId="0A5EFA7D" w:rsidR="50052285" w:rsidRDefault="2F2F1BCE" w:rsidP="2F2F1BCE">
      <w:pPr>
        <w:pStyle w:val="berschrift1"/>
      </w:pPr>
      <w:bookmarkStart w:id="139" w:name="_Toc1878443178"/>
      <w:bookmarkStart w:id="140" w:name="_Toc1734271826"/>
      <w:bookmarkStart w:id="141" w:name="_Toc170488876"/>
      <w:r>
        <w:t xml:space="preserve">6. </w:t>
      </w:r>
      <w:r w:rsidR="03F895E8">
        <w:t>Umsetzung der Lösung</w:t>
      </w:r>
      <w:bookmarkEnd w:id="139"/>
      <w:bookmarkEnd w:id="140"/>
      <w:bookmarkEnd w:id="141"/>
    </w:p>
    <w:p w14:paraId="2C0FAFAE" w14:textId="1A240B35" w:rsidR="14E92987" w:rsidRDefault="14E92987" w:rsidP="14E92987"/>
    <w:p w14:paraId="22C4A4EA" w14:textId="42D71980" w:rsidR="103EF98B" w:rsidRDefault="103EF98B" w:rsidP="14E92987">
      <w:pPr>
        <w:spacing w:line="360" w:lineRule="auto"/>
        <w:rPr>
          <w:rFonts w:ascii="Arial" w:eastAsia="Arial" w:hAnsi="Arial" w:cs="Arial"/>
          <w:sz w:val="24"/>
          <w:szCs w:val="24"/>
        </w:rPr>
      </w:pPr>
      <w:r w:rsidRPr="14E92987">
        <w:rPr>
          <w:rFonts w:ascii="Arial" w:eastAsia="Arial" w:hAnsi="Arial" w:cs="Arial"/>
          <w:sz w:val="24"/>
          <w:szCs w:val="24"/>
        </w:rPr>
        <w:t>Nachdem die Lösungsansätze getestet wurden, wurde eine Reihe an User Stories in Jira angelegt:</w:t>
      </w:r>
    </w:p>
    <w:p w14:paraId="7FC2882E" w14:textId="23125390" w:rsidR="14E92987" w:rsidRDefault="14E92987" w:rsidP="14E92987">
      <w:pPr>
        <w:pStyle w:val="Listenabsatz"/>
        <w:spacing w:line="360" w:lineRule="auto"/>
        <w:rPr>
          <w:rFonts w:ascii="Arial" w:eastAsia="Arial" w:hAnsi="Arial" w:cs="Arial"/>
          <w:sz w:val="24"/>
          <w:szCs w:val="24"/>
        </w:rPr>
      </w:pPr>
    </w:p>
    <w:p w14:paraId="5DFB7777" w14:textId="57620BD5" w:rsidR="103EF98B" w:rsidRDefault="103EF98B" w:rsidP="14E92987">
      <w:pPr>
        <w:pStyle w:val="Listenabsatz"/>
        <w:numPr>
          <w:ilvl w:val="1"/>
          <w:numId w:val="39"/>
        </w:numPr>
        <w:spacing w:line="360" w:lineRule="auto"/>
        <w:rPr>
          <w:rFonts w:ascii="Arial" w:eastAsia="Arial" w:hAnsi="Arial" w:cs="Arial"/>
          <w:sz w:val="24"/>
          <w:szCs w:val="24"/>
        </w:rPr>
      </w:pPr>
      <w:r w:rsidRPr="14E92987">
        <w:rPr>
          <w:rFonts w:ascii="Arial" w:eastAsia="Arial" w:hAnsi="Arial" w:cs="Arial"/>
          <w:sz w:val="24"/>
          <w:szCs w:val="24"/>
        </w:rPr>
        <w:t xml:space="preserve">DT-68: </w:t>
      </w:r>
      <w:proofErr w:type="spellStart"/>
      <w:r w:rsidRPr="14E92987">
        <w:rPr>
          <w:rFonts w:ascii="Arial" w:eastAsia="Arial" w:hAnsi="Arial" w:cs="Arial"/>
          <w:sz w:val="24"/>
          <w:szCs w:val="24"/>
        </w:rPr>
        <w:t>SuperAdmin</w:t>
      </w:r>
      <w:r w:rsidR="5374F0D3" w:rsidRPr="14E92987">
        <w:rPr>
          <w:rFonts w:ascii="Arial" w:eastAsia="Arial" w:hAnsi="Arial" w:cs="Arial"/>
          <w:sz w:val="24"/>
          <w:szCs w:val="24"/>
        </w:rPr>
        <w:t>Role</w:t>
      </w:r>
      <w:proofErr w:type="spellEnd"/>
    </w:p>
    <w:p w14:paraId="34ACC4E3" w14:textId="79DE3259" w:rsidR="103EF98B" w:rsidRDefault="103EF98B" w:rsidP="14E92987">
      <w:pPr>
        <w:pStyle w:val="Listenabsatz"/>
        <w:numPr>
          <w:ilvl w:val="1"/>
          <w:numId w:val="39"/>
        </w:numPr>
        <w:spacing w:line="360" w:lineRule="auto"/>
        <w:rPr>
          <w:rFonts w:ascii="Arial" w:eastAsia="Arial" w:hAnsi="Arial" w:cs="Arial"/>
          <w:sz w:val="24"/>
          <w:szCs w:val="24"/>
        </w:rPr>
      </w:pPr>
      <w:r w:rsidRPr="14E92987">
        <w:rPr>
          <w:rFonts w:ascii="Arial" w:eastAsia="Arial" w:hAnsi="Arial" w:cs="Arial"/>
          <w:sz w:val="24"/>
          <w:szCs w:val="24"/>
        </w:rPr>
        <w:t xml:space="preserve">DT-69: </w:t>
      </w:r>
      <w:proofErr w:type="spellStart"/>
      <w:r w:rsidRPr="14E92987">
        <w:rPr>
          <w:rFonts w:ascii="Arial" w:eastAsia="Arial" w:hAnsi="Arial" w:cs="Arial"/>
          <w:sz w:val="24"/>
          <w:szCs w:val="24"/>
        </w:rPr>
        <w:t>Customer</w:t>
      </w:r>
      <w:r w:rsidR="554957B0" w:rsidRPr="14E92987">
        <w:rPr>
          <w:rFonts w:ascii="Arial" w:eastAsia="Arial" w:hAnsi="Arial" w:cs="Arial"/>
          <w:sz w:val="24"/>
          <w:szCs w:val="24"/>
        </w:rPr>
        <w:t>AdminRole</w:t>
      </w:r>
      <w:proofErr w:type="spellEnd"/>
    </w:p>
    <w:p w14:paraId="175A572A" w14:textId="2B64C9F4" w:rsidR="103EF98B" w:rsidRDefault="103EF98B" w:rsidP="14E92987">
      <w:pPr>
        <w:pStyle w:val="Listenabsatz"/>
        <w:numPr>
          <w:ilvl w:val="1"/>
          <w:numId w:val="39"/>
        </w:numPr>
        <w:spacing w:line="360" w:lineRule="auto"/>
        <w:rPr>
          <w:rFonts w:ascii="Arial" w:eastAsia="Arial" w:hAnsi="Arial" w:cs="Arial"/>
          <w:sz w:val="24"/>
          <w:szCs w:val="24"/>
        </w:rPr>
      </w:pPr>
      <w:r w:rsidRPr="14E92987">
        <w:rPr>
          <w:rFonts w:ascii="Arial" w:eastAsia="Arial" w:hAnsi="Arial" w:cs="Arial"/>
          <w:sz w:val="24"/>
          <w:szCs w:val="24"/>
        </w:rPr>
        <w:t>DT-70: Technischer Admin</w:t>
      </w:r>
    </w:p>
    <w:p w14:paraId="60C69141" w14:textId="7DE229C7" w:rsidR="103EF98B" w:rsidRDefault="103EF98B" w:rsidP="14E92987">
      <w:pPr>
        <w:pStyle w:val="Listenabsatz"/>
        <w:numPr>
          <w:ilvl w:val="1"/>
          <w:numId w:val="39"/>
        </w:numPr>
        <w:spacing w:line="360" w:lineRule="auto"/>
        <w:rPr>
          <w:rFonts w:ascii="Arial" w:eastAsia="Arial" w:hAnsi="Arial" w:cs="Arial"/>
          <w:sz w:val="24"/>
          <w:szCs w:val="24"/>
        </w:rPr>
      </w:pPr>
      <w:r w:rsidRPr="14E92987">
        <w:rPr>
          <w:rFonts w:ascii="Arial" w:eastAsia="Arial" w:hAnsi="Arial" w:cs="Arial"/>
          <w:sz w:val="24"/>
          <w:szCs w:val="24"/>
        </w:rPr>
        <w:t xml:space="preserve">DT-71: Erkundigung zu </w:t>
      </w:r>
      <w:proofErr w:type="spellStart"/>
      <w:r w:rsidRPr="14E92987">
        <w:rPr>
          <w:rFonts w:ascii="Arial" w:eastAsia="Arial" w:hAnsi="Arial" w:cs="Arial"/>
          <w:sz w:val="24"/>
          <w:szCs w:val="24"/>
        </w:rPr>
        <w:t>Delivery</w:t>
      </w:r>
      <w:proofErr w:type="spellEnd"/>
      <w:r w:rsidRPr="14E92987">
        <w:rPr>
          <w:rFonts w:ascii="Arial" w:eastAsia="Arial" w:hAnsi="Arial" w:cs="Arial"/>
          <w:sz w:val="24"/>
          <w:szCs w:val="24"/>
        </w:rPr>
        <w:t>/</w:t>
      </w:r>
      <w:proofErr w:type="spellStart"/>
      <w:r w:rsidRPr="14E92987">
        <w:rPr>
          <w:rFonts w:ascii="Arial" w:eastAsia="Arial" w:hAnsi="Arial" w:cs="Arial"/>
          <w:sz w:val="24"/>
          <w:szCs w:val="24"/>
        </w:rPr>
        <w:t>Deployment</w:t>
      </w:r>
      <w:proofErr w:type="spellEnd"/>
      <w:r w:rsidRPr="14E92987">
        <w:rPr>
          <w:rFonts w:ascii="Arial" w:eastAsia="Arial" w:hAnsi="Arial" w:cs="Arial"/>
          <w:sz w:val="24"/>
          <w:szCs w:val="24"/>
        </w:rPr>
        <w:t xml:space="preserve"> der SPE</w:t>
      </w:r>
    </w:p>
    <w:p w14:paraId="724DE2F4" w14:textId="242C9ED4" w:rsidR="14E92987" w:rsidRDefault="14E92987" w:rsidP="14E92987">
      <w:pPr>
        <w:pStyle w:val="Listenabsatz"/>
        <w:spacing w:line="360" w:lineRule="auto"/>
        <w:rPr>
          <w:rFonts w:ascii="Arial" w:eastAsia="Arial" w:hAnsi="Arial" w:cs="Arial"/>
          <w:sz w:val="24"/>
          <w:szCs w:val="24"/>
        </w:rPr>
      </w:pPr>
    </w:p>
    <w:p w14:paraId="6F86D1ED" w14:textId="7525B5CD" w:rsidR="103EF98B" w:rsidRDefault="103EF98B" w:rsidP="14E92987">
      <w:pPr>
        <w:spacing w:line="360" w:lineRule="auto"/>
        <w:rPr>
          <w:rFonts w:ascii="Arial" w:eastAsia="Arial" w:hAnsi="Arial" w:cs="Arial"/>
          <w:sz w:val="24"/>
          <w:szCs w:val="24"/>
        </w:rPr>
      </w:pPr>
      <w:r w:rsidRPr="14E92987">
        <w:rPr>
          <w:rFonts w:ascii="Arial" w:eastAsia="Arial" w:hAnsi="Arial" w:cs="Arial"/>
          <w:sz w:val="24"/>
          <w:szCs w:val="24"/>
        </w:rPr>
        <w:t xml:space="preserve">Es wurde geschätzt, dass eine User Story in 2 Wochen abgeschlossen wird. </w:t>
      </w:r>
      <w:r w:rsidR="19B31D23" w:rsidRPr="14E92987">
        <w:rPr>
          <w:rFonts w:ascii="Arial" w:eastAsia="Arial" w:hAnsi="Arial" w:cs="Arial"/>
          <w:sz w:val="24"/>
          <w:szCs w:val="24"/>
        </w:rPr>
        <w:t>Es wurde geplant, dass die 4. User Story in innerhalb einer Woche abgeschlossen sein wird.</w:t>
      </w:r>
    </w:p>
    <w:p w14:paraId="32CD4D36" w14:textId="1C56ED81" w:rsidR="103EF98B" w:rsidRDefault="103EF98B" w:rsidP="14E92987">
      <w:pPr>
        <w:spacing w:line="360" w:lineRule="auto"/>
        <w:rPr>
          <w:rFonts w:ascii="Arial" w:eastAsia="Arial" w:hAnsi="Arial" w:cs="Arial"/>
          <w:sz w:val="24"/>
          <w:szCs w:val="24"/>
        </w:rPr>
      </w:pPr>
      <w:r w:rsidRPr="14E92987">
        <w:rPr>
          <w:rFonts w:ascii="Arial" w:eastAsia="Arial" w:hAnsi="Arial" w:cs="Arial"/>
          <w:sz w:val="24"/>
          <w:szCs w:val="24"/>
        </w:rPr>
        <w:t>Zu jeder User Story wird ein Unittest geschrieben. Unittests dienen in Java dazu, um Codequalität einer vollbrachten User Story, bzw. einer Aufgabe zu validieren. Tests werden in jeder User Story mitbeachtete und einprogrammiert. In der SPE gibt es für die Tests einen eigenen Testordner.</w:t>
      </w:r>
    </w:p>
    <w:p w14:paraId="66D5F35C" w14:textId="18DF83AE" w:rsidR="14E92987" w:rsidRDefault="14E92987" w:rsidP="14E92987"/>
    <w:p w14:paraId="4813B96D" w14:textId="77B3F27D" w:rsidR="50052285" w:rsidRDefault="6EFB90C3" w:rsidP="2F2F1BCE">
      <w:pPr>
        <w:pStyle w:val="berschrift2"/>
      </w:pPr>
      <w:bookmarkStart w:id="142" w:name="_Toc170488877"/>
      <w:r>
        <w:t>6.1</w:t>
      </w:r>
      <w:r w:rsidR="21D26710">
        <w:t xml:space="preserve"> D</w:t>
      </w:r>
      <w:r w:rsidR="52D45CF3">
        <w:t>ie</w:t>
      </w:r>
      <w:r w:rsidR="21D26710">
        <w:t xml:space="preserve"> Super-Admin</w:t>
      </w:r>
      <w:r w:rsidR="4C9FEB7B">
        <w:t>-Role</w:t>
      </w:r>
      <w:bookmarkEnd w:id="142"/>
    </w:p>
    <w:p w14:paraId="68B25C28" w14:textId="573DEE31" w:rsidR="14E92987" w:rsidRDefault="14E92987" w:rsidP="14E92987"/>
    <w:p w14:paraId="421D3069" w14:textId="6B29E71C" w:rsidR="11C88EE4" w:rsidRDefault="11C88EE4" w:rsidP="14E92987">
      <w:pPr>
        <w:spacing w:line="360" w:lineRule="auto"/>
        <w:rPr>
          <w:rFonts w:ascii="Arial" w:eastAsia="Arial" w:hAnsi="Arial" w:cs="Arial"/>
          <w:sz w:val="24"/>
          <w:szCs w:val="24"/>
        </w:rPr>
      </w:pPr>
      <w:r w:rsidRPr="14E92987">
        <w:rPr>
          <w:rFonts w:ascii="Arial" w:eastAsia="Arial" w:hAnsi="Arial" w:cs="Arial"/>
          <w:sz w:val="24"/>
          <w:szCs w:val="24"/>
        </w:rPr>
        <w:t>Bevor auf die Rolle des Super-Admins eingegangen wird, wird erläutert, wie</w:t>
      </w:r>
      <w:r w:rsidR="4FF5A950" w:rsidRPr="14E92987">
        <w:rPr>
          <w:rFonts w:ascii="Arial" w:eastAsia="Arial" w:hAnsi="Arial" w:cs="Arial"/>
          <w:sz w:val="24"/>
          <w:szCs w:val="24"/>
        </w:rPr>
        <w:t xml:space="preserve"> </w:t>
      </w:r>
      <w:r w:rsidR="3ACD0DF2" w:rsidRPr="14E92987">
        <w:rPr>
          <w:rFonts w:ascii="Arial" w:eastAsia="Arial" w:hAnsi="Arial" w:cs="Arial"/>
          <w:sz w:val="24"/>
          <w:szCs w:val="24"/>
        </w:rPr>
        <w:t>die Einzelmandantenfähigkeit</w:t>
      </w:r>
      <w:r w:rsidRPr="14E92987">
        <w:rPr>
          <w:rFonts w:ascii="Arial" w:eastAsia="Arial" w:hAnsi="Arial" w:cs="Arial"/>
          <w:sz w:val="24"/>
          <w:szCs w:val="24"/>
        </w:rPr>
        <w:t xml:space="preserve"> und</w:t>
      </w:r>
      <w:r w:rsidR="2DDC137D" w:rsidRPr="14E92987">
        <w:rPr>
          <w:rFonts w:ascii="Arial" w:eastAsia="Arial" w:hAnsi="Arial" w:cs="Arial"/>
          <w:sz w:val="24"/>
          <w:szCs w:val="24"/>
        </w:rPr>
        <w:t xml:space="preserve"> die</w:t>
      </w:r>
      <w:r w:rsidRPr="14E92987">
        <w:rPr>
          <w:rFonts w:ascii="Arial" w:eastAsia="Arial" w:hAnsi="Arial" w:cs="Arial"/>
          <w:sz w:val="24"/>
          <w:szCs w:val="24"/>
        </w:rPr>
        <w:t xml:space="preserve"> Mehrmandantenfähigkeit </w:t>
      </w:r>
      <w:r w:rsidR="5F65A5EF" w:rsidRPr="14E92987">
        <w:rPr>
          <w:rFonts w:ascii="Arial" w:eastAsia="Arial" w:hAnsi="Arial" w:cs="Arial"/>
          <w:sz w:val="24"/>
          <w:szCs w:val="24"/>
        </w:rPr>
        <w:t>getrennt werden in der SPE.</w:t>
      </w:r>
    </w:p>
    <w:p w14:paraId="4343FF91" w14:textId="6ED05CA7" w:rsidR="675975D3" w:rsidRDefault="675975D3" w:rsidP="14E92987">
      <w:pPr>
        <w:spacing w:line="360" w:lineRule="auto"/>
        <w:rPr>
          <w:rFonts w:ascii="Arial" w:eastAsia="Arial" w:hAnsi="Arial" w:cs="Arial"/>
          <w:sz w:val="24"/>
          <w:szCs w:val="24"/>
        </w:rPr>
      </w:pPr>
      <w:r w:rsidRPr="14E92987">
        <w:rPr>
          <w:rFonts w:ascii="Arial" w:eastAsia="Arial" w:hAnsi="Arial" w:cs="Arial"/>
          <w:sz w:val="24"/>
          <w:szCs w:val="24"/>
        </w:rPr>
        <w:t>Um beide Fähigkeiten zu trennen, wurde in</w:t>
      </w:r>
      <w:r w:rsidR="721B503F" w:rsidRPr="14E92987">
        <w:rPr>
          <w:rFonts w:ascii="Arial" w:eastAsia="Arial" w:hAnsi="Arial" w:cs="Arial"/>
          <w:sz w:val="24"/>
          <w:szCs w:val="24"/>
        </w:rPr>
        <w:t xml:space="preserve"> d</w:t>
      </w:r>
      <w:r w:rsidRPr="14E92987">
        <w:rPr>
          <w:rFonts w:ascii="Arial" w:eastAsia="Arial" w:hAnsi="Arial" w:cs="Arial"/>
          <w:sz w:val="24"/>
          <w:szCs w:val="24"/>
        </w:rPr>
        <w:t>er SPE in der</w:t>
      </w:r>
      <w:r w:rsidRPr="14E92987">
        <w:rPr>
          <w:rFonts w:ascii="Arial" w:eastAsia="Arial" w:hAnsi="Arial" w:cs="Arial"/>
          <w:i/>
          <w:iCs/>
          <w:sz w:val="24"/>
          <w:szCs w:val="24"/>
        </w:rPr>
        <w:t xml:space="preserve"> </w:t>
      </w:r>
      <w:proofErr w:type="spellStart"/>
      <w:r w:rsidRPr="14E92987">
        <w:rPr>
          <w:rFonts w:ascii="Arial" w:eastAsia="Arial" w:hAnsi="Arial" w:cs="Arial"/>
          <w:i/>
          <w:iCs/>
          <w:sz w:val="24"/>
          <w:szCs w:val="24"/>
        </w:rPr>
        <w:t>application-dev.yml</w:t>
      </w:r>
      <w:proofErr w:type="spellEnd"/>
      <w:r w:rsidRPr="14E92987">
        <w:rPr>
          <w:rFonts w:ascii="Arial" w:eastAsia="Arial" w:hAnsi="Arial" w:cs="Arial"/>
          <w:i/>
          <w:iCs/>
          <w:sz w:val="24"/>
          <w:szCs w:val="24"/>
        </w:rPr>
        <w:t xml:space="preserve"> </w:t>
      </w:r>
      <w:r w:rsidRPr="14E92987">
        <w:rPr>
          <w:rFonts w:ascii="Arial" w:eastAsia="Arial" w:hAnsi="Arial" w:cs="Arial"/>
          <w:sz w:val="24"/>
          <w:szCs w:val="24"/>
        </w:rPr>
        <w:t>Datei ein Modus namens Customer-Mode angelegt.</w:t>
      </w:r>
    </w:p>
    <w:p w14:paraId="6CCCA32E" w14:textId="29E20107" w:rsidR="14E92987" w:rsidRDefault="14E92987" w:rsidP="14E92987">
      <w:pPr>
        <w:spacing w:line="360" w:lineRule="auto"/>
        <w:rPr>
          <w:rFonts w:ascii="Arial" w:eastAsia="Arial" w:hAnsi="Arial" w:cs="Arial"/>
          <w:sz w:val="24"/>
          <w:szCs w:val="24"/>
        </w:rPr>
      </w:pPr>
    </w:p>
    <w:p w14:paraId="641017D6" w14:textId="6CC468A1" w:rsidR="337ECC0B" w:rsidRDefault="337ECC0B" w:rsidP="14E92987">
      <w:pPr>
        <w:spacing w:line="360" w:lineRule="auto"/>
      </w:pPr>
      <w:r>
        <w:rPr>
          <w:noProof/>
        </w:rPr>
        <w:drawing>
          <wp:inline distT="0" distB="0" distL="0" distR="0" wp14:anchorId="6E6B1DA8" wp14:editId="52B921B1">
            <wp:extent cx="5591176" cy="1104900"/>
            <wp:effectExtent l="0" t="0" r="0" b="0"/>
            <wp:docPr id="1893986789" name="Picture 1893986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5591176" cy="1104900"/>
                    </a:xfrm>
                    <a:prstGeom prst="rect">
                      <a:avLst/>
                    </a:prstGeom>
                  </pic:spPr>
                </pic:pic>
              </a:graphicData>
            </a:graphic>
          </wp:inline>
        </w:drawing>
      </w:r>
    </w:p>
    <w:p w14:paraId="20942C27" w14:textId="62C25F1F" w:rsidR="337ECC0B" w:rsidRDefault="00C7579B" w:rsidP="00C7579B">
      <w:pPr>
        <w:pStyle w:val="Beschriftung"/>
        <w:rPr>
          <w:rFonts w:ascii="Arial" w:eastAsia="Arial" w:hAnsi="Arial" w:cs="Arial"/>
        </w:rPr>
      </w:pPr>
      <w:bookmarkStart w:id="143" w:name="_Toc170488548"/>
      <w:r>
        <w:t xml:space="preserve">Abbildung </w:t>
      </w:r>
      <w:fldSimple w:instr=" SEQ Abbildung \* ARABIC ">
        <w:r w:rsidR="00667C61">
          <w:rPr>
            <w:noProof/>
          </w:rPr>
          <w:t>20</w:t>
        </w:r>
      </w:fldSimple>
      <w:r>
        <w:t xml:space="preserve">: </w:t>
      </w:r>
      <w:r w:rsidRPr="001537A5">
        <w:t>Ausschnitt aus der SPE; Implementierung des Customer-Modes</w:t>
      </w:r>
      <w:bookmarkEnd w:id="143"/>
    </w:p>
    <w:p w14:paraId="38C76EE4" w14:textId="6C7AF643" w:rsidR="14E92987" w:rsidRDefault="14E92987" w:rsidP="14E92987">
      <w:pPr>
        <w:spacing w:line="360" w:lineRule="auto"/>
        <w:rPr>
          <w:rFonts w:ascii="Arial" w:eastAsia="Arial" w:hAnsi="Arial" w:cs="Arial"/>
          <w:sz w:val="24"/>
          <w:szCs w:val="24"/>
        </w:rPr>
      </w:pPr>
    </w:p>
    <w:p w14:paraId="47214E20" w14:textId="23C0C26D" w:rsidR="1686AED6" w:rsidRDefault="1686AED6" w:rsidP="14E92987">
      <w:pPr>
        <w:spacing w:line="360" w:lineRule="auto"/>
        <w:rPr>
          <w:rFonts w:ascii="Arial" w:eastAsia="Arial" w:hAnsi="Arial" w:cs="Arial"/>
          <w:sz w:val="24"/>
          <w:szCs w:val="24"/>
        </w:rPr>
      </w:pPr>
      <w:r w:rsidRPr="14E92987">
        <w:rPr>
          <w:rFonts w:ascii="Arial" w:eastAsia="Arial" w:hAnsi="Arial" w:cs="Arial"/>
          <w:sz w:val="24"/>
          <w:szCs w:val="24"/>
        </w:rPr>
        <w:t>YAML ist wie XML eine Markup-Sprache, durch die es möglich wird, in einer</w:t>
      </w:r>
      <w:r w:rsidR="2311DE61" w:rsidRPr="14E92987">
        <w:rPr>
          <w:rFonts w:ascii="Arial" w:eastAsia="Arial" w:hAnsi="Arial" w:cs="Arial"/>
          <w:sz w:val="24"/>
          <w:szCs w:val="24"/>
        </w:rPr>
        <w:t xml:space="preserve"> YAML</w:t>
      </w:r>
      <w:r w:rsidRPr="14E92987">
        <w:rPr>
          <w:rFonts w:ascii="Arial" w:eastAsia="Arial" w:hAnsi="Arial" w:cs="Arial"/>
          <w:sz w:val="24"/>
          <w:szCs w:val="24"/>
        </w:rPr>
        <w:t>-Datei</w:t>
      </w:r>
      <w:r w:rsidR="4C978447" w:rsidRPr="14E92987">
        <w:rPr>
          <w:rFonts w:ascii="Arial" w:eastAsia="Arial" w:hAnsi="Arial" w:cs="Arial"/>
          <w:sz w:val="24"/>
          <w:szCs w:val="24"/>
        </w:rPr>
        <w:t xml:space="preserve">, wie die </w:t>
      </w:r>
      <w:proofErr w:type="spellStart"/>
      <w:r w:rsidR="4C978447" w:rsidRPr="14E92987">
        <w:rPr>
          <w:rFonts w:ascii="Arial" w:eastAsia="Arial" w:hAnsi="Arial" w:cs="Arial"/>
          <w:i/>
          <w:iCs/>
          <w:sz w:val="24"/>
          <w:szCs w:val="24"/>
        </w:rPr>
        <w:t>application-dev.yml</w:t>
      </w:r>
      <w:proofErr w:type="spellEnd"/>
      <w:r w:rsidR="4C978447" w:rsidRPr="14E92987">
        <w:rPr>
          <w:rFonts w:ascii="Arial" w:eastAsia="Arial" w:hAnsi="Arial" w:cs="Arial"/>
          <w:i/>
          <w:iCs/>
          <w:sz w:val="24"/>
          <w:szCs w:val="24"/>
        </w:rPr>
        <w:t>,</w:t>
      </w:r>
      <w:r w:rsidRPr="14E92987">
        <w:rPr>
          <w:rFonts w:ascii="Arial" w:eastAsia="Arial" w:hAnsi="Arial" w:cs="Arial"/>
          <w:sz w:val="24"/>
          <w:szCs w:val="24"/>
        </w:rPr>
        <w:t xml:space="preserve"> Variablen zu definieren, die </w:t>
      </w:r>
      <w:r w:rsidR="1F4765BF" w:rsidRPr="14E92987">
        <w:rPr>
          <w:rFonts w:ascii="Arial" w:eastAsia="Arial" w:hAnsi="Arial" w:cs="Arial"/>
          <w:sz w:val="24"/>
          <w:szCs w:val="24"/>
        </w:rPr>
        <w:t>in</w:t>
      </w:r>
      <w:r w:rsidRPr="14E92987">
        <w:rPr>
          <w:rFonts w:ascii="Arial" w:eastAsia="Arial" w:hAnsi="Arial" w:cs="Arial"/>
          <w:sz w:val="24"/>
          <w:szCs w:val="24"/>
        </w:rPr>
        <w:t xml:space="preserve"> der gesamten Anwendung global verwendet werden.</w:t>
      </w:r>
    </w:p>
    <w:p w14:paraId="65945B78" w14:textId="224AF174" w:rsidR="0EB6DCC6" w:rsidRDefault="0EB6DCC6" w:rsidP="14E92987">
      <w:pPr>
        <w:spacing w:line="360" w:lineRule="auto"/>
        <w:rPr>
          <w:rFonts w:ascii="Arial" w:eastAsia="Arial" w:hAnsi="Arial" w:cs="Arial"/>
          <w:sz w:val="24"/>
          <w:szCs w:val="24"/>
        </w:rPr>
      </w:pPr>
      <w:r w:rsidRPr="14E92987">
        <w:rPr>
          <w:rFonts w:ascii="Arial" w:eastAsia="Arial" w:hAnsi="Arial" w:cs="Arial"/>
          <w:sz w:val="24"/>
          <w:szCs w:val="24"/>
        </w:rPr>
        <w:t>In Abbildung 19 sieht man, dass ein</w:t>
      </w:r>
      <w:r w:rsidRPr="14E92987">
        <w:rPr>
          <w:rFonts w:ascii="Arial" w:eastAsia="Arial" w:hAnsi="Arial" w:cs="Arial"/>
          <w:i/>
          <w:iCs/>
          <w:sz w:val="24"/>
          <w:szCs w:val="24"/>
        </w:rPr>
        <w:t xml:space="preserve"> Boolean-Wert</w:t>
      </w:r>
      <w:r w:rsidRPr="14E92987">
        <w:rPr>
          <w:rFonts w:ascii="Arial" w:eastAsia="Arial" w:hAnsi="Arial" w:cs="Arial"/>
          <w:sz w:val="24"/>
          <w:szCs w:val="24"/>
        </w:rPr>
        <w:t xml:space="preserve"> gesetzt wird. Der Customer</w:t>
      </w:r>
      <w:r w:rsidR="6AECE6F9" w:rsidRPr="14E92987">
        <w:rPr>
          <w:rFonts w:ascii="Arial" w:eastAsia="Arial" w:hAnsi="Arial" w:cs="Arial"/>
          <w:sz w:val="24"/>
          <w:szCs w:val="24"/>
        </w:rPr>
        <w:t>-Mode ist entweder wahr oder falsch und bestimmt, welche Operationen durch den gesetzten Wert ausgeführt werden und welche nicht. Wenn er wahr ist, geschehen alle Operationen (welche Operationen genau,</w:t>
      </w:r>
      <w:r w:rsidR="00D53E80" w:rsidRPr="14E92987">
        <w:rPr>
          <w:rFonts w:ascii="Arial" w:eastAsia="Arial" w:hAnsi="Arial" w:cs="Arial"/>
          <w:sz w:val="24"/>
          <w:szCs w:val="24"/>
        </w:rPr>
        <w:t xml:space="preserve"> </w:t>
      </w:r>
      <w:r w:rsidR="6AECE6F9" w:rsidRPr="14E92987">
        <w:rPr>
          <w:rFonts w:ascii="Arial" w:eastAsia="Arial" w:hAnsi="Arial" w:cs="Arial"/>
          <w:sz w:val="24"/>
          <w:szCs w:val="24"/>
        </w:rPr>
        <w:t>wird in d</w:t>
      </w:r>
      <w:r w:rsidR="2097C0EE" w:rsidRPr="14E92987">
        <w:rPr>
          <w:rFonts w:ascii="Arial" w:eastAsia="Arial" w:hAnsi="Arial" w:cs="Arial"/>
          <w:sz w:val="24"/>
          <w:szCs w:val="24"/>
        </w:rPr>
        <w:t>en nächsten Abschnitten erklärt)</w:t>
      </w:r>
      <w:r w:rsidR="18C7681D" w:rsidRPr="14E92987">
        <w:rPr>
          <w:rFonts w:ascii="Arial" w:eastAsia="Arial" w:hAnsi="Arial" w:cs="Arial"/>
          <w:sz w:val="24"/>
          <w:szCs w:val="24"/>
        </w:rPr>
        <w:t xml:space="preserve"> für den </w:t>
      </w:r>
      <w:r w:rsidR="18C7681D" w:rsidRPr="14E92987">
        <w:rPr>
          <w:rFonts w:ascii="Arial" w:eastAsia="Arial" w:hAnsi="Arial" w:cs="Arial"/>
          <w:i/>
          <w:iCs/>
          <w:sz w:val="24"/>
          <w:szCs w:val="24"/>
        </w:rPr>
        <w:t>Customer-Admin</w:t>
      </w:r>
      <w:r w:rsidR="18C7681D" w:rsidRPr="14E92987">
        <w:rPr>
          <w:rFonts w:ascii="Arial" w:eastAsia="Arial" w:hAnsi="Arial" w:cs="Arial"/>
          <w:sz w:val="24"/>
          <w:szCs w:val="24"/>
        </w:rPr>
        <w:t xml:space="preserve"> und für den </w:t>
      </w:r>
      <w:r w:rsidR="18C7681D" w:rsidRPr="14E92987">
        <w:rPr>
          <w:rFonts w:ascii="Arial" w:eastAsia="Arial" w:hAnsi="Arial" w:cs="Arial"/>
          <w:i/>
          <w:iCs/>
          <w:sz w:val="24"/>
          <w:szCs w:val="24"/>
        </w:rPr>
        <w:t xml:space="preserve">Super-Admin </w:t>
      </w:r>
      <w:r w:rsidR="18C7681D" w:rsidRPr="14E92987">
        <w:rPr>
          <w:rFonts w:ascii="Arial" w:eastAsia="Arial" w:hAnsi="Arial" w:cs="Arial"/>
          <w:sz w:val="24"/>
          <w:szCs w:val="24"/>
        </w:rPr>
        <w:t xml:space="preserve">und wenn der Wert falsch ist, geschehen alle Operationen für die </w:t>
      </w:r>
      <w:r w:rsidR="18C7681D" w:rsidRPr="14E92987">
        <w:rPr>
          <w:rFonts w:ascii="Arial" w:eastAsia="Arial" w:hAnsi="Arial" w:cs="Arial"/>
          <w:i/>
          <w:iCs/>
          <w:sz w:val="24"/>
          <w:szCs w:val="24"/>
        </w:rPr>
        <w:t>Target-S</w:t>
      </w:r>
      <w:r w:rsidR="2454BB4B" w:rsidRPr="14E92987">
        <w:rPr>
          <w:rFonts w:ascii="Arial" w:eastAsia="Arial" w:hAnsi="Arial" w:cs="Arial"/>
          <w:i/>
          <w:iCs/>
          <w:sz w:val="24"/>
          <w:szCs w:val="24"/>
        </w:rPr>
        <w:t>ystem-Admin-Rolle,</w:t>
      </w:r>
      <w:r w:rsidR="2454BB4B" w:rsidRPr="14E92987">
        <w:rPr>
          <w:rFonts w:ascii="Arial" w:eastAsia="Arial" w:hAnsi="Arial" w:cs="Arial"/>
          <w:sz w:val="24"/>
          <w:szCs w:val="24"/>
        </w:rPr>
        <w:t xml:space="preserve"> also für einen Benutzer im Einzelmandantensystem.</w:t>
      </w:r>
    </w:p>
    <w:p w14:paraId="73074BC9" w14:textId="6364142C" w:rsidR="514D4B1B" w:rsidRDefault="514D4B1B" w:rsidP="14E92987">
      <w:pPr>
        <w:spacing w:line="360" w:lineRule="auto"/>
        <w:rPr>
          <w:rFonts w:ascii="Arial" w:eastAsia="Arial" w:hAnsi="Arial" w:cs="Arial"/>
          <w:sz w:val="24"/>
          <w:szCs w:val="24"/>
        </w:rPr>
      </w:pPr>
      <w:r w:rsidRPr="14E92987">
        <w:rPr>
          <w:rFonts w:ascii="Arial" w:eastAsia="Arial" w:hAnsi="Arial" w:cs="Arial"/>
          <w:sz w:val="24"/>
          <w:szCs w:val="24"/>
        </w:rPr>
        <w:t xml:space="preserve">Der Super-Admin kann sich entweder im </w:t>
      </w:r>
      <w:r w:rsidRPr="14E92987">
        <w:rPr>
          <w:rFonts w:ascii="Arial" w:eastAsia="Arial" w:hAnsi="Arial" w:cs="Arial"/>
          <w:i/>
          <w:iCs/>
          <w:sz w:val="24"/>
          <w:szCs w:val="24"/>
        </w:rPr>
        <w:t>master-</w:t>
      </w:r>
      <w:proofErr w:type="spellStart"/>
      <w:r w:rsidRPr="14E92987">
        <w:rPr>
          <w:rFonts w:ascii="Arial" w:eastAsia="Arial" w:hAnsi="Arial" w:cs="Arial"/>
          <w:i/>
          <w:iCs/>
          <w:sz w:val="24"/>
          <w:szCs w:val="24"/>
        </w:rPr>
        <w:t>realm</w:t>
      </w:r>
      <w:proofErr w:type="spellEnd"/>
      <w:r w:rsidRPr="14E92987">
        <w:rPr>
          <w:rFonts w:ascii="Arial" w:eastAsia="Arial" w:hAnsi="Arial" w:cs="Arial"/>
          <w:i/>
          <w:iCs/>
          <w:sz w:val="24"/>
          <w:szCs w:val="24"/>
        </w:rPr>
        <w:t xml:space="preserve"> </w:t>
      </w:r>
      <w:r w:rsidRPr="14E92987">
        <w:rPr>
          <w:rFonts w:ascii="Arial" w:eastAsia="Arial" w:hAnsi="Arial" w:cs="Arial"/>
          <w:sz w:val="24"/>
          <w:szCs w:val="24"/>
        </w:rPr>
        <w:t>oder</w:t>
      </w:r>
      <w:r w:rsidR="0ED78F5F" w:rsidRPr="14E92987">
        <w:rPr>
          <w:rFonts w:ascii="Arial" w:eastAsia="Arial" w:hAnsi="Arial" w:cs="Arial"/>
          <w:sz w:val="24"/>
          <w:szCs w:val="24"/>
        </w:rPr>
        <w:t xml:space="preserve"> in einem anderen Realm befinden. Der Super-Admin hat die </w:t>
      </w:r>
      <w:r w:rsidR="608FE061" w:rsidRPr="14E92987">
        <w:rPr>
          <w:rFonts w:ascii="Arial" w:eastAsia="Arial" w:hAnsi="Arial" w:cs="Arial"/>
          <w:sz w:val="24"/>
          <w:szCs w:val="24"/>
        </w:rPr>
        <w:t>Berechtigung</w:t>
      </w:r>
      <w:r w:rsidR="0ED78F5F" w:rsidRPr="14E92987">
        <w:rPr>
          <w:rFonts w:ascii="Arial" w:eastAsia="Arial" w:hAnsi="Arial" w:cs="Arial"/>
          <w:sz w:val="24"/>
          <w:szCs w:val="24"/>
        </w:rPr>
        <w:t xml:space="preserve"> </w:t>
      </w:r>
      <w:r w:rsidR="378D3191" w:rsidRPr="14E92987">
        <w:rPr>
          <w:rFonts w:ascii="Arial" w:eastAsia="Arial" w:hAnsi="Arial" w:cs="Arial"/>
          <w:sz w:val="24"/>
          <w:szCs w:val="24"/>
        </w:rPr>
        <w:t xml:space="preserve">Clients </w:t>
      </w:r>
      <w:r w:rsidR="2A9EB373" w:rsidRPr="14E92987">
        <w:rPr>
          <w:rFonts w:ascii="Arial" w:eastAsia="Arial" w:hAnsi="Arial" w:cs="Arial"/>
          <w:sz w:val="24"/>
          <w:szCs w:val="24"/>
        </w:rPr>
        <w:t>aus verschiedenen Realms zu aktualisieren, zu erstellen ode</w:t>
      </w:r>
      <w:r w:rsidR="3F4B6E27" w:rsidRPr="14E92987">
        <w:rPr>
          <w:rFonts w:ascii="Arial" w:eastAsia="Arial" w:hAnsi="Arial" w:cs="Arial"/>
          <w:sz w:val="24"/>
          <w:szCs w:val="24"/>
        </w:rPr>
        <w:t xml:space="preserve">r </w:t>
      </w:r>
      <w:r w:rsidR="2A9EB373" w:rsidRPr="14E92987">
        <w:rPr>
          <w:rFonts w:ascii="Arial" w:eastAsia="Arial" w:hAnsi="Arial" w:cs="Arial"/>
          <w:sz w:val="24"/>
          <w:szCs w:val="24"/>
        </w:rPr>
        <w:t>zu löschen</w:t>
      </w:r>
      <w:r w:rsidR="47E4827E" w:rsidRPr="14E92987">
        <w:rPr>
          <w:rFonts w:ascii="Arial" w:eastAsia="Arial" w:hAnsi="Arial" w:cs="Arial"/>
          <w:sz w:val="24"/>
          <w:szCs w:val="24"/>
        </w:rPr>
        <w:t xml:space="preserve">. Dies gelingt dadurch, dass der Super-Admin eine </w:t>
      </w:r>
      <w:r w:rsidR="440FD280" w:rsidRPr="14E92987">
        <w:rPr>
          <w:rFonts w:ascii="Arial" w:eastAsia="Arial" w:hAnsi="Arial" w:cs="Arial"/>
          <w:sz w:val="24"/>
          <w:szCs w:val="24"/>
        </w:rPr>
        <w:t xml:space="preserve">Rolle besitzt, die in Keycloak dies zulässt. Diese Rolle wird als </w:t>
      </w:r>
      <w:r w:rsidR="440FD280" w:rsidRPr="14E92987">
        <w:rPr>
          <w:rFonts w:ascii="Arial" w:eastAsia="Arial" w:hAnsi="Arial" w:cs="Arial"/>
          <w:i/>
          <w:iCs/>
          <w:sz w:val="24"/>
          <w:szCs w:val="24"/>
        </w:rPr>
        <w:t>Composite Role</w:t>
      </w:r>
      <w:r w:rsidR="440FD280" w:rsidRPr="14E92987">
        <w:rPr>
          <w:rFonts w:ascii="Arial" w:eastAsia="Arial" w:hAnsi="Arial" w:cs="Arial"/>
          <w:sz w:val="24"/>
          <w:szCs w:val="24"/>
        </w:rPr>
        <w:t xml:space="preserve"> angelegt, wodurch der Super-Admin über mehrere </w:t>
      </w:r>
      <w:r w:rsidR="614FD961" w:rsidRPr="14E92987">
        <w:rPr>
          <w:rFonts w:ascii="Arial" w:eastAsia="Arial" w:hAnsi="Arial" w:cs="Arial"/>
          <w:i/>
          <w:iCs/>
          <w:sz w:val="24"/>
          <w:szCs w:val="24"/>
        </w:rPr>
        <w:t xml:space="preserve">Client Roles </w:t>
      </w:r>
      <w:r w:rsidR="614FD961" w:rsidRPr="14E92987">
        <w:rPr>
          <w:rFonts w:ascii="Arial" w:eastAsia="Arial" w:hAnsi="Arial" w:cs="Arial"/>
          <w:sz w:val="24"/>
          <w:szCs w:val="24"/>
        </w:rPr>
        <w:t xml:space="preserve">und </w:t>
      </w:r>
      <w:r w:rsidR="614FD961" w:rsidRPr="14E92987">
        <w:rPr>
          <w:rFonts w:ascii="Arial" w:eastAsia="Arial" w:hAnsi="Arial" w:cs="Arial"/>
          <w:i/>
          <w:iCs/>
          <w:sz w:val="24"/>
          <w:szCs w:val="24"/>
        </w:rPr>
        <w:t xml:space="preserve">Realm Roles </w:t>
      </w:r>
      <w:r w:rsidR="614FD961" w:rsidRPr="14E92987">
        <w:rPr>
          <w:rFonts w:ascii="Arial" w:eastAsia="Arial" w:hAnsi="Arial" w:cs="Arial"/>
          <w:sz w:val="24"/>
          <w:szCs w:val="24"/>
        </w:rPr>
        <w:t xml:space="preserve">verfügt. </w:t>
      </w:r>
    </w:p>
    <w:p w14:paraId="16AE41CC" w14:textId="690F91DD" w:rsidR="0B1151D4" w:rsidRDefault="0B1151D4" w:rsidP="14E92987">
      <w:pPr>
        <w:spacing w:line="360" w:lineRule="auto"/>
        <w:rPr>
          <w:rFonts w:ascii="Arial" w:eastAsia="Arial" w:hAnsi="Arial" w:cs="Arial"/>
          <w:i/>
          <w:iCs/>
          <w:sz w:val="24"/>
          <w:szCs w:val="24"/>
        </w:rPr>
      </w:pPr>
      <w:r w:rsidRPr="14E92987">
        <w:rPr>
          <w:rFonts w:ascii="Arial" w:eastAsia="Arial" w:hAnsi="Arial" w:cs="Arial"/>
          <w:sz w:val="24"/>
          <w:szCs w:val="24"/>
        </w:rPr>
        <w:t xml:space="preserve">Um zu überprüfen, wann der Benutzer die Super-Admin-Role hat, wird der Token, welcher für die Autorisierung nötig </w:t>
      </w:r>
      <w:r w:rsidR="2D866DD6" w:rsidRPr="14E92987">
        <w:rPr>
          <w:rFonts w:ascii="Arial" w:eastAsia="Arial" w:hAnsi="Arial" w:cs="Arial"/>
          <w:sz w:val="24"/>
          <w:szCs w:val="24"/>
        </w:rPr>
        <w:t>ist,</w:t>
      </w:r>
      <w:r w:rsidRPr="14E92987">
        <w:rPr>
          <w:rFonts w:ascii="Arial" w:eastAsia="Arial" w:hAnsi="Arial" w:cs="Arial"/>
          <w:sz w:val="24"/>
          <w:szCs w:val="24"/>
        </w:rPr>
        <w:t xml:space="preserve"> i</w:t>
      </w:r>
      <w:r w:rsidR="74BE0A47" w:rsidRPr="14E92987">
        <w:rPr>
          <w:rFonts w:ascii="Arial" w:eastAsia="Arial" w:hAnsi="Arial" w:cs="Arial"/>
          <w:sz w:val="24"/>
          <w:szCs w:val="24"/>
        </w:rPr>
        <w:t>m</w:t>
      </w:r>
      <w:r w:rsidRPr="14E92987">
        <w:rPr>
          <w:rFonts w:ascii="Arial" w:eastAsia="Arial" w:hAnsi="Arial" w:cs="Arial"/>
          <w:sz w:val="24"/>
          <w:szCs w:val="24"/>
        </w:rPr>
        <w:t xml:space="preserve"> OAuth2 Autorisierungsfl</w:t>
      </w:r>
      <w:r w:rsidR="0C77D980" w:rsidRPr="14E92987">
        <w:rPr>
          <w:rFonts w:ascii="Arial" w:eastAsia="Arial" w:hAnsi="Arial" w:cs="Arial"/>
          <w:sz w:val="24"/>
          <w:szCs w:val="24"/>
        </w:rPr>
        <w:t>uss</w:t>
      </w:r>
      <w:r w:rsidR="697E03B8" w:rsidRPr="14E92987">
        <w:rPr>
          <w:rFonts w:ascii="Arial" w:eastAsia="Arial" w:hAnsi="Arial" w:cs="Arial"/>
          <w:sz w:val="24"/>
          <w:szCs w:val="24"/>
        </w:rPr>
        <w:t xml:space="preserve">, überprüft. Dazu wurde eine neue Java-Klasse angelegt, welche den Token im Autorisierungsprozess zerlegt und </w:t>
      </w:r>
      <w:r w:rsidR="50E73F10" w:rsidRPr="14E92987">
        <w:rPr>
          <w:rFonts w:ascii="Arial" w:eastAsia="Arial" w:hAnsi="Arial" w:cs="Arial"/>
          <w:sz w:val="24"/>
          <w:szCs w:val="24"/>
        </w:rPr>
        <w:t xml:space="preserve">im Claim </w:t>
      </w:r>
      <w:proofErr w:type="spellStart"/>
      <w:r w:rsidR="50E73F10" w:rsidRPr="14E92987">
        <w:rPr>
          <w:rFonts w:ascii="Arial" w:eastAsia="Arial" w:hAnsi="Arial" w:cs="Arial"/>
          <w:i/>
          <w:iCs/>
          <w:sz w:val="24"/>
          <w:szCs w:val="24"/>
        </w:rPr>
        <w:t>resource_access</w:t>
      </w:r>
      <w:proofErr w:type="spellEnd"/>
      <w:r w:rsidR="25F33604" w:rsidRPr="14E92987">
        <w:rPr>
          <w:rFonts w:ascii="Arial" w:eastAsia="Arial" w:hAnsi="Arial" w:cs="Arial"/>
          <w:i/>
          <w:iCs/>
          <w:sz w:val="24"/>
          <w:szCs w:val="24"/>
        </w:rPr>
        <w:t xml:space="preserve"> </w:t>
      </w:r>
      <w:r w:rsidR="25F33604" w:rsidRPr="14E92987">
        <w:rPr>
          <w:rFonts w:ascii="Arial" w:eastAsia="Arial" w:hAnsi="Arial" w:cs="Arial"/>
          <w:sz w:val="24"/>
          <w:szCs w:val="24"/>
        </w:rPr>
        <w:t>nach der entsprechenden Composite Role, also der Super-Admin-Rolle gesucht</w:t>
      </w:r>
      <w:r w:rsidR="25F33604" w:rsidRPr="14E92987">
        <w:rPr>
          <w:rFonts w:ascii="Arial" w:eastAsia="Arial" w:hAnsi="Arial" w:cs="Arial"/>
          <w:i/>
          <w:iCs/>
          <w:sz w:val="24"/>
          <w:szCs w:val="24"/>
        </w:rPr>
        <w:t>.</w:t>
      </w:r>
    </w:p>
    <w:p w14:paraId="2E192AA8" w14:textId="181F57BF" w:rsidR="14E92987" w:rsidRDefault="14E92987" w:rsidP="14E92987">
      <w:pPr>
        <w:spacing w:line="360" w:lineRule="auto"/>
        <w:rPr>
          <w:rFonts w:ascii="Arial" w:eastAsia="Arial" w:hAnsi="Arial" w:cs="Arial"/>
          <w:i/>
          <w:iCs/>
          <w:sz w:val="24"/>
          <w:szCs w:val="24"/>
        </w:rPr>
      </w:pPr>
    </w:p>
    <w:p w14:paraId="1004A89B" w14:textId="644FC7F1" w:rsidR="3856C988" w:rsidRDefault="3856C988" w:rsidP="14E92987">
      <w:pPr>
        <w:spacing w:line="360" w:lineRule="auto"/>
      </w:pPr>
      <w:r>
        <w:rPr>
          <w:noProof/>
        </w:rPr>
        <w:drawing>
          <wp:inline distT="0" distB="0" distL="0" distR="0" wp14:anchorId="0B76AB93" wp14:editId="674C6582">
            <wp:extent cx="3562350" cy="4305300"/>
            <wp:effectExtent l="0" t="0" r="0" b="0"/>
            <wp:docPr id="1563243350" name="Picture 156324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3562350" cy="4305300"/>
                    </a:xfrm>
                    <a:prstGeom prst="rect">
                      <a:avLst/>
                    </a:prstGeom>
                  </pic:spPr>
                </pic:pic>
              </a:graphicData>
            </a:graphic>
          </wp:inline>
        </w:drawing>
      </w:r>
    </w:p>
    <w:p w14:paraId="25A87BE6" w14:textId="2B5DC5C1" w:rsidR="3856C988" w:rsidRDefault="00C7579B" w:rsidP="00C7579B">
      <w:pPr>
        <w:pStyle w:val="Beschriftung"/>
      </w:pPr>
      <w:bookmarkStart w:id="144" w:name="_Toc170488549"/>
      <w:r>
        <w:t xml:space="preserve">Abbildung </w:t>
      </w:r>
      <w:fldSimple w:instr=" SEQ Abbildung \* ARABIC ">
        <w:r w:rsidR="00667C61">
          <w:rPr>
            <w:noProof/>
          </w:rPr>
          <w:t>21</w:t>
        </w:r>
      </w:fldSimple>
      <w:r>
        <w:t xml:space="preserve">: </w:t>
      </w:r>
      <w:r w:rsidRPr="00F12E15">
        <w:t>Beispiel eines dekodierten Tokens aus Keycloak.</w:t>
      </w:r>
      <w:r w:rsidR="00074905">
        <w:t>(Quelle: „</w:t>
      </w:r>
      <w:proofErr w:type="spellStart"/>
      <w:r w:rsidR="00074905">
        <w:t>RefactorFirst</w:t>
      </w:r>
      <w:proofErr w:type="spellEnd"/>
      <w:r w:rsidR="00074905">
        <w:t xml:space="preserve">“, </w:t>
      </w:r>
      <w:hyperlink r:id="rId101" w:history="1">
        <w:r w:rsidR="00074905">
          <w:rPr>
            <w:rStyle w:val="Hyperlink"/>
          </w:rPr>
          <w:t xml:space="preserve">Spring Cloud Gateway — </w:t>
        </w:r>
        <w:proofErr w:type="spellStart"/>
        <w:r w:rsidR="00074905">
          <w:rPr>
            <w:rStyle w:val="Hyperlink"/>
          </w:rPr>
          <w:t>Resource</w:t>
        </w:r>
        <w:proofErr w:type="spellEnd"/>
        <w:r w:rsidR="00074905">
          <w:rPr>
            <w:rStyle w:val="Hyperlink"/>
          </w:rPr>
          <w:t xml:space="preserve"> Server </w:t>
        </w:r>
        <w:proofErr w:type="spellStart"/>
        <w:r w:rsidR="00074905">
          <w:rPr>
            <w:rStyle w:val="Hyperlink"/>
          </w:rPr>
          <w:t>with</w:t>
        </w:r>
        <w:proofErr w:type="spellEnd"/>
        <w:r w:rsidR="00074905">
          <w:rPr>
            <w:rStyle w:val="Hyperlink"/>
          </w:rPr>
          <w:t xml:space="preserve"> Keycloak RBAC | </w:t>
        </w:r>
        <w:proofErr w:type="spellStart"/>
        <w:r w:rsidR="00074905">
          <w:rPr>
            <w:rStyle w:val="Hyperlink"/>
          </w:rPr>
          <w:t>RefactorFirst</w:t>
        </w:r>
        <w:proofErr w:type="spellEnd"/>
      </w:hyperlink>
      <w:r w:rsidR="00074905">
        <w:t xml:space="preserve">, Zugriffszeitpunkt: </w:t>
      </w:r>
      <w:proofErr w:type="spellStart"/>
      <w:r w:rsidR="00074905">
        <w:t>juni</w:t>
      </w:r>
      <w:proofErr w:type="spellEnd"/>
      <w:r w:rsidR="00074905">
        <w:t xml:space="preserve"> 2024)</w:t>
      </w:r>
      <w:bookmarkEnd w:id="144"/>
    </w:p>
    <w:p w14:paraId="4230F16D" w14:textId="3DDDDB8A" w:rsidR="14E92987" w:rsidRDefault="14E92987" w:rsidP="14E92987">
      <w:pPr>
        <w:spacing w:line="360" w:lineRule="auto"/>
      </w:pPr>
    </w:p>
    <w:p w14:paraId="5B2FA5F7" w14:textId="71D9A87F" w:rsidR="3856C988" w:rsidRDefault="3856C988" w:rsidP="14E92987">
      <w:pPr>
        <w:spacing w:line="360" w:lineRule="auto"/>
        <w:rPr>
          <w:rFonts w:ascii="Arial" w:eastAsia="Arial" w:hAnsi="Arial" w:cs="Arial"/>
          <w:i/>
          <w:iCs/>
          <w:sz w:val="24"/>
          <w:szCs w:val="24"/>
        </w:rPr>
      </w:pPr>
      <w:r w:rsidRPr="14E92987">
        <w:rPr>
          <w:rFonts w:ascii="Arial" w:eastAsia="Arial" w:hAnsi="Arial" w:cs="Arial"/>
          <w:sz w:val="24"/>
          <w:szCs w:val="24"/>
        </w:rPr>
        <w:t xml:space="preserve">Die Funktion, die dies überprüft ist die </w:t>
      </w:r>
      <w:r w:rsidR="385A8489" w:rsidRPr="14E92987">
        <w:rPr>
          <w:rFonts w:ascii="Arial" w:eastAsia="Arial" w:hAnsi="Arial" w:cs="Arial"/>
          <w:sz w:val="24"/>
          <w:szCs w:val="24"/>
        </w:rPr>
        <w:t xml:space="preserve">Funktion </w:t>
      </w:r>
      <w:proofErr w:type="spellStart"/>
      <w:r w:rsidRPr="14E92987">
        <w:rPr>
          <w:rFonts w:ascii="Arial" w:eastAsia="Arial" w:hAnsi="Arial" w:cs="Arial"/>
          <w:i/>
          <w:iCs/>
          <w:sz w:val="24"/>
          <w:szCs w:val="24"/>
        </w:rPr>
        <w:t>hasAdminRole</w:t>
      </w:r>
      <w:proofErr w:type="spellEnd"/>
      <w:r w:rsidR="374B6C62" w:rsidRPr="14E92987">
        <w:rPr>
          <w:rFonts w:ascii="Arial" w:eastAsia="Arial" w:hAnsi="Arial" w:cs="Arial"/>
          <w:i/>
          <w:iCs/>
          <w:sz w:val="24"/>
          <w:szCs w:val="24"/>
        </w:rPr>
        <w:t xml:space="preserve"> i</w:t>
      </w:r>
      <w:r w:rsidRPr="14E92987">
        <w:rPr>
          <w:rFonts w:ascii="Arial" w:eastAsia="Arial" w:hAnsi="Arial" w:cs="Arial"/>
          <w:sz w:val="24"/>
          <w:szCs w:val="24"/>
        </w:rPr>
        <w:t xml:space="preserve">n der Klasse </w:t>
      </w:r>
      <w:proofErr w:type="spellStart"/>
      <w:r w:rsidRPr="14E92987">
        <w:rPr>
          <w:rFonts w:ascii="Arial" w:eastAsia="Arial" w:hAnsi="Arial" w:cs="Arial"/>
          <w:i/>
          <w:iCs/>
          <w:sz w:val="24"/>
          <w:szCs w:val="24"/>
        </w:rPr>
        <w:t>AuthorizationUtil</w:t>
      </w:r>
      <w:proofErr w:type="spellEnd"/>
      <w:r w:rsidR="60AC9618" w:rsidRPr="14E92987">
        <w:rPr>
          <w:rFonts w:ascii="Arial" w:eastAsia="Arial" w:hAnsi="Arial" w:cs="Arial"/>
          <w:i/>
          <w:iCs/>
          <w:sz w:val="24"/>
          <w:szCs w:val="24"/>
        </w:rPr>
        <w:t>.</w:t>
      </w:r>
    </w:p>
    <w:p w14:paraId="7FDD2EFF" w14:textId="578F6F61" w:rsidR="14E92987" w:rsidRDefault="14E92987" w:rsidP="14E92987">
      <w:pPr>
        <w:spacing w:line="360" w:lineRule="auto"/>
        <w:rPr>
          <w:rFonts w:ascii="Arial" w:eastAsia="Arial" w:hAnsi="Arial" w:cs="Arial"/>
          <w:i/>
          <w:iCs/>
          <w:sz w:val="24"/>
          <w:szCs w:val="24"/>
        </w:rPr>
      </w:pPr>
    </w:p>
    <w:p w14:paraId="768A4A45" w14:textId="1C1365A3" w:rsidR="60AC9618" w:rsidRDefault="60AC9618" w:rsidP="14E92987">
      <w:pPr>
        <w:spacing w:line="360" w:lineRule="auto"/>
      </w:pPr>
      <w:r>
        <w:rPr>
          <w:noProof/>
        </w:rPr>
        <w:drawing>
          <wp:inline distT="0" distB="0" distL="0" distR="0" wp14:anchorId="637947D7" wp14:editId="737092C1">
            <wp:extent cx="5934074" cy="2596775"/>
            <wp:effectExtent l="0" t="0" r="0" b="0"/>
            <wp:docPr id="1785135668" name="Picture 178513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934074" cy="2596775"/>
                    </a:xfrm>
                    <a:prstGeom prst="rect">
                      <a:avLst/>
                    </a:prstGeom>
                  </pic:spPr>
                </pic:pic>
              </a:graphicData>
            </a:graphic>
          </wp:inline>
        </w:drawing>
      </w:r>
    </w:p>
    <w:p w14:paraId="72990684" w14:textId="7468F93E" w:rsidR="60AC9618" w:rsidRDefault="00C7579B" w:rsidP="00C7579B">
      <w:pPr>
        <w:pStyle w:val="Beschriftung"/>
        <w:rPr>
          <w:rFonts w:ascii="Arial" w:eastAsia="Arial" w:hAnsi="Arial" w:cs="Arial"/>
        </w:rPr>
      </w:pPr>
      <w:bookmarkStart w:id="145" w:name="_Toc170488550"/>
      <w:r>
        <w:t xml:space="preserve">Abbildung </w:t>
      </w:r>
      <w:fldSimple w:instr=" SEQ Abbildung \* ARABIC ">
        <w:r w:rsidR="00667C61">
          <w:rPr>
            <w:noProof/>
          </w:rPr>
          <w:t>22</w:t>
        </w:r>
      </w:fldSimple>
      <w:r>
        <w:t xml:space="preserve">: </w:t>
      </w:r>
      <w:r w:rsidRPr="00043EE7">
        <w:t xml:space="preserve">Die </w:t>
      </w:r>
      <w:proofErr w:type="spellStart"/>
      <w:r w:rsidRPr="00043EE7">
        <w:t>hasAdminRole</w:t>
      </w:r>
      <w:proofErr w:type="spellEnd"/>
      <w:r w:rsidRPr="00043EE7">
        <w:t xml:space="preserve"> - Funktion.</w:t>
      </w:r>
      <w:bookmarkEnd w:id="145"/>
    </w:p>
    <w:p w14:paraId="6679A73C" w14:textId="27C4DFAD" w:rsidR="14E92987" w:rsidRDefault="14E92987" w:rsidP="14E92987">
      <w:pPr>
        <w:rPr>
          <w:rFonts w:ascii="Arial" w:eastAsia="Arial" w:hAnsi="Arial" w:cs="Arial"/>
          <w:sz w:val="24"/>
          <w:szCs w:val="24"/>
        </w:rPr>
      </w:pPr>
    </w:p>
    <w:p w14:paraId="5B92B2CA" w14:textId="41FC355F" w:rsidR="60E64554" w:rsidRDefault="60E64554" w:rsidP="14E92987">
      <w:pPr>
        <w:rPr>
          <w:rFonts w:ascii="Arial" w:eastAsia="Arial" w:hAnsi="Arial" w:cs="Arial"/>
          <w:i/>
          <w:iCs/>
          <w:sz w:val="24"/>
          <w:szCs w:val="24"/>
        </w:rPr>
      </w:pPr>
      <w:r w:rsidRPr="14E92987">
        <w:rPr>
          <w:rFonts w:ascii="Arial" w:eastAsia="Arial" w:hAnsi="Arial" w:cs="Arial"/>
          <w:sz w:val="24"/>
          <w:szCs w:val="24"/>
        </w:rPr>
        <w:t>Als Parameter wird die Rolle übergeben, welche aus Keycloak stammt.</w:t>
      </w:r>
      <w:r w:rsidR="348089F6" w:rsidRPr="14E92987">
        <w:rPr>
          <w:rFonts w:ascii="Arial" w:eastAsia="Arial" w:hAnsi="Arial" w:cs="Arial"/>
          <w:sz w:val="24"/>
          <w:szCs w:val="24"/>
        </w:rPr>
        <w:t xml:space="preserve"> In der </w:t>
      </w:r>
      <w:r w:rsidR="348089F6" w:rsidRPr="14E92987">
        <w:rPr>
          <w:rFonts w:ascii="Arial" w:eastAsia="Arial" w:hAnsi="Arial" w:cs="Arial"/>
          <w:i/>
          <w:iCs/>
          <w:sz w:val="24"/>
          <w:szCs w:val="24"/>
        </w:rPr>
        <w:t xml:space="preserve">Service-Klasse </w:t>
      </w:r>
      <w:proofErr w:type="spellStart"/>
      <w:r w:rsidR="6C31D6D3" w:rsidRPr="14E92987">
        <w:rPr>
          <w:rFonts w:ascii="Arial" w:eastAsia="Arial" w:hAnsi="Arial" w:cs="Arial"/>
          <w:i/>
          <w:iCs/>
          <w:sz w:val="24"/>
          <w:szCs w:val="24"/>
        </w:rPr>
        <w:t>TargetSystemService</w:t>
      </w:r>
      <w:proofErr w:type="spellEnd"/>
      <w:r w:rsidR="6C31D6D3" w:rsidRPr="14E92987">
        <w:rPr>
          <w:rFonts w:ascii="Arial" w:eastAsia="Arial" w:hAnsi="Arial" w:cs="Arial"/>
          <w:i/>
          <w:iCs/>
          <w:sz w:val="24"/>
          <w:szCs w:val="24"/>
        </w:rPr>
        <w:t xml:space="preserve"> </w:t>
      </w:r>
      <w:r w:rsidR="6C31D6D3" w:rsidRPr="14E92987">
        <w:rPr>
          <w:rFonts w:ascii="Arial" w:eastAsia="Arial" w:hAnsi="Arial" w:cs="Arial"/>
          <w:sz w:val="24"/>
          <w:szCs w:val="24"/>
        </w:rPr>
        <w:t xml:space="preserve">wird in den jeweiligen Funktionen </w:t>
      </w:r>
    </w:p>
    <w:p w14:paraId="79E4994F" w14:textId="0C045FC1" w:rsidR="6C31D6D3" w:rsidRDefault="6C31D6D3" w:rsidP="14E92987">
      <w:pPr>
        <w:rPr>
          <w:rFonts w:ascii="Arial" w:eastAsia="Arial" w:hAnsi="Arial" w:cs="Arial"/>
          <w:sz w:val="24"/>
          <w:szCs w:val="24"/>
        </w:rPr>
      </w:pPr>
      <w:r w:rsidRPr="14E92987">
        <w:rPr>
          <w:rFonts w:ascii="Arial" w:eastAsia="Arial" w:hAnsi="Arial" w:cs="Arial"/>
          <w:sz w:val="24"/>
          <w:szCs w:val="24"/>
        </w:rPr>
        <w:t xml:space="preserve">1. </w:t>
      </w:r>
      <w:r w:rsidR="11BDFC59" w:rsidRPr="14E92987">
        <w:rPr>
          <w:rFonts w:ascii="Arial" w:eastAsia="Arial" w:hAnsi="Arial" w:cs="Arial"/>
          <w:sz w:val="24"/>
          <w:szCs w:val="24"/>
        </w:rPr>
        <w:t>Ü</w:t>
      </w:r>
      <w:r w:rsidRPr="14E92987">
        <w:rPr>
          <w:rFonts w:ascii="Arial" w:eastAsia="Arial" w:hAnsi="Arial" w:cs="Arial"/>
          <w:sz w:val="24"/>
          <w:szCs w:val="24"/>
        </w:rPr>
        <w:t xml:space="preserve">berprüft, ob der </w:t>
      </w:r>
      <w:proofErr w:type="spellStart"/>
      <w:r w:rsidRPr="14E92987">
        <w:rPr>
          <w:rFonts w:ascii="Arial" w:eastAsia="Arial" w:hAnsi="Arial" w:cs="Arial"/>
          <w:sz w:val="24"/>
          <w:szCs w:val="24"/>
        </w:rPr>
        <w:t>customer</w:t>
      </w:r>
      <w:proofErr w:type="spellEnd"/>
      <w:r w:rsidRPr="14E92987">
        <w:rPr>
          <w:rFonts w:ascii="Arial" w:eastAsia="Arial" w:hAnsi="Arial" w:cs="Arial"/>
          <w:sz w:val="24"/>
          <w:szCs w:val="24"/>
        </w:rPr>
        <w:t>-mode wahr ist</w:t>
      </w:r>
    </w:p>
    <w:p w14:paraId="14348005" w14:textId="4510F50E" w:rsidR="6C31D6D3" w:rsidRDefault="6C31D6D3" w:rsidP="14E92987">
      <w:pPr>
        <w:rPr>
          <w:rFonts w:ascii="Arial" w:eastAsia="Arial" w:hAnsi="Arial" w:cs="Arial"/>
          <w:sz w:val="24"/>
          <w:szCs w:val="24"/>
        </w:rPr>
      </w:pPr>
      <w:r w:rsidRPr="14E92987">
        <w:rPr>
          <w:rFonts w:ascii="Arial" w:eastAsia="Arial" w:hAnsi="Arial" w:cs="Arial"/>
          <w:sz w:val="24"/>
          <w:szCs w:val="24"/>
        </w:rPr>
        <w:t xml:space="preserve">2. </w:t>
      </w:r>
      <w:r w:rsidR="26507436" w:rsidRPr="14E92987">
        <w:rPr>
          <w:rFonts w:ascii="Arial" w:eastAsia="Arial" w:hAnsi="Arial" w:cs="Arial"/>
          <w:sz w:val="24"/>
          <w:szCs w:val="24"/>
        </w:rPr>
        <w:t>O</w:t>
      </w:r>
      <w:r w:rsidRPr="14E92987">
        <w:rPr>
          <w:rFonts w:ascii="Arial" w:eastAsia="Arial" w:hAnsi="Arial" w:cs="Arial"/>
          <w:sz w:val="24"/>
          <w:szCs w:val="24"/>
        </w:rPr>
        <w:t>b es sich bei dem Benutzer um einen mit der Super-Admin-Role oder mit der Customer-Admin-Role handelt.</w:t>
      </w:r>
    </w:p>
    <w:p w14:paraId="7BF411F2" w14:textId="3168C1EC" w:rsidR="14E92987" w:rsidRDefault="14E92987" w:rsidP="14E92987">
      <w:pPr>
        <w:rPr>
          <w:rFonts w:ascii="Arial" w:eastAsia="Arial" w:hAnsi="Arial" w:cs="Arial"/>
          <w:sz w:val="24"/>
          <w:szCs w:val="24"/>
        </w:rPr>
      </w:pPr>
    </w:p>
    <w:p w14:paraId="16FD3962" w14:textId="1334B85B" w:rsidR="43CCE87B" w:rsidRDefault="43CCE87B" w:rsidP="14E92987">
      <w:r>
        <w:rPr>
          <w:noProof/>
        </w:rPr>
        <w:drawing>
          <wp:inline distT="0" distB="0" distL="0" distR="0" wp14:anchorId="0772AA52" wp14:editId="125F5A0F">
            <wp:extent cx="5972175" cy="1699238"/>
            <wp:effectExtent l="0" t="0" r="0" b="0"/>
            <wp:docPr id="580268386" name="Picture 580268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5972175" cy="1699238"/>
                    </a:xfrm>
                    <a:prstGeom prst="rect">
                      <a:avLst/>
                    </a:prstGeom>
                  </pic:spPr>
                </pic:pic>
              </a:graphicData>
            </a:graphic>
          </wp:inline>
        </w:drawing>
      </w:r>
    </w:p>
    <w:p w14:paraId="361DB79E" w14:textId="3D7669E5" w:rsidR="36528C25" w:rsidRDefault="00C7579B" w:rsidP="00C7579B">
      <w:pPr>
        <w:pStyle w:val="Beschriftung"/>
        <w:rPr>
          <w:rFonts w:ascii="Arial" w:eastAsia="Arial" w:hAnsi="Arial" w:cs="Arial"/>
        </w:rPr>
      </w:pPr>
      <w:bookmarkStart w:id="146" w:name="_Toc170488551"/>
      <w:r>
        <w:t xml:space="preserve">Abbildung </w:t>
      </w:r>
      <w:fldSimple w:instr=" SEQ Abbildung \* ARABIC ">
        <w:r w:rsidR="00667C61">
          <w:rPr>
            <w:noProof/>
          </w:rPr>
          <w:t>23</w:t>
        </w:r>
      </w:fldSimple>
      <w:r>
        <w:t xml:space="preserve">: </w:t>
      </w:r>
      <w:r w:rsidRPr="00164429">
        <w:t xml:space="preserve"> Als Beispiel die Funktion, welches neue Clients speichert. Hier wird zuerst geprüft, ob der Customer-Mode, die als Variable über der Klasse gesetzt ist, wahr ist.</w:t>
      </w:r>
      <w:bookmarkEnd w:id="146"/>
    </w:p>
    <w:p w14:paraId="24DD688A" w14:textId="4441ED99" w:rsidR="14E92987" w:rsidRDefault="14E92987" w:rsidP="14E92987">
      <w:pPr>
        <w:rPr>
          <w:rFonts w:ascii="Arial" w:eastAsia="Arial" w:hAnsi="Arial" w:cs="Arial"/>
          <w:sz w:val="24"/>
          <w:szCs w:val="24"/>
        </w:rPr>
      </w:pPr>
    </w:p>
    <w:p w14:paraId="3F59CA86" w14:textId="79F87711" w:rsidR="0EFD442A" w:rsidRDefault="0EFD442A" w:rsidP="14E92987">
      <w:pPr>
        <w:spacing w:line="360" w:lineRule="auto"/>
        <w:rPr>
          <w:rFonts w:ascii="Arial" w:eastAsia="Arial" w:hAnsi="Arial" w:cs="Arial"/>
          <w:sz w:val="24"/>
          <w:szCs w:val="24"/>
        </w:rPr>
      </w:pPr>
      <w:r w:rsidRPr="14E92987">
        <w:rPr>
          <w:rFonts w:ascii="Arial" w:eastAsia="Arial" w:hAnsi="Arial" w:cs="Arial"/>
          <w:sz w:val="24"/>
          <w:szCs w:val="24"/>
        </w:rPr>
        <w:t>Das Datenbankschema wurde verändert, damit die Super-Admin-Role fähig ist, auf fremde Realms zuz</w:t>
      </w:r>
      <w:r w:rsidR="4D4608CE" w:rsidRPr="14E92987">
        <w:rPr>
          <w:rFonts w:ascii="Arial" w:eastAsia="Arial" w:hAnsi="Arial" w:cs="Arial"/>
          <w:sz w:val="24"/>
          <w:szCs w:val="24"/>
        </w:rPr>
        <w:t>u</w:t>
      </w:r>
      <w:r w:rsidRPr="14E92987">
        <w:rPr>
          <w:rFonts w:ascii="Arial" w:eastAsia="Arial" w:hAnsi="Arial" w:cs="Arial"/>
          <w:sz w:val="24"/>
          <w:szCs w:val="24"/>
        </w:rPr>
        <w:t>greifen. In diesem Fall musste auch ge</w:t>
      </w:r>
      <w:r w:rsidR="2E409933" w:rsidRPr="14E92987">
        <w:rPr>
          <w:rFonts w:ascii="Arial" w:eastAsia="Arial" w:hAnsi="Arial" w:cs="Arial"/>
          <w:sz w:val="24"/>
          <w:szCs w:val="24"/>
        </w:rPr>
        <w:t>währleistet sein, dass nun Clients mit identischen Namen in verschiedenen Realms existieren dürfen und auch so in der Datenbank abgebildet werden.</w:t>
      </w:r>
    </w:p>
    <w:p w14:paraId="1AFB5DC9" w14:textId="5C50CFE0" w:rsidR="665E8C2A" w:rsidRDefault="665E8C2A" w:rsidP="14E92987">
      <w:pPr>
        <w:spacing w:line="360" w:lineRule="auto"/>
        <w:rPr>
          <w:rFonts w:ascii="Arial" w:eastAsia="Arial" w:hAnsi="Arial" w:cs="Arial"/>
          <w:sz w:val="24"/>
          <w:szCs w:val="24"/>
        </w:rPr>
      </w:pPr>
      <w:r w:rsidRPr="14E92987">
        <w:rPr>
          <w:rFonts w:ascii="Arial" w:eastAsia="Arial" w:hAnsi="Arial" w:cs="Arial"/>
          <w:sz w:val="24"/>
          <w:szCs w:val="24"/>
        </w:rPr>
        <w:t xml:space="preserve">Dafür wurde das Attribut </w:t>
      </w:r>
      <w:proofErr w:type="spellStart"/>
      <w:r w:rsidRPr="14E92987">
        <w:rPr>
          <w:rFonts w:ascii="Arial" w:eastAsia="Arial" w:hAnsi="Arial" w:cs="Arial"/>
          <w:i/>
          <w:iCs/>
          <w:sz w:val="24"/>
          <w:szCs w:val="24"/>
        </w:rPr>
        <w:t>unique</w:t>
      </w:r>
      <w:proofErr w:type="spellEnd"/>
      <w:r w:rsidRPr="14E92987">
        <w:rPr>
          <w:rFonts w:ascii="Arial" w:eastAsia="Arial" w:hAnsi="Arial" w:cs="Arial"/>
          <w:i/>
          <w:iCs/>
          <w:sz w:val="24"/>
          <w:szCs w:val="24"/>
        </w:rPr>
        <w:t xml:space="preserve"> </w:t>
      </w:r>
      <w:r w:rsidRPr="14E92987">
        <w:rPr>
          <w:rFonts w:ascii="Arial" w:eastAsia="Arial" w:hAnsi="Arial" w:cs="Arial"/>
          <w:sz w:val="24"/>
          <w:szCs w:val="24"/>
        </w:rPr>
        <w:t xml:space="preserve">in der </w:t>
      </w:r>
      <w:r w:rsidR="07BF685A" w:rsidRPr="14E92987">
        <w:rPr>
          <w:rFonts w:ascii="Arial" w:eastAsia="Arial" w:hAnsi="Arial" w:cs="Arial"/>
          <w:sz w:val="24"/>
          <w:szCs w:val="24"/>
        </w:rPr>
        <w:t xml:space="preserve">Klasse </w:t>
      </w:r>
      <w:proofErr w:type="spellStart"/>
      <w:r w:rsidR="07BF685A" w:rsidRPr="14E92987">
        <w:rPr>
          <w:rFonts w:ascii="Arial" w:eastAsia="Arial" w:hAnsi="Arial" w:cs="Arial"/>
          <w:i/>
          <w:iCs/>
          <w:sz w:val="24"/>
          <w:szCs w:val="24"/>
        </w:rPr>
        <w:t>TargetSystem</w:t>
      </w:r>
      <w:proofErr w:type="spellEnd"/>
      <w:r w:rsidR="07BF685A" w:rsidRPr="14E92987">
        <w:rPr>
          <w:rFonts w:ascii="Arial" w:eastAsia="Arial" w:hAnsi="Arial" w:cs="Arial"/>
          <w:i/>
          <w:iCs/>
          <w:sz w:val="24"/>
          <w:szCs w:val="24"/>
        </w:rPr>
        <w:t xml:space="preserve"> entfernt.</w:t>
      </w:r>
    </w:p>
    <w:p w14:paraId="451DDAC5" w14:textId="00DA09B1" w:rsidR="14E92987" w:rsidRDefault="14E92987" w:rsidP="14E92987">
      <w:pPr>
        <w:spacing w:line="360" w:lineRule="auto"/>
        <w:rPr>
          <w:rFonts w:ascii="Arial" w:eastAsia="Arial" w:hAnsi="Arial" w:cs="Arial"/>
          <w:i/>
          <w:iCs/>
          <w:sz w:val="24"/>
          <w:szCs w:val="24"/>
        </w:rPr>
      </w:pPr>
    </w:p>
    <w:p w14:paraId="5F6AD5E5" w14:textId="1A34395D" w:rsidR="62DF5870" w:rsidRDefault="62DF5870" w:rsidP="14E92987">
      <w:pPr>
        <w:spacing w:line="360" w:lineRule="auto"/>
        <w:rPr>
          <w:rFonts w:ascii="Arial" w:eastAsia="Arial" w:hAnsi="Arial" w:cs="Arial"/>
        </w:rPr>
      </w:pPr>
      <w:r>
        <w:rPr>
          <w:noProof/>
        </w:rPr>
        <w:drawing>
          <wp:inline distT="0" distB="0" distL="0" distR="0" wp14:anchorId="4A3B25A2" wp14:editId="3CEBEDA1">
            <wp:extent cx="5981698" cy="816139"/>
            <wp:effectExtent l="0" t="0" r="0" b="0"/>
            <wp:docPr id="1769847203" name="Picture 1769847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5981698" cy="816139"/>
                    </a:xfrm>
                    <a:prstGeom prst="rect">
                      <a:avLst/>
                    </a:prstGeom>
                  </pic:spPr>
                </pic:pic>
              </a:graphicData>
            </a:graphic>
          </wp:inline>
        </w:drawing>
      </w:r>
    </w:p>
    <w:p w14:paraId="169FF511" w14:textId="414FBF2B" w:rsidR="62DF5870" w:rsidRDefault="00C7579B" w:rsidP="00C7579B">
      <w:pPr>
        <w:pStyle w:val="Beschriftung"/>
        <w:rPr>
          <w:rFonts w:ascii="Arial" w:eastAsia="Arial" w:hAnsi="Arial" w:cs="Arial"/>
        </w:rPr>
      </w:pPr>
      <w:bookmarkStart w:id="147" w:name="_Toc170488552"/>
      <w:r>
        <w:t xml:space="preserve">Abbildung </w:t>
      </w:r>
      <w:fldSimple w:instr=" SEQ Abbildung \* ARABIC ">
        <w:r w:rsidR="00667C61">
          <w:rPr>
            <w:noProof/>
          </w:rPr>
          <w:t>24</w:t>
        </w:r>
      </w:fldSimple>
      <w:r>
        <w:t xml:space="preserve">: </w:t>
      </w:r>
      <w:r w:rsidRPr="00B92E95">
        <w:t xml:space="preserve">Vor Beginn der Projektarbeit war noch die Tabelle </w:t>
      </w:r>
      <w:proofErr w:type="spellStart"/>
      <w:r w:rsidRPr="00B92E95">
        <w:t>name</w:t>
      </w:r>
      <w:proofErr w:type="spellEnd"/>
      <w:r w:rsidRPr="00B92E95">
        <w:t xml:space="preserve"> </w:t>
      </w:r>
      <w:proofErr w:type="spellStart"/>
      <w:r w:rsidRPr="00B92E95">
        <w:t>unique</w:t>
      </w:r>
      <w:proofErr w:type="spellEnd"/>
      <w:r w:rsidRPr="00B92E95">
        <w:t>.</w:t>
      </w:r>
      <w:bookmarkEnd w:id="147"/>
    </w:p>
    <w:p w14:paraId="66ABB532" w14:textId="327902D7" w:rsidR="14E92987" w:rsidRDefault="14E92987" w:rsidP="14E92987">
      <w:pPr>
        <w:spacing w:line="360" w:lineRule="auto"/>
        <w:rPr>
          <w:rFonts w:ascii="Arial" w:eastAsia="Arial" w:hAnsi="Arial" w:cs="Arial"/>
        </w:rPr>
      </w:pPr>
    </w:p>
    <w:p w14:paraId="76EAAA58" w14:textId="77E9EE70" w:rsidR="62DF5870" w:rsidRDefault="62DF5870" w:rsidP="14E92987">
      <w:r>
        <w:rPr>
          <w:noProof/>
        </w:rPr>
        <w:drawing>
          <wp:inline distT="0" distB="0" distL="0" distR="0" wp14:anchorId="387E1D2C" wp14:editId="206B6C12">
            <wp:extent cx="5972174" cy="814839"/>
            <wp:effectExtent l="0" t="0" r="0" b="0"/>
            <wp:docPr id="217297281" name="Picture 21729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5972174" cy="814839"/>
                    </a:xfrm>
                    <a:prstGeom prst="rect">
                      <a:avLst/>
                    </a:prstGeom>
                  </pic:spPr>
                </pic:pic>
              </a:graphicData>
            </a:graphic>
          </wp:inline>
        </w:drawing>
      </w:r>
    </w:p>
    <w:p w14:paraId="70E1E8EA" w14:textId="08B8CE2D" w:rsidR="62DF5870" w:rsidRDefault="00C7579B" w:rsidP="00C7579B">
      <w:pPr>
        <w:pStyle w:val="Beschriftung"/>
        <w:rPr>
          <w:rFonts w:ascii="Arial" w:eastAsia="Arial" w:hAnsi="Arial" w:cs="Arial"/>
        </w:rPr>
      </w:pPr>
      <w:bookmarkStart w:id="148" w:name="_Toc170488553"/>
      <w:r>
        <w:t xml:space="preserve">Abbildung </w:t>
      </w:r>
      <w:fldSimple w:instr=" SEQ Abbildung \* ARABIC ">
        <w:r w:rsidR="00667C61">
          <w:rPr>
            <w:noProof/>
          </w:rPr>
          <w:t>25</w:t>
        </w:r>
      </w:fldSimple>
      <w:r>
        <w:t xml:space="preserve">: </w:t>
      </w:r>
      <w:r w:rsidRPr="00FC7533">
        <w:t xml:space="preserve">Die </w:t>
      </w:r>
      <w:proofErr w:type="spellStart"/>
      <w:r w:rsidRPr="00FC7533">
        <w:t>unique</w:t>
      </w:r>
      <w:proofErr w:type="spellEnd"/>
      <w:r w:rsidRPr="00FC7533">
        <w:t>-kennzeichnung wird entfernt.</w:t>
      </w:r>
      <w:bookmarkEnd w:id="148"/>
    </w:p>
    <w:p w14:paraId="633AA0EC" w14:textId="5C765342" w:rsidR="14E92987" w:rsidRDefault="14E92987" w:rsidP="14E92987">
      <w:pPr>
        <w:spacing w:line="360" w:lineRule="auto"/>
      </w:pPr>
    </w:p>
    <w:p w14:paraId="74AE3B3B" w14:textId="08A2EE67" w:rsidR="38879C49" w:rsidRDefault="38879C49" w:rsidP="14E92987">
      <w:pPr>
        <w:spacing w:line="360" w:lineRule="auto"/>
        <w:rPr>
          <w:rFonts w:ascii="Arial" w:eastAsia="Arial" w:hAnsi="Arial" w:cs="Arial"/>
          <w:sz w:val="24"/>
          <w:szCs w:val="24"/>
        </w:rPr>
      </w:pPr>
      <w:r w:rsidRPr="14E92987">
        <w:rPr>
          <w:rFonts w:ascii="Arial" w:eastAsia="Arial" w:hAnsi="Arial" w:cs="Arial"/>
          <w:sz w:val="24"/>
          <w:szCs w:val="24"/>
        </w:rPr>
        <w:t xml:space="preserve">Zusätzlich wurde eine neue </w:t>
      </w:r>
      <w:proofErr w:type="spellStart"/>
      <w:r w:rsidRPr="14E92987">
        <w:rPr>
          <w:rFonts w:ascii="Arial" w:eastAsia="Arial" w:hAnsi="Arial" w:cs="Arial"/>
          <w:sz w:val="24"/>
          <w:szCs w:val="24"/>
        </w:rPr>
        <w:t>Changelog</w:t>
      </w:r>
      <w:proofErr w:type="spellEnd"/>
      <w:r w:rsidRPr="14E92987">
        <w:rPr>
          <w:rFonts w:ascii="Arial" w:eastAsia="Arial" w:hAnsi="Arial" w:cs="Arial"/>
          <w:sz w:val="24"/>
          <w:szCs w:val="24"/>
        </w:rPr>
        <w:t xml:space="preserve">-Datei angelegt, welche die </w:t>
      </w:r>
      <w:proofErr w:type="spellStart"/>
      <w:r w:rsidRPr="14E92987">
        <w:rPr>
          <w:rFonts w:ascii="Arial" w:eastAsia="Arial" w:hAnsi="Arial" w:cs="Arial"/>
          <w:sz w:val="24"/>
          <w:szCs w:val="24"/>
        </w:rPr>
        <w:t>unique</w:t>
      </w:r>
      <w:proofErr w:type="spellEnd"/>
      <w:r w:rsidRPr="14E92987">
        <w:rPr>
          <w:rFonts w:ascii="Arial" w:eastAsia="Arial" w:hAnsi="Arial" w:cs="Arial"/>
          <w:sz w:val="24"/>
          <w:szCs w:val="24"/>
        </w:rPr>
        <w:t>-kennzeichnung entfernt und das Datenbankschema anpasst.</w:t>
      </w:r>
      <w:r w:rsidR="5A7B4AA5" w:rsidRPr="14E92987">
        <w:rPr>
          <w:rFonts w:ascii="Arial" w:eastAsia="Arial" w:hAnsi="Arial" w:cs="Arial"/>
          <w:sz w:val="24"/>
          <w:szCs w:val="24"/>
        </w:rPr>
        <w:t xml:space="preserve"> Die Endpunkte wurden dementsprechend angepasst. </w:t>
      </w:r>
    </w:p>
    <w:p w14:paraId="5763810C" w14:textId="12EB1721" w:rsidR="5A7B4AA5" w:rsidRDefault="5A7B4AA5" w:rsidP="14E92987">
      <w:pPr>
        <w:spacing w:line="360" w:lineRule="auto"/>
        <w:rPr>
          <w:rFonts w:ascii="Arial" w:eastAsia="Arial" w:hAnsi="Arial" w:cs="Arial"/>
          <w:sz w:val="24"/>
          <w:szCs w:val="24"/>
        </w:rPr>
      </w:pPr>
      <w:r w:rsidRPr="14E92987">
        <w:rPr>
          <w:rFonts w:ascii="Arial" w:eastAsia="Arial" w:hAnsi="Arial" w:cs="Arial"/>
          <w:sz w:val="24"/>
          <w:szCs w:val="24"/>
        </w:rPr>
        <w:t xml:space="preserve">Im Fall, dass es sich um einen Benutzer mit der Super-Admin-Role handelt, wird in der </w:t>
      </w:r>
      <w:r w:rsidRPr="14E92987">
        <w:rPr>
          <w:rFonts w:ascii="Arial" w:eastAsia="Arial" w:hAnsi="Arial" w:cs="Arial"/>
          <w:i/>
          <w:iCs/>
          <w:sz w:val="24"/>
          <w:szCs w:val="24"/>
        </w:rPr>
        <w:t>Controller</w:t>
      </w:r>
      <w:r w:rsidRPr="14E92987">
        <w:rPr>
          <w:rFonts w:ascii="Arial" w:eastAsia="Arial" w:hAnsi="Arial" w:cs="Arial"/>
          <w:sz w:val="24"/>
          <w:szCs w:val="24"/>
        </w:rPr>
        <w:t xml:space="preserve">-Klasse </w:t>
      </w:r>
      <w:proofErr w:type="spellStart"/>
      <w:r w:rsidRPr="14E92987">
        <w:rPr>
          <w:rFonts w:ascii="Arial" w:eastAsia="Arial" w:hAnsi="Arial" w:cs="Arial"/>
          <w:i/>
          <w:iCs/>
          <w:sz w:val="24"/>
          <w:szCs w:val="24"/>
        </w:rPr>
        <w:t>TargetSystemController</w:t>
      </w:r>
      <w:proofErr w:type="spellEnd"/>
      <w:r w:rsidR="4631BAF1" w:rsidRPr="14E92987">
        <w:rPr>
          <w:rFonts w:ascii="Arial" w:eastAsia="Arial" w:hAnsi="Arial" w:cs="Arial"/>
          <w:i/>
          <w:iCs/>
          <w:sz w:val="24"/>
          <w:szCs w:val="24"/>
        </w:rPr>
        <w:t xml:space="preserve"> </w:t>
      </w:r>
      <w:r w:rsidR="4631BAF1" w:rsidRPr="14E92987">
        <w:rPr>
          <w:rFonts w:ascii="Arial" w:eastAsia="Arial" w:hAnsi="Arial" w:cs="Arial"/>
          <w:sz w:val="24"/>
          <w:szCs w:val="24"/>
        </w:rPr>
        <w:t xml:space="preserve">eine andere Funktion aufgerufen, die den passenden Endpunkt enthält. </w:t>
      </w:r>
    </w:p>
    <w:p w14:paraId="07B23934" w14:textId="75F608B7" w:rsidR="4631BAF1" w:rsidRDefault="4631BAF1" w:rsidP="14E92987">
      <w:pPr>
        <w:spacing w:line="360" w:lineRule="auto"/>
        <w:rPr>
          <w:rFonts w:ascii="Arial" w:eastAsia="Arial" w:hAnsi="Arial" w:cs="Arial"/>
          <w:sz w:val="24"/>
          <w:szCs w:val="24"/>
        </w:rPr>
      </w:pPr>
      <w:r w:rsidRPr="14E92987">
        <w:rPr>
          <w:rFonts w:ascii="Arial" w:eastAsia="Arial" w:hAnsi="Arial" w:cs="Arial"/>
          <w:sz w:val="24"/>
          <w:szCs w:val="24"/>
        </w:rPr>
        <w:t>Dies war nötig umzusetzen</w:t>
      </w:r>
      <w:r w:rsidR="25CBAC6A" w:rsidRPr="14E92987">
        <w:rPr>
          <w:rFonts w:ascii="Arial" w:eastAsia="Arial" w:hAnsi="Arial" w:cs="Arial"/>
          <w:sz w:val="24"/>
          <w:szCs w:val="24"/>
        </w:rPr>
        <w:t xml:space="preserve">. Wenn man </w:t>
      </w:r>
      <w:r w:rsidR="2FF86BA3" w:rsidRPr="14E92987">
        <w:rPr>
          <w:rFonts w:ascii="Arial" w:eastAsia="Arial" w:hAnsi="Arial" w:cs="Arial"/>
          <w:sz w:val="24"/>
          <w:szCs w:val="24"/>
        </w:rPr>
        <w:t xml:space="preserve">sonst </w:t>
      </w:r>
      <w:r w:rsidR="20CCD156" w:rsidRPr="14E92987">
        <w:rPr>
          <w:rFonts w:ascii="Arial" w:eastAsia="Arial" w:hAnsi="Arial" w:cs="Arial"/>
          <w:sz w:val="24"/>
          <w:szCs w:val="24"/>
        </w:rPr>
        <w:t>auf einen Client zugreift, kommt</w:t>
      </w:r>
      <w:r w:rsidR="2FF86BA3" w:rsidRPr="14E92987">
        <w:rPr>
          <w:rFonts w:ascii="Arial" w:eastAsia="Arial" w:hAnsi="Arial" w:cs="Arial"/>
          <w:sz w:val="24"/>
          <w:szCs w:val="24"/>
        </w:rPr>
        <w:t xml:space="preserve"> </w:t>
      </w:r>
      <w:r w:rsidR="6B45192D" w:rsidRPr="14E92987">
        <w:rPr>
          <w:rFonts w:ascii="Arial" w:eastAsia="Arial" w:hAnsi="Arial" w:cs="Arial"/>
          <w:sz w:val="24"/>
          <w:szCs w:val="24"/>
        </w:rPr>
        <w:t xml:space="preserve">es in der </w:t>
      </w:r>
      <w:r w:rsidR="2FF86BA3" w:rsidRPr="14E92987">
        <w:rPr>
          <w:rFonts w:ascii="Arial" w:eastAsia="Arial" w:hAnsi="Arial" w:cs="Arial"/>
          <w:sz w:val="24"/>
          <w:szCs w:val="24"/>
        </w:rPr>
        <w:t>Datenbank zu Fehlern</w:t>
      </w:r>
      <w:r w:rsidR="2BFC9A2D" w:rsidRPr="14E92987">
        <w:rPr>
          <w:rFonts w:ascii="Arial" w:eastAsia="Arial" w:hAnsi="Arial" w:cs="Arial"/>
          <w:sz w:val="24"/>
          <w:szCs w:val="24"/>
        </w:rPr>
        <w:t>. Diese Fehler teilen mit</w:t>
      </w:r>
      <w:r w:rsidR="2FF86BA3" w:rsidRPr="14E92987">
        <w:rPr>
          <w:rFonts w:ascii="Arial" w:eastAsia="Arial" w:hAnsi="Arial" w:cs="Arial"/>
          <w:sz w:val="24"/>
          <w:szCs w:val="24"/>
        </w:rPr>
        <w:t>, dass es mehrere Clients mit den</w:t>
      </w:r>
      <w:r w:rsidR="7D5043C2" w:rsidRPr="14E92987">
        <w:rPr>
          <w:rFonts w:ascii="Arial" w:eastAsia="Arial" w:hAnsi="Arial" w:cs="Arial"/>
          <w:sz w:val="24"/>
          <w:szCs w:val="24"/>
        </w:rPr>
        <w:t xml:space="preserve"> angeforderten</w:t>
      </w:r>
      <w:r w:rsidR="2FF86BA3" w:rsidRPr="14E92987">
        <w:rPr>
          <w:rFonts w:ascii="Arial" w:eastAsia="Arial" w:hAnsi="Arial" w:cs="Arial"/>
          <w:sz w:val="24"/>
          <w:szCs w:val="24"/>
        </w:rPr>
        <w:t xml:space="preserve"> Namen gibt.</w:t>
      </w:r>
      <w:r w:rsidR="36F2D504" w:rsidRPr="14E92987">
        <w:rPr>
          <w:rFonts w:ascii="Arial" w:eastAsia="Arial" w:hAnsi="Arial" w:cs="Arial"/>
          <w:sz w:val="24"/>
          <w:szCs w:val="24"/>
        </w:rPr>
        <w:t xml:space="preserve"> Es kann bspw. sein, dass es nun zwei Clients mit dem gleichen Namen gibt, z.B. </w:t>
      </w:r>
      <w:r w:rsidR="36F2D504" w:rsidRPr="14E92987">
        <w:rPr>
          <w:rFonts w:ascii="Arial" w:eastAsia="Arial" w:hAnsi="Arial" w:cs="Arial"/>
          <w:i/>
          <w:iCs/>
          <w:sz w:val="24"/>
          <w:szCs w:val="24"/>
        </w:rPr>
        <w:t>“</w:t>
      </w:r>
      <w:proofErr w:type="spellStart"/>
      <w:r w:rsidR="166BDD63" w:rsidRPr="14E92987">
        <w:rPr>
          <w:rFonts w:ascii="Arial" w:eastAsia="Arial" w:hAnsi="Arial" w:cs="Arial"/>
          <w:i/>
          <w:iCs/>
          <w:sz w:val="24"/>
          <w:szCs w:val="24"/>
        </w:rPr>
        <w:t>clone_wars</w:t>
      </w:r>
      <w:proofErr w:type="spellEnd"/>
      <w:r w:rsidR="36F2D504" w:rsidRPr="14E92987">
        <w:rPr>
          <w:rFonts w:ascii="Arial" w:eastAsia="Arial" w:hAnsi="Arial" w:cs="Arial"/>
          <w:i/>
          <w:iCs/>
          <w:sz w:val="24"/>
          <w:szCs w:val="24"/>
        </w:rPr>
        <w:t>”</w:t>
      </w:r>
      <w:r w:rsidR="77A5A4B2" w:rsidRPr="14E92987">
        <w:rPr>
          <w:rFonts w:ascii="Arial" w:eastAsia="Arial" w:hAnsi="Arial" w:cs="Arial"/>
          <w:sz w:val="24"/>
          <w:szCs w:val="24"/>
        </w:rPr>
        <w:t xml:space="preserve">. </w:t>
      </w:r>
      <w:r w:rsidR="6561788E" w:rsidRPr="14E92987">
        <w:rPr>
          <w:rFonts w:ascii="Arial" w:eastAsia="Arial" w:hAnsi="Arial" w:cs="Arial"/>
          <w:sz w:val="24"/>
          <w:szCs w:val="24"/>
        </w:rPr>
        <w:t>Mit folgenden Endpunkten wurde der Fehler gemieden:</w:t>
      </w:r>
    </w:p>
    <w:p w14:paraId="539D2792" w14:textId="7008CCCA" w:rsidR="14E92987" w:rsidRDefault="14E92987" w:rsidP="14E92987">
      <w:pPr>
        <w:spacing w:line="360" w:lineRule="auto"/>
        <w:rPr>
          <w:rFonts w:ascii="Arial" w:eastAsia="Arial" w:hAnsi="Arial" w:cs="Arial"/>
          <w:sz w:val="24"/>
          <w:szCs w:val="24"/>
        </w:rPr>
      </w:pPr>
    </w:p>
    <w:p w14:paraId="343A58A3" w14:textId="7F694C42" w:rsidR="7323E1CB" w:rsidRDefault="7323E1CB" w:rsidP="14E92987">
      <w:pPr>
        <w:pStyle w:val="Listenabsatz"/>
        <w:numPr>
          <w:ilvl w:val="0"/>
          <w:numId w:val="28"/>
        </w:numPr>
        <w:spacing w:line="360" w:lineRule="auto"/>
        <w:rPr>
          <w:rFonts w:ascii="Arial" w:eastAsia="Arial" w:hAnsi="Arial" w:cs="Arial"/>
          <w:sz w:val="24"/>
          <w:szCs w:val="24"/>
          <w:lang w:val="en-US"/>
        </w:rPr>
      </w:pPr>
      <w:r w:rsidRPr="14E92987">
        <w:rPr>
          <w:rFonts w:ascii="Arial" w:eastAsia="Arial" w:hAnsi="Arial" w:cs="Arial"/>
          <w:sz w:val="24"/>
          <w:szCs w:val="24"/>
          <w:lang w:val="en-US"/>
        </w:rPr>
        <w:t>GET http://localhost:8080/scim/targetsystems/{name}/realms/{keycloakRealm</w:t>
      </w:r>
      <w:r w:rsidR="4A8FD6BA" w:rsidRPr="14E92987">
        <w:rPr>
          <w:rFonts w:ascii="Arial" w:eastAsia="Arial" w:hAnsi="Arial" w:cs="Arial"/>
          <w:sz w:val="24"/>
          <w:szCs w:val="24"/>
          <w:lang w:val="en-US"/>
        </w:rPr>
        <w:t>}</w:t>
      </w:r>
    </w:p>
    <w:p w14:paraId="3A2E55D7" w14:textId="323303B5" w:rsidR="491FFEDC" w:rsidRDefault="491FFEDC" w:rsidP="14E92987">
      <w:pPr>
        <w:pStyle w:val="Listenabsatz"/>
        <w:numPr>
          <w:ilvl w:val="0"/>
          <w:numId w:val="28"/>
        </w:numPr>
        <w:spacing w:line="360" w:lineRule="auto"/>
        <w:rPr>
          <w:rFonts w:ascii="Arial" w:eastAsia="Arial" w:hAnsi="Arial" w:cs="Arial"/>
          <w:sz w:val="24"/>
          <w:szCs w:val="24"/>
          <w:lang w:val="en-US"/>
        </w:rPr>
      </w:pPr>
      <w:r w:rsidRPr="14E92987">
        <w:rPr>
          <w:rFonts w:ascii="Arial" w:eastAsia="Arial" w:hAnsi="Arial" w:cs="Arial"/>
          <w:sz w:val="24"/>
          <w:szCs w:val="24"/>
          <w:lang w:val="en-US"/>
        </w:rPr>
        <w:t>PUT http://localhost:8080/scim/targetsystems/{name}/realms/{keycloakRealm}</w:t>
      </w:r>
    </w:p>
    <w:p w14:paraId="012C5491" w14:textId="56E3B140" w:rsidR="491FFEDC" w:rsidRDefault="491FFEDC" w:rsidP="14E92987">
      <w:pPr>
        <w:pStyle w:val="Listenabsatz"/>
        <w:numPr>
          <w:ilvl w:val="0"/>
          <w:numId w:val="28"/>
        </w:numPr>
        <w:spacing w:line="360" w:lineRule="auto"/>
        <w:rPr>
          <w:rFonts w:ascii="Arial" w:eastAsia="Arial" w:hAnsi="Arial" w:cs="Arial"/>
          <w:sz w:val="24"/>
          <w:szCs w:val="24"/>
        </w:rPr>
      </w:pPr>
      <w:r w:rsidRPr="14E92987">
        <w:rPr>
          <w:rFonts w:ascii="Arial" w:eastAsia="Arial" w:hAnsi="Arial" w:cs="Arial"/>
          <w:sz w:val="24"/>
          <w:szCs w:val="24"/>
        </w:rPr>
        <w:t xml:space="preserve">POST </w:t>
      </w:r>
    </w:p>
    <w:p w14:paraId="553DD2EF" w14:textId="636E4018" w:rsidR="491FFEDC" w:rsidRPr="00B02355" w:rsidRDefault="491FFEDC" w:rsidP="14E92987">
      <w:pPr>
        <w:pStyle w:val="Listenabsatz"/>
        <w:spacing w:line="360" w:lineRule="auto"/>
        <w:rPr>
          <w:rFonts w:ascii="Arial" w:eastAsia="Arial" w:hAnsi="Arial" w:cs="Arial"/>
          <w:sz w:val="24"/>
          <w:szCs w:val="24"/>
        </w:rPr>
      </w:pPr>
      <w:r w:rsidRPr="00B02355">
        <w:rPr>
          <w:rFonts w:ascii="Arial" w:eastAsia="Arial" w:hAnsi="Arial" w:cs="Arial"/>
          <w:sz w:val="24"/>
          <w:szCs w:val="24"/>
        </w:rPr>
        <w:t>http://localhost:8080/scim/targetsystems/{name}/realms/{keycloakRealm}</w:t>
      </w:r>
    </w:p>
    <w:p w14:paraId="3F357DF5" w14:textId="2C13816D" w:rsidR="14E92987" w:rsidRDefault="14E92987" w:rsidP="14E92987">
      <w:pPr>
        <w:spacing w:line="360" w:lineRule="auto"/>
      </w:pPr>
    </w:p>
    <w:p w14:paraId="779B92B8" w14:textId="729235EF" w:rsidR="491FFEDC" w:rsidRDefault="491FFEDC" w:rsidP="14E92987">
      <w:pPr>
        <w:spacing w:line="360" w:lineRule="auto"/>
      </w:pPr>
      <w:r>
        <w:rPr>
          <w:noProof/>
        </w:rPr>
        <w:drawing>
          <wp:inline distT="0" distB="0" distL="0" distR="0" wp14:anchorId="31CDAC1B" wp14:editId="7C07F699">
            <wp:extent cx="6334125" cy="2076245"/>
            <wp:effectExtent l="0" t="0" r="0" b="0"/>
            <wp:docPr id="1401605083" name="Picture 1401605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6334125" cy="2076245"/>
                    </a:xfrm>
                    <a:prstGeom prst="rect">
                      <a:avLst/>
                    </a:prstGeom>
                  </pic:spPr>
                </pic:pic>
              </a:graphicData>
            </a:graphic>
          </wp:inline>
        </w:drawing>
      </w:r>
    </w:p>
    <w:p w14:paraId="75B83924" w14:textId="37E3E677" w:rsidR="2685699E" w:rsidRDefault="00C7579B" w:rsidP="00C7579B">
      <w:pPr>
        <w:pStyle w:val="Beschriftung"/>
        <w:rPr>
          <w:rFonts w:ascii="Arial" w:eastAsia="Arial" w:hAnsi="Arial" w:cs="Arial"/>
        </w:rPr>
      </w:pPr>
      <w:bookmarkStart w:id="149" w:name="_Toc170488554"/>
      <w:r>
        <w:t xml:space="preserve">Abbildung </w:t>
      </w:r>
      <w:fldSimple w:instr=" SEQ Abbildung \* ARABIC ">
        <w:r w:rsidR="00667C61">
          <w:rPr>
            <w:noProof/>
          </w:rPr>
          <w:t>26</w:t>
        </w:r>
      </w:fldSimple>
      <w:r>
        <w:t xml:space="preserve">: </w:t>
      </w:r>
      <w:r w:rsidRPr="00E02F64">
        <w:t xml:space="preserve">Die changelog-dt_69.xml; die vierte </w:t>
      </w:r>
      <w:proofErr w:type="spellStart"/>
      <w:r w:rsidRPr="00E02F64">
        <w:t>Changelog</w:t>
      </w:r>
      <w:proofErr w:type="spellEnd"/>
      <w:r w:rsidRPr="00E02F64">
        <w:t>-Datei.</w:t>
      </w:r>
      <w:bookmarkEnd w:id="149"/>
    </w:p>
    <w:p w14:paraId="51F43090" w14:textId="720BB2D3" w:rsidR="14E92987" w:rsidRDefault="14E92987" w:rsidP="14E92987"/>
    <w:p w14:paraId="651D1221" w14:textId="46F5EFCB" w:rsidR="586658E8" w:rsidRDefault="48A2F56C" w:rsidP="2F2F1BCE">
      <w:pPr>
        <w:pStyle w:val="berschrift2"/>
      </w:pPr>
      <w:bookmarkStart w:id="150" w:name="_Toc170488878"/>
      <w:r>
        <w:t>6</w:t>
      </w:r>
      <w:r w:rsidR="21D26710">
        <w:t>.2 Der Customer-</w:t>
      </w:r>
      <w:r w:rsidR="144DEEDE">
        <w:t>Admin-Role</w:t>
      </w:r>
      <w:bookmarkEnd w:id="150"/>
    </w:p>
    <w:p w14:paraId="2E97EF58" w14:textId="2A009BF9" w:rsidR="14E92987" w:rsidRDefault="14E92987" w:rsidP="14E92987"/>
    <w:p w14:paraId="15551ACB" w14:textId="16D2424C" w:rsidR="36FC081D" w:rsidRDefault="36FC081D" w:rsidP="14E92987">
      <w:pPr>
        <w:spacing w:line="360" w:lineRule="auto"/>
        <w:rPr>
          <w:rFonts w:ascii="Arial" w:eastAsia="Arial" w:hAnsi="Arial" w:cs="Arial"/>
          <w:sz w:val="24"/>
          <w:szCs w:val="24"/>
        </w:rPr>
      </w:pPr>
      <w:r w:rsidRPr="14E92987">
        <w:rPr>
          <w:rFonts w:ascii="Arial" w:eastAsia="Arial" w:hAnsi="Arial" w:cs="Arial"/>
          <w:sz w:val="24"/>
          <w:szCs w:val="24"/>
        </w:rPr>
        <w:t>Die Customer-Admin-Role ist die angelegte Client Role, welche sich nicht im master-</w:t>
      </w:r>
      <w:proofErr w:type="spellStart"/>
      <w:r w:rsidRPr="14E92987">
        <w:rPr>
          <w:rFonts w:ascii="Arial" w:eastAsia="Arial" w:hAnsi="Arial" w:cs="Arial"/>
          <w:sz w:val="24"/>
          <w:szCs w:val="24"/>
        </w:rPr>
        <w:t>realm</w:t>
      </w:r>
      <w:proofErr w:type="spellEnd"/>
      <w:r w:rsidRPr="14E92987">
        <w:rPr>
          <w:rFonts w:ascii="Arial" w:eastAsia="Arial" w:hAnsi="Arial" w:cs="Arial"/>
          <w:sz w:val="24"/>
          <w:szCs w:val="24"/>
        </w:rPr>
        <w:t xml:space="preserve"> befinden darf. Hier hat der Benutzer mit der Customer-Admin-Role nur </w:t>
      </w:r>
      <w:r w:rsidR="77A2C69F" w:rsidRPr="14E92987">
        <w:rPr>
          <w:rFonts w:ascii="Arial" w:eastAsia="Arial" w:hAnsi="Arial" w:cs="Arial"/>
          <w:sz w:val="24"/>
          <w:szCs w:val="24"/>
        </w:rPr>
        <w:t>Zugriff auf den Client in seinem eigenem Realm.</w:t>
      </w:r>
    </w:p>
    <w:p w14:paraId="15BC4AB9" w14:textId="5A221C7B" w:rsidR="07B73B0D" w:rsidRDefault="07B73B0D" w:rsidP="14E92987">
      <w:pPr>
        <w:spacing w:line="360" w:lineRule="auto"/>
        <w:rPr>
          <w:rFonts w:ascii="Arial" w:eastAsia="Arial" w:hAnsi="Arial" w:cs="Arial"/>
          <w:sz w:val="24"/>
          <w:szCs w:val="24"/>
        </w:rPr>
      </w:pPr>
      <w:r w:rsidRPr="14E92987">
        <w:rPr>
          <w:rFonts w:ascii="Arial" w:eastAsia="Arial" w:hAnsi="Arial" w:cs="Arial"/>
          <w:sz w:val="24"/>
          <w:szCs w:val="24"/>
        </w:rPr>
        <w:t xml:space="preserve">Damit die Customer-Admin-Role angelegt wird, wird in Keycloak </w:t>
      </w:r>
      <w:r w:rsidR="711243A6" w:rsidRPr="14E92987">
        <w:rPr>
          <w:rFonts w:ascii="Arial" w:eastAsia="Arial" w:hAnsi="Arial" w:cs="Arial"/>
          <w:sz w:val="24"/>
          <w:szCs w:val="24"/>
        </w:rPr>
        <w:t>im Client</w:t>
      </w:r>
      <w:r w:rsidR="1E2DF294" w:rsidRPr="14E92987">
        <w:rPr>
          <w:rFonts w:ascii="Arial" w:eastAsia="Arial" w:hAnsi="Arial" w:cs="Arial"/>
          <w:sz w:val="24"/>
          <w:szCs w:val="24"/>
        </w:rPr>
        <w:t>, die der Customer-Mode-Role zugeordnet ist,</w:t>
      </w:r>
      <w:r w:rsidR="711243A6" w:rsidRPr="14E92987">
        <w:rPr>
          <w:rFonts w:ascii="Arial" w:eastAsia="Arial" w:hAnsi="Arial" w:cs="Arial"/>
          <w:sz w:val="24"/>
          <w:szCs w:val="24"/>
        </w:rPr>
        <w:t xml:space="preserve"> im </w:t>
      </w:r>
      <w:r w:rsidR="4DB7A98D" w:rsidRPr="14E92987">
        <w:rPr>
          <w:rFonts w:ascii="Arial" w:eastAsia="Arial" w:hAnsi="Arial" w:cs="Arial"/>
          <w:sz w:val="24"/>
          <w:szCs w:val="24"/>
        </w:rPr>
        <w:t xml:space="preserve">Bereich </w:t>
      </w:r>
      <w:proofErr w:type="spellStart"/>
      <w:r w:rsidR="4DB7A98D" w:rsidRPr="14E92987">
        <w:rPr>
          <w:rFonts w:ascii="Arial" w:eastAsia="Arial" w:hAnsi="Arial" w:cs="Arial"/>
          <w:i/>
          <w:iCs/>
          <w:sz w:val="24"/>
          <w:szCs w:val="24"/>
        </w:rPr>
        <w:t>user_mapping</w:t>
      </w:r>
      <w:proofErr w:type="spellEnd"/>
      <w:r w:rsidR="4DB7A98D" w:rsidRPr="14E92987">
        <w:rPr>
          <w:rFonts w:ascii="Arial" w:eastAsia="Arial" w:hAnsi="Arial" w:cs="Arial"/>
          <w:i/>
          <w:iCs/>
          <w:sz w:val="24"/>
          <w:szCs w:val="24"/>
        </w:rPr>
        <w:t xml:space="preserve"> </w:t>
      </w:r>
      <w:r w:rsidR="711243A6" w:rsidRPr="14E92987">
        <w:rPr>
          <w:rFonts w:ascii="Arial" w:eastAsia="Arial" w:hAnsi="Arial" w:cs="Arial"/>
          <w:sz w:val="24"/>
          <w:szCs w:val="24"/>
        </w:rPr>
        <w:t xml:space="preserve">ein neues Attribut für den </w:t>
      </w:r>
      <w:r w:rsidR="711243A6" w:rsidRPr="14E92987">
        <w:rPr>
          <w:rFonts w:ascii="Arial" w:eastAsia="Arial" w:hAnsi="Arial" w:cs="Arial"/>
          <w:i/>
          <w:iCs/>
          <w:sz w:val="24"/>
          <w:szCs w:val="24"/>
        </w:rPr>
        <w:t>Access Token</w:t>
      </w:r>
      <w:r w:rsidR="711243A6" w:rsidRPr="14E92987">
        <w:rPr>
          <w:rFonts w:ascii="Arial" w:eastAsia="Arial" w:hAnsi="Arial" w:cs="Arial"/>
          <w:sz w:val="24"/>
          <w:szCs w:val="24"/>
        </w:rPr>
        <w:t xml:space="preserve"> angelegt namens </w:t>
      </w:r>
      <w:proofErr w:type="spellStart"/>
      <w:r w:rsidR="711243A6" w:rsidRPr="14E92987">
        <w:rPr>
          <w:rFonts w:ascii="Arial" w:eastAsia="Arial" w:hAnsi="Arial" w:cs="Arial"/>
          <w:i/>
          <w:iCs/>
          <w:sz w:val="24"/>
          <w:szCs w:val="24"/>
        </w:rPr>
        <w:t>realm_scope</w:t>
      </w:r>
      <w:proofErr w:type="spellEnd"/>
      <w:r w:rsidR="711243A6" w:rsidRPr="14E92987">
        <w:rPr>
          <w:rFonts w:ascii="Arial" w:eastAsia="Arial" w:hAnsi="Arial" w:cs="Arial"/>
          <w:sz w:val="24"/>
          <w:szCs w:val="24"/>
        </w:rPr>
        <w:t xml:space="preserve">. </w:t>
      </w:r>
    </w:p>
    <w:p w14:paraId="44AD4E1A" w14:textId="6DFBCF43" w:rsidR="711243A6" w:rsidRDefault="711243A6" w:rsidP="14E92987">
      <w:pPr>
        <w:spacing w:line="360" w:lineRule="auto"/>
        <w:rPr>
          <w:rFonts w:ascii="Arial" w:eastAsia="Arial" w:hAnsi="Arial" w:cs="Arial"/>
          <w:sz w:val="24"/>
          <w:szCs w:val="24"/>
        </w:rPr>
      </w:pPr>
      <w:r w:rsidRPr="14E92987">
        <w:rPr>
          <w:rFonts w:ascii="Arial" w:eastAsia="Arial" w:hAnsi="Arial" w:cs="Arial"/>
          <w:sz w:val="24"/>
          <w:szCs w:val="24"/>
        </w:rPr>
        <w:t xml:space="preserve">Durch den </w:t>
      </w:r>
      <w:proofErr w:type="spellStart"/>
      <w:r w:rsidRPr="14E92987">
        <w:rPr>
          <w:rFonts w:ascii="Arial" w:eastAsia="Arial" w:hAnsi="Arial" w:cs="Arial"/>
          <w:i/>
          <w:iCs/>
          <w:sz w:val="24"/>
          <w:szCs w:val="24"/>
        </w:rPr>
        <w:t>realm_scope</w:t>
      </w:r>
      <w:proofErr w:type="spellEnd"/>
      <w:r w:rsidRPr="14E92987">
        <w:rPr>
          <w:rFonts w:ascii="Arial" w:eastAsia="Arial" w:hAnsi="Arial" w:cs="Arial"/>
          <w:i/>
          <w:iCs/>
          <w:sz w:val="24"/>
          <w:szCs w:val="24"/>
        </w:rPr>
        <w:t xml:space="preserve"> </w:t>
      </w:r>
      <w:r w:rsidRPr="14E92987">
        <w:rPr>
          <w:rFonts w:ascii="Arial" w:eastAsia="Arial" w:hAnsi="Arial" w:cs="Arial"/>
          <w:sz w:val="24"/>
          <w:szCs w:val="24"/>
        </w:rPr>
        <w:t xml:space="preserve">wird überprüft, </w:t>
      </w:r>
      <w:r w:rsidR="1ACAF6F9" w:rsidRPr="14E92987">
        <w:rPr>
          <w:rFonts w:ascii="Arial" w:eastAsia="Arial" w:hAnsi="Arial" w:cs="Arial"/>
          <w:sz w:val="24"/>
          <w:szCs w:val="24"/>
        </w:rPr>
        <w:t xml:space="preserve">ob der Benutzer mit der Customer-Admin-Role auf den Realm zugreifen will, </w:t>
      </w:r>
      <w:r w:rsidR="709AFE10" w:rsidRPr="14E92987">
        <w:rPr>
          <w:rFonts w:ascii="Arial" w:eastAsia="Arial" w:hAnsi="Arial" w:cs="Arial"/>
          <w:sz w:val="24"/>
          <w:szCs w:val="24"/>
        </w:rPr>
        <w:t xml:space="preserve">ob </w:t>
      </w:r>
      <w:r w:rsidR="1ACAF6F9" w:rsidRPr="14E92987">
        <w:rPr>
          <w:rFonts w:ascii="Arial" w:eastAsia="Arial" w:hAnsi="Arial" w:cs="Arial"/>
          <w:sz w:val="24"/>
          <w:szCs w:val="24"/>
        </w:rPr>
        <w:t xml:space="preserve">er </w:t>
      </w:r>
      <w:r w:rsidR="0AA8A163" w:rsidRPr="14E92987">
        <w:rPr>
          <w:rFonts w:ascii="Arial" w:eastAsia="Arial" w:hAnsi="Arial" w:cs="Arial"/>
          <w:sz w:val="24"/>
          <w:szCs w:val="24"/>
        </w:rPr>
        <w:t xml:space="preserve">die </w:t>
      </w:r>
      <w:r w:rsidR="1ACAF6F9" w:rsidRPr="14E92987">
        <w:rPr>
          <w:rFonts w:ascii="Arial" w:eastAsia="Arial" w:hAnsi="Arial" w:cs="Arial"/>
          <w:sz w:val="24"/>
          <w:szCs w:val="24"/>
        </w:rPr>
        <w:t xml:space="preserve">Berechtigung </w:t>
      </w:r>
      <w:r w:rsidR="20EF9CDA" w:rsidRPr="14E92987">
        <w:rPr>
          <w:rFonts w:ascii="Arial" w:eastAsia="Arial" w:hAnsi="Arial" w:cs="Arial"/>
          <w:sz w:val="24"/>
          <w:szCs w:val="24"/>
        </w:rPr>
        <w:t xml:space="preserve">dazu </w:t>
      </w:r>
      <w:r w:rsidR="1ACAF6F9" w:rsidRPr="14E92987">
        <w:rPr>
          <w:rFonts w:ascii="Arial" w:eastAsia="Arial" w:hAnsi="Arial" w:cs="Arial"/>
          <w:sz w:val="24"/>
          <w:szCs w:val="24"/>
        </w:rPr>
        <w:t>hat</w:t>
      </w:r>
      <w:r w:rsidR="13F5F43B" w:rsidRPr="14E92987">
        <w:rPr>
          <w:rFonts w:ascii="Arial" w:eastAsia="Arial" w:hAnsi="Arial" w:cs="Arial"/>
          <w:sz w:val="24"/>
          <w:szCs w:val="24"/>
        </w:rPr>
        <w:t>, auf den Client zuzugreifen</w:t>
      </w:r>
      <w:r w:rsidR="0E30792F" w:rsidRPr="14E92987">
        <w:rPr>
          <w:rFonts w:ascii="Arial" w:eastAsia="Arial" w:hAnsi="Arial" w:cs="Arial"/>
          <w:sz w:val="24"/>
          <w:szCs w:val="24"/>
        </w:rPr>
        <w:t xml:space="preserve">. </w:t>
      </w:r>
    </w:p>
    <w:p w14:paraId="52F66B50" w14:textId="334AFCF6" w:rsidR="19107B15" w:rsidRDefault="19107B15" w:rsidP="14E92987">
      <w:pPr>
        <w:spacing w:line="360" w:lineRule="auto"/>
        <w:rPr>
          <w:rFonts w:ascii="Arial" w:eastAsia="Arial" w:hAnsi="Arial" w:cs="Arial"/>
          <w:sz w:val="24"/>
          <w:szCs w:val="24"/>
        </w:rPr>
      </w:pPr>
      <w:r w:rsidRPr="14E92987">
        <w:rPr>
          <w:rFonts w:ascii="Arial" w:eastAsia="Arial" w:hAnsi="Arial" w:cs="Arial"/>
          <w:sz w:val="24"/>
          <w:szCs w:val="24"/>
        </w:rPr>
        <w:t xml:space="preserve">Die Funktion </w:t>
      </w:r>
      <w:proofErr w:type="spellStart"/>
      <w:r w:rsidRPr="14E92987">
        <w:rPr>
          <w:rFonts w:ascii="Arial" w:eastAsia="Arial" w:hAnsi="Arial" w:cs="Arial"/>
          <w:i/>
          <w:iCs/>
          <w:sz w:val="24"/>
          <w:szCs w:val="24"/>
        </w:rPr>
        <w:t>isClient</w:t>
      </w:r>
      <w:r w:rsidR="1B32A4C6" w:rsidRPr="14E92987">
        <w:rPr>
          <w:rFonts w:ascii="Arial" w:eastAsia="Arial" w:hAnsi="Arial" w:cs="Arial"/>
          <w:i/>
          <w:iCs/>
          <w:sz w:val="24"/>
          <w:szCs w:val="24"/>
        </w:rPr>
        <w:t>I</w:t>
      </w:r>
      <w:r w:rsidRPr="14E92987">
        <w:rPr>
          <w:rFonts w:ascii="Arial" w:eastAsia="Arial" w:hAnsi="Arial" w:cs="Arial"/>
          <w:i/>
          <w:iCs/>
          <w:sz w:val="24"/>
          <w:szCs w:val="24"/>
        </w:rPr>
        <w:t>nCorrectRealm</w:t>
      </w:r>
      <w:proofErr w:type="spellEnd"/>
      <w:r w:rsidRPr="14E92987">
        <w:rPr>
          <w:rFonts w:ascii="Arial" w:eastAsia="Arial" w:hAnsi="Arial" w:cs="Arial"/>
          <w:i/>
          <w:iCs/>
          <w:sz w:val="24"/>
          <w:szCs w:val="24"/>
        </w:rPr>
        <w:t xml:space="preserve"> </w:t>
      </w:r>
      <w:r w:rsidR="291F2797" w:rsidRPr="14E92987">
        <w:rPr>
          <w:rFonts w:ascii="Arial" w:eastAsia="Arial" w:hAnsi="Arial" w:cs="Arial"/>
          <w:sz w:val="24"/>
          <w:szCs w:val="24"/>
        </w:rPr>
        <w:t>in der Klasse</w:t>
      </w:r>
      <w:r w:rsidR="291F2797" w:rsidRPr="14E92987">
        <w:rPr>
          <w:rFonts w:ascii="Arial" w:eastAsia="Arial" w:hAnsi="Arial" w:cs="Arial"/>
          <w:i/>
          <w:iCs/>
          <w:sz w:val="24"/>
          <w:szCs w:val="24"/>
        </w:rPr>
        <w:t xml:space="preserve"> </w:t>
      </w:r>
      <w:proofErr w:type="spellStart"/>
      <w:r w:rsidR="291F2797" w:rsidRPr="14E92987">
        <w:rPr>
          <w:rFonts w:ascii="Arial" w:eastAsia="Arial" w:hAnsi="Arial" w:cs="Arial"/>
          <w:i/>
          <w:iCs/>
          <w:sz w:val="24"/>
          <w:szCs w:val="24"/>
        </w:rPr>
        <w:t>AuthorizationUtil</w:t>
      </w:r>
      <w:proofErr w:type="spellEnd"/>
      <w:r w:rsidR="291F2797" w:rsidRPr="14E92987">
        <w:rPr>
          <w:rFonts w:ascii="Arial" w:eastAsia="Arial" w:hAnsi="Arial" w:cs="Arial"/>
          <w:i/>
          <w:iCs/>
          <w:sz w:val="24"/>
          <w:szCs w:val="24"/>
        </w:rPr>
        <w:t xml:space="preserve"> </w:t>
      </w:r>
      <w:r w:rsidRPr="14E92987">
        <w:rPr>
          <w:rFonts w:ascii="Arial" w:eastAsia="Arial" w:hAnsi="Arial" w:cs="Arial"/>
          <w:sz w:val="24"/>
          <w:szCs w:val="24"/>
        </w:rPr>
        <w:t>überprüft,</w:t>
      </w:r>
      <w:r w:rsidR="00313BE7" w:rsidRPr="14E92987">
        <w:rPr>
          <w:rFonts w:ascii="Arial" w:eastAsia="Arial" w:hAnsi="Arial" w:cs="Arial"/>
          <w:sz w:val="24"/>
          <w:szCs w:val="24"/>
        </w:rPr>
        <w:t xml:space="preserve"> ob der Benutzer dazu berechtigt ist</w:t>
      </w:r>
      <w:r w:rsidRPr="14E92987">
        <w:rPr>
          <w:rFonts w:ascii="Arial" w:eastAsia="Arial" w:hAnsi="Arial" w:cs="Arial"/>
          <w:sz w:val="24"/>
          <w:szCs w:val="24"/>
        </w:rPr>
        <w:t>.</w:t>
      </w:r>
    </w:p>
    <w:p w14:paraId="5C38DF0C" w14:textId="6108F7AF" w:rsidR="411ECDB1" w:rsidRDefault="411ECDB1" w:rsidP="14E92987">
      <w:pPr>
        <w:spacing w:line="360" w:lineRule="auto"/>
      </w:pPr>
      <w:r>
        <w:rPr>
          <w:noProof/>
        </w:rPr>
        <w:drawing>
          <wp:inline distT="0" distB="0" distL="0" distR="0" wp14:anchorId="5FC5E46E" wp14:editId="74B5DAB3">
            <wp:extent cx="5876924" cy="2473980"/>
            <wp:effectExtent l="0" t="0" r="0" b="0"/>
            <wp:docPr id="1423943879" name="Picture 142394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5876924" cy="2473980"/>
                    </a:xfrm>
                    <a:prstGeom prst="rect">
                      <a:avLst/>
                    </a:prstGeom>
                  </pic:spPr>
                </pic:pic>
              </a:graphicData>
            </a:graphic>
          </wp:inline>
        </w:drawing>
      </w:r>
    </w:p>
    <w:p w14:paraId="54423A7C" w14:textId="26E8FF55" w:rsidR="411ECDB1" w:rsidRDefault="00C7579B" w:rsidP="00C7579B">
      <w:pPr>
        <w:pStyle w:val="Beschriftung"/>
        <w:rPr>
          <w:rFonts w:ascii="Arial" w:eastAsia="Arial" w:hAnsi="Arial" w:cs="Arial"/>
          <w:i w:val="0"/>
          <w:iCs w:val="0"/>
        </w:rPr>
      </w:pPr>
      <w:bookmarkStart w:id="151" w:name="_Toc170488555"/>
      <w:r>
        <w:t xml:space="preserve">Abbildung </w:t>
      </w:r>
      <w:fldSimple w:instr=" SEQ Abbildung \* ARABIC ">
        <w:r w:rsidR="00667C61">
          <w:rPr>
            <w:noProof/>
          </w:rPr>
          <w:t>27</w:t>
        </w:r>
      </w:fldSimple>
      <w:r>
        <w:t xml:space="preserve">: </w:t>
      </w:r>
      <w:r w:rsidRPr="00D05107">
        <w:t xml:space="preserve">Die Funktion </w:t>
      </w:r>
      <w:proofErr w:type="spellStart"/>
      <w:r w:rsidRPr="00D05107">
        <w:t>isClientInCorrectRealm</w:t>
      </w:r>
      <w:proofErr w:type="spellEnd"/>
      <w:r w:rsidRPr="00D05107">
        <w:t>.</w:t>
      </w:r>
      <w:bookmarkEnd w:id="151"/>
    </w:p>
    <w:p w14:paraId="3B1A05E0" w14:textId="3C4944EA" w:rsidR="14E92987" w:rsidRDefault="14E92987" w:rsidP="14E92987">
      <w:pPr>
        <w:spacing w:line="360" w:lineRule="auto"/>
      </w:pPr>
    </w:p>
    <w:p w14:paraId="08327717" w14:textId="57E23408" w:rsidR="170977B0" w:rsidRDefault="170977B0" w:rsidP="14E92987">
      <w:pPr>
        <w:spacing w:line="360" w:lineRule="auto"/>
      </w:pPr>
      <w:r>
        <w:rPr>
          <w:noProof/>
        </w:rPr>
        <w:drawing>
          <wp:inline distT="0" distB="0" distL="0" distR="0" wp14:anchorId="4626D42B" wp14:editId="13DFDB19">
            <wp:extent cx="6276974" cy="3028824"/>
            <wp:effectExtent l="0" t="0" r="0" b="0"/>
            <wp:docPr id="665021961" name="Picture 66502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6276974" cy="3028824"/>
                    </a:xfrm>
                    <a:prstGeom prst="rect">
                      <a:avLst/>
                    </a:prstGeom>
                  </pic:spPr>
                </pic:pic>
              </a:graphicData>
            </a:graphic>
          </wp:inline>
        </w:drawing>
      </w:r>
    </w:p>
    <w:p w14:paraId="3E631230" w14:textId="6417C22F" w:rsidR="170977B0" w:rsidRDefault="00C7579B" w:rsidP="00C7579B">
      <w:pPr>
        <w:pStyle w:val="Beschriftung"/>
      </w:pPr>
      <w:bookmarkStart w:id="152" w:name="_Toc170488556"/>
      <w:r>
        <w:t xml:space="preserve">Abbildung </w:t>
      </w:r>
      <w:fldSimple w:instr=" SEQ Abbildung \* ARABIC ">
        <w:r w:rsidR="00667C61">
          <w:rPr>
            <w:noProof/>
          </w:rPr>
          <w:t>28</w:t>
        </w:r>
      </w:fldSimple>
      <w:r>
        <w:t xml:space="preserve">: </w:t>
      </w:r>
      <w:r w:rsidRPr="00BA5EC4">
        <w:t xml:space="preserve">Anlegen eines </w:t>
      </w:r>
      <w:proofErr w:type="spellStart"/>
      <w:r w:rsidRPr="00BA5EC4">
        <w:t>user</w:t>
      </w:r>
      <w:proofErr w:type="spellEnd"/>
      <w:r w:rsidRPr="00BA5EC4">
        <w:t xml:space="preserve"> </w:t>
      </w:r>
      <w:proofErr w:type="spellStart"/>
      <w:r w:rsidRPr="00BA5EC4">
        <w:t>mappings</w:t>
      </w:r>
      <w:proofErr w:type="spellEnd"/>
      <w:r w:rsidRPr="00BA5EC4">
        <w:t>. Ein neues Attribut namens “</w:t>
      </w:r>
      <w:proofErr w:type="spellStart"/>
      <w:r w:rsidRPr="00BA5EC4">
        <w:t>realm_scope</w:t>
      </w:r>
      <w:proofErr w:type="spellEnd"/>
      <w:r w:rsidRPr="00BA5EC4">
        <w:t>” wird eingefügt. In diesem Beispiel sind es zwei, im Falle, dass der Benutzer die Customer-Admin-Role hat, darf es nur einer sein, nämlich der Realm, in dem er sich befindet.</w:t>
      </w:r>
      <w:bookmarkEnd w:id="152"/>
    </w:p>
    <w:p w14:paraId="76C57905" w14:textId="4680728E" w:rsidR="14E92987" w:rsidRDefault="14E92987" w:rsidP="14E92987">
      <w:pPr>
        <w:rPr>
          <w:sz w:val="20"/>
          <w:szCs w:val="20"/>
        </w:rPr>
      </w:pPr>
    </w:p>
    <w:p w14:paraId="4F1E8FF6" w14:textId="49DF2AE8" w:rsidR="1B8613D3" w:rsidRDefault="1B8613D3" w:rsidP="14E92987">
      <w:pPr>
        <w:spacing w:line="360" w:lineRule="auto"/>
        <w:rPr>
          <w:rFonts w:ascii="Arial" w:eastAsia="Arial" w:hAnsi="Arial" w:cs="Arial"/>
          <w:sz w:val="24"/>
          <w:szCs w:val="24"/>
        </w:rPr>
      </w:pPr>
      <w:r w:rsidRPr="14E92987">
        <w:rPr>
          <w:rFonts w:ascii="Arial" w:eastAsia="Arial" w:hAnsi="Arial" w:cs="Arial"/>
          <w:sz w:val="24"/>
          <w:szCs w:val="24"/>
        </w:rPr>
        <w:t>Dadurch, dass nun mehrere Clients mit demselben Namen in der Datenbank sind, muss im Repository nach dem Namen und nach dem</w:t>
      </w:r>
      <w:r w:rsidR="1FF25E8D" w:rsidRPr="14E92987">
        <w:rPr>
          <w:rFonts w:ascii="Arial" w:eastAsia="Arial" w:hAnsi="Arial" w:cs="Arial"/>
          <w:sz w:val="24"/>
          <w:szCs w:val="24"/>
        </w:rPr>
        <w:t xml:space="preserve"> Namen des Clients und nach dem Namen des Keycloak-Realms gesucht werden. </w:t>
      </w:r>
    </w:p>
    <w:p w14:paraId="10530DA2" w14:textId="48F0BA3A" w:rsidR="1FF25E8D" w:rsidRDefault="1FF25E8D" w:rsidP="14E92987">
      <w:pPr>
        <w:spacing w:line="360" w:lineRule="auto"/>
        <w:rPr>
          <w:rFonts w:ascii="Arial" w:eastAsia="Arial" w:hAnsi="Arial" w:cs="Arial"/>
          <w:sz w:val="24"/>
          <w:szCs w:val="24"/>
        </w:rPr>
      </w:pPr>
      <w:r w:rsidRPr="14E92987">
        <w:rPr>
          <w:rFonts w:ascii="Arial" w:eastAsia="Arial" w:hAnsi="Arial" w:cs="Arial"/>
          <w:sz w:val="24"/>
          <w:szCs w:val="24"/>
        </w:rPr>
        <w:t xml:space="preserve">Dafür wurde im Java-Interface </w:t>
      </w:r>
      <w:proofErr w:type="spellStart"/>
      <w:r w:rsidRPr="14E92987">
        <w:rPr>
          <w:rFonts w:ascii="Arial" w:eastAsia="Arial" w:hAnsi="Arial" w:cs="Arial"/>
          <w:i/>
          <w:iCs/>
          <w:sz w:val="24"/>
          <w:szCs w:val="24"/>
        </w:rPr>
        <w:t>TargetSystemRepository</w:t>
      </w:r>
      <w:proofErr w:type="spellEnd"/>
      <w:r w:rsidRPr="14E92987">
        <w:rPr>
          <w:rFonts w:ascii="Arial" w:eastAsia="Arial" w:hAnsi="Arial" w:cs="Arial"/>
          <w:i/>
          <w:iCs/>
          <w:sz w:val="24"/>
          <w:szCs w:val="24"/>
        </w:rPr>
        <w:t xml:space="preserve"> </w:t>
      </w:r>
      <w:r w:rsidRPr="14E92987">
        <w:rPr>
          <w:rFonts w:ascii="Arial" w:eastAsia="Arial" w:hAnsi="Arial" w:cs="Arial"/>
          <w:sz w:val="24"/>
          <w:szCs w:val="24"/>
        </w:rPr>
        <w:t xml:space="preserve">folgende </w:t>
      </w:r>
      <w:r w:rsidR="561EC2D8" w:rsidRPr="14E92987">
        <w:rPr>
          <w:rFonts w:ascii="Arial" w:eastAsia="Arial" w:hAnsi="Arial" w:cs="Arial"/>
          <w:sz w:val="24"/>
          <w:szCs w:val="24"/>
        </w:rPr>
        <w:t>Methoden deklariert:</w:t>
      </w:r>
    </w:p>
    <w:p w14:paraId="3E400C09" w14:textId="66C50E0D" w:rsidR="561EC2D8" w:rsidRPr="00B02355" w:rsidRDefault="561EC2D8" w:rsidP="14E92987">
      <w:pPr>
        <w:pStyle w:val="Listenabsatz"/>
        <w:numPr>
          <w:ilvl w:val="0"/>
          <w:numId w:val="27"/>
        </w:numPr>
        <w:spacing w:line="360" w:lineRule="auto"/>
        <w:rPr>
          <w:rFonts w:ascii="Arial" w:eastAsia="Arial" w:hAnsi="Arial" w:cs="Arial"/>
          <w:color w:val="000000" w:themeColor="text1"/>
          <w:sz w:val="24"/>
          <w:szCs w:val="24"/>
          <w:lang w:val="en-GB"/>
        </w:rPr>
      </w:pPr>
      <w:proofErr w:type="spellStart"/>
      <w:r w:rsidRPr="00B02355">
        <w:rPr>
          <w:rFonts w:ascii="Arial" w:eastAsia="Arial" w:hAnsi="Arial" w:cs="Arial"/>
          <w:color w:val="000000" w:themeColor="text1"/>
          <w:sz w:val="24"/>
          <w:szCs w:val="24"/>
          <w:lang w:val="en-GB"/>
        </w:rPr>
        <w:t>TargetSystem</w:t>
      </w:r>
      <w:proofErr w:type="spellEnd"/>
      <w:r w:rsidRPr="00B02355">
        <w:rPr>
          <w:rFonts w:ascii="Arial" w:eastAsia="Arial" w:hAnsi="Arial" w:cs="Arial"/>
          <w:color w:val="000000" w:themeColor="text1"/>
          <w:sz w:val="24"/>
          <w:szCs w:val="24"/>
          <w:lang w:val="en-GB"/>
        </w:rPr>
        <w:t xml:space="preserve"> </w:t>
      </w:r>
      <w:proofErr w:type="spellStart"/>
      <w:proofErr w:type="gramStart"/>
      <w:r w:rsidRPr="00B02355">
        <w:rPr>
          <w:rFonts w:ascii="Arial" w:eastAsia="Arial" w:hAnsi="Arial" w:cs="Arial"/>
          <w:color w:val="000000" w:themeColor="text1"/>
          <w:sz w:val="24"/>
          <w:szCs w:val="24"/>
          <w:lang w:val="en-GB"/>
        </w:rPr>
        <w:t>findByNameAndKeycloakRealm</w:t>
      </w:r>
      <w:proofErr w:type="spellEnd"/>
      <w:r w:rsidRPr="00B02355">
        <w:rPr>
          <w:rFonts w:ascii="Arial" w:eastAsia="Arial" w:hAnsi="Arial" w:cs="Arial"/>
          <w:color w:val="000000" w:themeColor="text1"/>
          <w:sz w:val="24"/>
          <w:szCs w:val="24"/>
          <w:lang w:val="en-GB"/>
        </w:rPr>
        <w:t>(</w:t>
      </w:r>
      <w:proofErr w:type="gramEnd"/>
      <w:r w:rsidRPr="00B02355">
        <w:rPr>
          <w:rFonts w:ascii="Arial" w:eastAsia="Arial" w:hAnsi="Arial" w:cs="Arial"/>
          <w:color w:val="000000" w:themeColor="text1"/>
          <w:sz w:val="24"/>
          <w:szCs w:val="24"/>
          <w:lang w:val="en-GB"/>
        </w:rPr>
        <w:t xml:space="preserve">String name, String </w:t>
      </w:r>
      <w:proofErr w:type="spellStart"/>
      <w:r w:rsidRPr="00B02355">
        <w:rPr>
          <w:rFonts w:ascii="Arial" w:eastAsia="Arial" w:hAnsi="Arial" w:cs="Arial"/>
          <w:color w:val="000000" w:themeColor="text1"/>
          <w:sz w:val="24"/>
          <w:szCs w:val="24"/>
          <w:lang w:val="en-GB"/>
        </w:rPr>
        <w:t>keycloakRealm</w:t>
      </w:r>
      <w:proofErr w:type="spellEnd"/>
      <w:r w:rsidRPr="00B02355">
        <w:rPr>
          <w:rFonts w:ascii="Arial" w:eastAsia="Arial" w:hAnsi="Arial" w:cs="Arial"/>
          <w:color w:val="000000" w:themeColor="text1"/>
          <w:sz w:val="24"/>
          <w:szCs w:val="24"/>
          <w:lang w:val="en-GB"/>
        </w:rPr>
        <w:t>);</w:t>
      </w:r>
    </w:p>
    <w:p w14:paraId="21491A38" w14:textId="39E61D88" w:rsidR="14E92987" w:rsidRPr="00B02355" w:rsidRDefault="14E92987" w:rsidP="14E92987">
      <w:pPr>
        <w:pStyle w:val="Listenabsatz"/>
        <w:shd w:val="clear" w:color="auto" w:fill="FFFFFF" w:themeFill="background1"/>
        <w:spacing w:line="360" w:lineRule="auto"/>
        <w:rPr>
          <w:rFonts w:ascii="Arial" w:eastAsia="Arial" w:hAnsi="Arial" w:cs="Arial"/>
          <w:color w:val="000000" w:themeColor="text1"/>
          <w:sz w:val="24"/>
          <w:szCs w:val="24"/>
          <w:lang w:val="en-GB"/>
        </w:rPr>
      </w:pPr>
    </w:p>
    <w:p w14:paraId="5DE9C9EA" w14:textId="78666383" w:rsidR="561EC2D8" w:rsidRPr="00B02355" w:rsidRDefault="561EC2D8" w:rsidP="14E92987">
      <w:pPr>
        <w:pStyle w:val="Listenabsatz"/>
        <w:numPr>
          <w:ilvl w:val="0"/>
          <w:numId w:val="27"/>
        </w:numPr>
        <w:shd w:val="clear" w:color="auto" w:fill="FFFFFF" w:themeFill="background1"/>
        <w:spacing w:after="0" w:line="285" w:lineRule="auto"/>
        <w:rPr>
          <w:rFonts w:ascii="Arial" w:eastAsia="Arial" w:hAnsi="Arial" w:cs="Arial"/>
          <w:color w:val="000000" w:themeColor="text1"/>
          <w:sz w:val="24"/>
          <w:szCs w:val="24"/>
          <w:lang w:val="en-GB"/>
        </w:rPr>
      </w:pPr>
      <w:r w:rsidRPr="00B02355">
        <w:rPr>
          <w:rFonts w:ascii="Arial" w:eastAsia="Arial" w:hAnsi="Arial" w:cs="Arial"/>
          <w:color w:val="000000" w:themeColor="text1"/>
          <w:sz w:val="24"/>
          <w:szCs w:val="24"/>
          <w:lang w:val="en-GB"/>
        </w:rPr>
        <w:t xml:space="preserve">Long </w:t>
      </w:r>
      <w:proofErr w:type="spellStart"/>
      <w:proofErr w:type="gramStart"/>
      <w:r w:rsidRPr="00B02355">
        <w:rPr>
          <w:rFonts w:ascii="Arial" w:eastAsia="Arial" w:hAnsi="Arial" w:cs="Arial"/>
          <w:color w:val="000000" w:themeColor="text1"/>
          <w:sz w:val="24"/>
          <w:szCs w:val="24"/>
          <w:lang w:val="en-GB"/>
        </w:rPr>
        <w:t>deleteByNameAndKeycloakRealm</w:t>
      </w:r>
      <w:proofErr w:type="spellEnd"/>
      <w:r w:rsidRPr="00B02355">
        <w:rPr>
          <w:rFonts w:ascii="Arial" w:eastAsia="Arial" w:hAnsi="Arial" w:cs="Arial"/>
          <w:color w:val="000000" w:themeColor="text1"/>
          <w:sz w:val="24"/>
          <w:szCs w:val="24"/>
          <w:lang w:val="en-GB"/>
        </w:rPr>
        <w:t>(</w:t>
      </w:r>
      <w:proofErr w:type="gramEnd"/>
      <w:r w:rsidRPr="00B02355">
        <w:rPr>
          <w:rFonts w:ascii="Arial" w:eastAsia="Arial" w:hAnsi="Arial" w:cs="Arial"/>
          <w:color w:val="000000" w:themeColor="text1"/>
          <w:sz w:val="24"/>
          <w:szCs w:val="24"/>
          <w:lang w:val="en-GB"/>
        </w:rPr>
        <w:t xml:space="preserve">String name, String </w:t>
      </w:r>
      <w:proofErr w:type="spellStart"/>
      <w:r w:rsidRPr="00B02355">
        <w:rPr>
          <w:rFonts w:ascii="Arial" w:eastAsia="Arial" w:hAnsi="Arial" w:cs="Arial"/>
          <w:color w:val="000000" w:themeColor="text1"/>
          <w:sz w:val="24"/>
          <w:szCs w:val="24"/>
          <w:lang w:val="en-GB"/>
        </w:rPr>
        <w:t>keycloakRealm</w:t>
      </w:r>
      <w:proofErr w:type="spellEnd"/>
      <w:r w:rsidRPr="00B02355">
        <w:rPr>
          <w:rFonts w:ascii="Arial" w:eastAsia="Arial" w:hAnsi="Arial" w:cs="Arial"/>
          <w:color w:val="000000" w:themeColor="text1"/>
          <w:sz w:val="24"/>
          <w:szCs w:val="24"/>
          <w:lang w:val="en-GB"/>
        </w:rPr>
        <w:t>);</w:t>
      </w:r>
    </w:p>
    <w:p w14:paraId="17C985B5" w14:textId="36CCFBA1" w:rsidR="14E92987" w:rsidRPr="00B02355" w:rsidRDefault="14E92987" w:rsidP="14E92987">
      <w:pPr>
        <w:pStyle w:val="Listenabsatz"/>
        <w:shd w:val="clear" w:color="auto" w:fill="FFFFFF" w:themeFill="background1"/>
        <w:spacing w:line="360" w:lineRule="auto"/>
        <w:rPr>
          <w:rFonts w:ascii="Arial" w:eastAsia="Arial" w:hAnsi="Arial" w:cs="Arial"/>
          <w:color w:val="000000" w:themeColor="text1"/>
          <w:sz w:val="24"/>
          <w:szCs w:val="24"/>
          <w:lang w:val="en-GB"/>
        </w:rPr>
      </w:pPr>
    </w:p>
    <w:p w14:paraId="4C2DE325" w14:textId="3BC96FC3" w:rsidR="561EC2D8" w:rsidRDefault="561EC2D8" w:rsidP="14E92987">
      <w:pPr>
        <w:pStyle w:val="Listenabsatz"/>
        <w:numPr>
          <w:ilvl w:val="0"/>
          <w:numId w:val="27"/>
        </w:numPr>
        <w:shd w:val="clear" w:color="auto" w:fill="FFFFFF" w:themeFill="background1"/>
        <w:spacing w:after="0" w:line="285" w:lineRule="auto"/>
        <w:rPr>
          <w:rFonts w:ascii="Arial" w:eastAsia="Arial" w:hAnsi="Arial" w:cs="Arial"/>
          <w:color w:val="000000" w:themeColor="text1"/>
          <w:sz w:val="24"/>
          <w:szCs w:val="24"/>
        </w:rPr>
      </w:pPr>
      <w:proofErr w:type="spellStart"/>
      <w:r w:rsidRPr="14E92987">
        <w:rPr>
          <w:rFonts w:ascii="Arial" w:eastAsia="Arial" w:hAnsi="Arial" w:cs="Arial"/>
          <w:color w:val="000000" w:themeColor="text1"/>
          <w:sz w:val="24"/>
          <w:szCs w:val="24"/>
        </w:rPr>
        <w:t>TargetSystem</w:t>
      </w:r>
      <w:proofErr w:type="spellEnd"/>
      <w:r w:rsidRPr="14E92987">
        <w:rPr>
          <w:rFonts w:ascii="Arial" w:eastAsia="Arial" w:hAnsi="Arial" w:cs="Arial"/>
          <w:color w:val="000000" w:themeColor="text1"/>
          <w:sz w:val="24"/>
          <w:szCs w:val="24"/>
        </w:rPr>
        <w:t xml:space="preserve"> </w:t>
      </w:r>
      <w:proofErr w:type="spellStart"/>
      <w:proofErr w:type="gramStart"/>
      <w:r w:rsidRPr="14E92987">
        <w:rPr>
          <w:rFonts w:ascii="Arial" w:eastAsia="Arial" w:hAnsi="Arial" w:cs="Arial"/>
          <w:color w:val="000000" w:themeColor="text1"/>
          <w:sz w:val="24"/>
          <w:szCs w:val="24"/>
        </w:rPr>
        <w:t>findByKeycloakRealm</w:t>
      </w:r>
      <w:proofErr w:type="spellEnd"/>
      <w:r w:rsidRPr="14E92987">
        <w:rPr>
          <w:rFonts w:ascii="Arial" w:eastAsia="Arial" w:hAnsi="Arial" w:cs="Arial"/>
          <w:color w:val="000000" w:themeColor="text1"/>
          <w:sz w:val="24"/>
          <w:szCs w:val="24"/>
        </w:rPr>
        <w:t>(</w:t>
      </w:r>
      <w:proofErr w:type="gramEnd"/>
      <w:r w:rsidRPr="14E92987">
        <w:rPr>
          <w:rFonts w:ascii="Arial" w:eastAsia="Arial" w:hAnsi="Arial" w:cs="Arial"/>
          <w:color w:val="000000" w:themeColor="text1"/>
          <w:sz w:val="24"/>
          <w:szCs w:val="24"/>
        </w:rPr>
        <w:t xml:space="preserve">String </w:t>
      </w:r>
      <w:proofErr w:type="spellStart"/>
      <w:r w:rsidRPr="14E92987">
        <w:rPr>
          <w:rFonts w:ascii="Arial" w:eastAsia="Arial" w:hAnsi="Arial" w:cs="Arial"/>
          <w:color w:val="000000" w:themeColor="text1"/>
          <w:sz w:val="24"/>
          <w:szCs w:val="24"/>
        </w:rPr>
        <w:t>keycloakRealm</w:t>
      </w:r>
      <w:proofErr w:type="spellEnd"/>
      <w:r w:rsidRPr="14E92987">
        <w:rPr>
          <w:rFonts w:ascii="Arial" w:eastAsia="Arial" w:hAnsi="Arial" w:cs="Arial"/>
          <w:color w:val="000000" w:themeColor="text1"/>
          <w:sz w:val="24"/>
          <w:szCs w:val="24"/>
        </w:rPr>
        <w:t>);</w:t>
      </w:r>
    </w:p>
    <w:p w14:paraId="52C2A53C" w14:textId="7FEB6BA8" w:rsidR="14E92987" w:rsidRDefault="14E92987" w:rsidP="14E92987">
      <w:pPr>
        <w:pStyle w:val="Listenabsatz"/>
        <w:shd w:val="clear" w:color="auto" w:fill="FFFFFF" w:themeFill="background1"/>
        <w:spacing w:line="360" w:lineRule="auto"/>
        <w:rPr>
          <w:rFonts w:ascii="Arial" w:eastAsia="Arial" w:hAnsi="Arial" w:cs="Arial"/>
          <w:color w:val="000000" w:themeColor="text1"/>
          <w:sz w:val="24"/>
          <w:szCs w:val="24"/>
        </w:rPr>
      </w:pPr>
    </w:p>
    <w:p w14:paraId="37082C75" w14:textId="19D39A06" w:rsidR="0AB7F61A" w:rsidRDefault="0AB7F61A" w:rsidP="14E92987">
      <w:pPr>
        <w:shd w:val="clear" w:color="auto" w:fill="FFFFFF" w:themeFill="background1"/>
        <w:spacing w:line="360" w:lineRule="auto"/>
        <w:rPr>
          <w:rFonts w:ascii="Arial" w:eastAsia="Arial" w:hAnsi="Arial" w:cs="Arial"/>
          <w:i/>
          <w:iCs/>
          <w:color w:val="000000" w:themeColor="text1"/>
          <w:sz w:val="24"/>
          <w:szCs w:val="24"/>
        </w:rPr>
      </w:pPr>
      <w:r w:rsidRPr="14E92987">
        <w:rPr>
          <w:rFonts w:ascii="Arial" w:eastAsia="Arial" w:hAnsi="Arial" w:cs="Arial"/>
          <w:color w:val="000000" w:themeColor="text1"/>
          <w:sz w:val="24"/>
          <w:szCs w:val="24"/>
        </w:rPr>
        <w:t xml:space="preserve">Der Name des Realms wird durch die Funktion </w:t>
      </w:r>
      <w:proofErr w:type="spellStart"/>
      <w:r w:rsidRPr="14E92987">
        <w:rPr>
          <w:rFonts w:ascii="Arial" w:eastAsia="Arial" w:hAnsi="Arial" w:cs="Arial"/>
          <w:i/>
          <w:iCs/>
          <w:color w:val="000000" w:themeColor="text1"/>
          <w:sz w:val="24"/>
          <w:szCs w:val="24"/>
        </w:rPr>
        <w:t>getKeycloakRealmCustomerMode</w:t>
      </w:r>
      <w:proofErr w:type="spellEnd"/>
      <w:r w:rsidRPr="14E92987">
        <w:rPr>
          <w:rFonts w:ascii="Arial" w:eastAsia="Arial" w:hAnsi="Arial" w:cs="Arial"/>
          <w:i/>
          <w:iCs/>
          <w:color w:val="000000" w:themeColor="text1"/>
          <w:sz w:val="24"/>
          <w:szCs w:val="24"/>
        </w:rPr>
        <w:t xml:space="preserve"> </w:t>
      </w:r>
      <w:r w:rsidRPr="14E92987">
        <w:rPr>
          <w:rFonts w:ascii="Arial" w:eastAsia="Arial" w:hAnsi="Arial" w:cs="Arial"/>
          <w:color w:val="000000" w:themeColor="text1"/>
          <w:sz w:val="24"/>
          <w:szCs w:val="24"/>
        </w:rPr>
        <w:t xml:space="preserve">gefunden. </w:t>
      </w:r>
    </w:p>
    <w:p w14:paraId="1A555873" w14:textId="53700A76" w:rsidR="14E92987" w:rsidRDefault="14E92987" w:rsidP="14E92987">
      <w:pPr>
        <w:shd w:val="clear" w:color="auto" w:fill="FFFFFF" w:themeFill="background1"/>
        <w:spacing w:line="360" w:lineRule="auto"/>
        <w:rPr>
          <w:rFonts w:ascii="Arial" w:eastAsia="Arial" w:hAnsi="Arial" w:cs="Arial"/>
          <w:color w:val="000000" w:themeColor="text1"/>
          <w:sz w:val="24"/>
          <w:szCs w:val="24"/>
        </w:rPr>
      </w:pPr>
    </w:p>
    <w:p w14:paraId="6362D7D1" w14:textId="49F13361" w:rsidR="0AB7F61A" w:rsidRDefault="0AB7F61A" w:rsidP="14E92987">
      <w:pPr>
        <w:shd w:val="clear" w:color="auto" w:fill="FFFFFF" w:themeFill="background1"/>
        <w:spacing w:line="360" w:lineRule="auto"/>
      </w:pPr>
      <w:r>
        <w:rPr>
          <w:noProof/>
        </w:rPr>
        <w:drawing>
          <wp:inline distT="0" distB="0" distL="0" distR="0" wp14:anchorId="637973BA" wp14:editId="13E6973E">
            <wp:extent cx="6181724" cy="2952005"/>
            <wp:effectExtent l="0" t="0" r="0" b="0"/>
            <wp:docPr id="1091063203" name="Picture 109106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6181724" cy="2952005"/>
                    </a:xfrm>
                    <a:prstGeom prst="rect">
                      <a:avLst/>
                    </a:prstGeom>
                  </pic:spPr>
                </pic:pic>
              </a:graphicData>
            </a:graphic>
          </wp:inline>
        </w:drawing>
      </w:r>
    </w:p>
    <w:p w14:paraId="6CC99968" w14:textId="7DE6046F" w:rsidR="0AB7F61A" w:rsidRDefault="00C7579B" w:rsidP="00C7579B">
      <w:pPr>
        <w:pStyle w:val="Beschriftung"/>
        <w:rPr>
          <w:rFonts w:ascii="Arial" w:eastAsia="Arial" w:hAnsi="Arial" w:cs="Arial"/>
          <w:i w:val="0"/>
          <w:iCs w:val="0"/>
          <w:color w:val="000000" w:themeColor="text1"/>
        </w:rPr>
      </w:pPr>
      <w:bookmarkStart w:id="153" w:name="_Toc170488557"/>
      <w:r>
        <w:t xml:space="preserve">Abbildung </w:t>
      </w:r>
      <w:fldSimple w:instr=" SEQ Abbildung \* ARABIC ">
        <w:r w:rsidR="00667C61">
          <w:rPr>
            <w:noProof/>
          </w:rPr>
          <w:t>29</w:t>
        </w:r>
      </w:fldSimple>
      <w:r>
        <w:t xml:space="preserve">: </w:t>
      </w:r>
      <w:r w:rsidRPr="002B7D52">
        <w:t xml:space="preserve">Die </w:t>
      </w:r>
      <w:proofErr w:type="spellStart"/>
      <w:r w:rsidRPr="002B7D52">
        <w:t>getKeycloakRealmCustomerMode</w:t>
      </w:r>
      <w:proofErr w:type="spellEnd"/>
      <w:r w:rsidRPr="002B7D52">
        <w:t xml:space="preserve"> findet im Access Token im Claim </w:t>
      </w:r>
      <w:proofErr w:type="spellStart"/>
      <w:r w:rsidRPr="002B7D52">
        <w:t>realm_scope</w:t>
      </w:r>
      <w:proofErr w:type="spellEnd"/>
      <w:r w:rsidRPr="002B7D52">
        <w:t xml:space="preserve"> den </w:t>
      </w:r>
      <w:proofErr w:type="spellStart"/>
      <w:r w:rsidRPr="002B7D52">
        <w:t>namen</w:t>
      </w:r>
      <w:proofErr w:type="spellEnd"/>
      <w:r w:rsidRPr="002B7D52">
        <w:t xml:space="preserve"> des Realms, </w:t>
      </w:r>
      <w:proofErr w:type="spellStart"/>
      <w:r w:rsidRPr="002B7D52">
        <w:t>ind</w:t>
      </w:r>
      <w:proofErr w:type="spellEnd"/>
      <w:r w:rsidRPr="002B7D52">
        <w:t xml:space="preserve"> </w:t>
      </w:r>
      <w:proofErr w:type="spellStart"/>
      <w:r w:rsidRPr="002B7D52">
        <w:t>em</w:t>
      </w:r>
      <w:proofErr w:type="spellEnd"/>
      <w:r w:rsidRPr="002B7D52">
        <w:t xml:space="preserve"> sich der Client befindet, wo sich </w:t>
      </w:r>
      <w:proofErr w:type="spellStart"/>
      <w:r w:rsidRPr="002B7D52">
        <w:t>auc</w:t>
      </w:r>
      <w:proofErr w:type="spellEnd"/>
      <w:r w:rsidRPr="002B7D52">
        <w:t xml:space="preserve"> der Benutzer mit der Customer-Admin-Role befindet.</w:t>
      </w:r>
      <w:bookmarkEnd w:id="153"/>
    </w:p>
    <w:p w14:paraId="2AC783F1" w14:textId="40F53B19" w:rsidR="14E92987" w:rsidRDefault="14E92987" w:rsidP="14E92987">
      <w:pPr>
        <w:shd w:val="clear" w:color="auto" w:fill="FFFFFF" w:themeFill="background1"/>
        <w:rPr>
          <w:rFonts w:ascii="Arial" w:eastAsia="Arial" w:hAnsi="Arial" w:cs="Arial"/>
          <w:i/>
          <w:iCs/>
          <w:color w:val="000000" w:themeColor="text1"/>
          <w:sz w:val="24"/>
          <w:szCs w:val="24"/>
        </w:rPr>
      </w:pPr>
    </w:p>
    <w:p w14:paraId="4486915D" w14:textId="3D1C04DF" w:rsidR="14E92987" w:rsidRDefault="14E92987" w:rsidP="2F2F1BCE">
      <w:pPr>
        <w:shd w:val="clear" w:color="auto" w:fill="FFFFFF" w:themeFill="background1"/>
        <w:rPr>
          <w:rFonts w:ascii="Arial" w:eastAsia="Arial" w:hAnsi="Arial" w:cs="Arial"/>
          <w:i/>
          <w:iCs/>
          <w:color w:val="000000" w:themeColor="text1"/>
          <w:sz w:val="24"/>
          <w:szCs w:val="24"/>
        </w:rPr>
      </w:pPr>
    </w:p>
    <w:p w14:paraId="560522ED" w14:textId="71F14EFA" w:rsidR="586658E8" w:rsidRDefault="012C22EF" w:rsidP="2F2F1BCE">
      <w:pPr>
        <w:pStyle w:val="berschrift2"/>
      </w:pPr>
      <w:bookmarkStart w:id="154" w:name="_Toc170488879"/>
      <w:r>
        <w:t>6</w:t>
      </w:r>
      <w:r w:rsidR="21D26710">
        <w:t>.3 Der Technische Admin</w:t>
      </w:r>
      <w:bookmarkEnd w:id="154"/>
    </w:p>
    <w:p w14:paraId="4A0E8697" w14:textId="246828C3" w:rsidR="14E92987" w:rsidRDefault="14E92987" w:rsidP="14E92987"/>
    <w:p w14:paraId="7268ECED" w14:textId="33481862" w:rsidR="14E92987" w:rsidRDefault="14E92987" w:rsidP="14E92987"/>
    <w:p w14:paraId="67AD52CD" w14:textId="58EA863D" w:rsidR="14E92987" w:rsidRDefault="14E92987" w:rsidP="14E92987"/>
    <w:p w14:paraId="5EB59024" w14:textId="77777777" w:rsidR="00C30461" w:rsidRDefault="00C30461" w:rsidP="14E92987"/>
    <w:p w14:paraId="7E0DBD19" w14:textId="77777777" w:rsidR="00C30461" w:rsidRDefault="00C30461" w:rsidP="14E92987"/>
    <w:p w14:paraId="53DF7DC5" w14:textId="4A6D72B2" w:rsidR="736865B6" w:rsidRDefault="36DE95F6" w:rsidP="14E92987">
      <w:pPr>
        <w:pStyle w:val="berschrift1"/>
      </w:pPr>
      <w:bookmarkStart w:id="155" w:name="_Toc170488880"/>
      <w:r>
        <w:t>7</w:t>
      </w:r>
      <w:r w:rsidR="1819286A">
        <w:t xml:space="preserve">. </w:t>
      </w:r>
      <w:r w:rsidR="11674B43">
        <w:t>Zusammenfassung</w:t>
      </w:r>
      <w:bookmarkEnd w:id="155"/>
    </w:p>
    <w:p w14:paraId="76EBEB9C" w14:textId="56FCF8C0" w:rsidR="2F2F1BCE" w:rsidRDefault="2F2F1BCE" w:rsidP="2F2F1BCE"/>
    <w:p w14:paraId="28DF1611" w14:textId="5612AB14" w:rsidR="34FFF95B" w:rsidRDefault="34FFF95B" w:rsidP="2F2F1BCE">
      <w:pPr>
        <w:pStyle w:val="berschrift2"/>
      </w:pPr>
      <w:bookmarkStart w:id="156" w:name="_Toc170488881"/>
      <w:r>
        <w:t>7.1 Ausblick</w:t>
      </w:r>
      <w:bookmarkEnd w:id="156"/>
    </w:p>
    <w:p w14:paraId="1CED083A" w14:textId="4E5477E0" w:rsidR="2F2F1BCE" w:rsidRDefault="2F2F1BCE" w:rsidP="2F2F1BCE">
      <w:pPr>
        <w:spacing w:line="360" w:lineRule="auto"/>
        <w:rPr>
          <w:rFonts w:ascii="Arial" w:eastAsia="Arial" w:hAnsi="Arial" w:cs="Arial"/>
          <w:sz w:val="24"/>
          <w:szCs w:val="24"/>
        </w:rPr>
      </w:pPr>
    </w:p>
    <w:p w14:paraId="40B08BA9" w14:textId="3F210686" w:rsidR="34FFF95B" w:rsidRDefault="34FFF95B" w:rsidP="2F2F1BCE">
      <w:pPr>
        <w:spacing w:line="360" w:lineRule="auto"/>
        <w:rPr>
          <w:rFonts w:ascii="Arial" w:eastAsia="Arial" w:hAnsi="Arial" w:cs="Arial"/>
          <w:sz w:val="24"/>
          <w:szCs w:val="24"/>
        </w:rPr>
      </w:pPr>
      <w:r w:rsidRPr="2F2F1BCE">
        <w:rPr>
          <w:rFonts w:ascii="Arial" w:eastAsia="Arial" w:hAnsi="Arial" w:cs="Arial"/>
          <w:sz w:val="24"/>
          <w:szCs w:val="24"/>
        </w:rPr>
        <w:t>Die SPE wurde nur im Backend auf Multimandantenfähigkeit erweitert. Es ist wahrscheinlich, dass im Frontend ähnliche Erweiterungen im Bereich Multimandantenfähigkeit gemacht werden müssen.</w:t>
      </w:r>
    </w:p>
    <w:p w14:paraId="230734C4" w14:textId="0656959E" w:rsidR="34FFF95B" w:rsidRDefault="34FFF95B" w:rsidP="2F2F1BCE">
      <w:pPr>
        <w:spacing w:line="360" w:lineRule="auto"/>
        <w:rPr>
          <w:rFonts w:ascii="Arial" w:eastAsia="Arial" w:hAnsi="Arial" w:cs="Arial"/>
          <w:sz w:val="24"/>
          <w:szCs w:val="24"/>
        </w:rPr>
      </w:pPr>
      <w:r w:rsidRPr="2F2F1BCE">
        <w:rPr>
          <w:rFonts w:ascii="Arial" w:eastAsia="Arial" w:hAnsi="Arial" w:cs="Arial"/>
          <w:sz w:val="24"/>
          <w:szCs w:val="24"/>
        </w:rPr>
        <w:t xml:space="preserve">Im Backend besteht noch das Potenzial, automatisierte Prozesse zu erweitern, wie bspw., dass zu jedem neu erstellten Client in der SPE automatisch ein Client in </w:t>
      </w:r>
      <w:proofErr w:type="spellStart"/>
      <w:r w:rsidRPr="2F2F1BCE">
        <w:rPr>
          <w:rFonts w:ascii="Arial" w:eastAsia="Arial" w:hAnsi="Arial" w:cs="Arial"/>
          <w:sz w:val="24"/>
          <w:szCs w:val="24"/>
        </w:rPr>
        <w:t>Keycloakangelegt</w:t>
      </w:r>
      <w:proofErr w:type="spellEnd"/>
      <w:r w:rsidRPr="2F2F1BCE">
        <w:rPr>
          <w:rFonts w:ascii="Arial" w:eastAsia="Arial" w:hAnsi="Arial" w:cs="Arial"/>
          <w:sz w:val="24"/>
          <w:szCs w:val="24"/>
        </w:rPr>
        <w:t xml:space="preserve"> wird.</w:t>
      </w:r>
    </w:p>
    <w:p w14:paraId="7EE71F5D" w14:textId="063D0CC6" w:rsidR="34FFF95B" w:rsidRDefault="34FFF95B" w:rsidP="2F2F1BCE">
      <w:pPr>
        <w:spacing w:line="360" w:lineRule="auto"/>
        <w:rPr>
          <w:rFonts w:ascii="Arial" w:eastAsia="Arial" w:hAnsi="Arial" w:cs="Arial"/>
          <w:sz w:val="24"/>
          <w:szCs w:val="24"/>
        </w:rPr>
      </w:pPr>
      <w:proofErr w:type="spellStart"/>
      <w:r w:rsidRPr="2F2F1BCE">
        <w:rPr>
          <w:rFonts w:ascii="Arial" w:eastAsia="Arial" w:hAnsi="Arial" w:cs="Arial"/>
          <w:sz w:val="24"/>
          <w:szCs w:val="24"/>
        </w:rPr>
        <w:t>Deploymentprozesse</w:t>
      </w:r>
      <w:proofErr w:type="spellEnd"/>
      <w:r w:rsidRPr="2F2F1BCE">
        <w:rPr>
          <w:rFonts w:ascii="Arial" w:eastAsia="Arial" w:hAnsi="Arial" w:cs="Arial"/>
          <w:sz w:val="24"/>
          <w:szCs w:val="24"/>
        </w:rPr>
        <w:t xml:space="preserve"> wurden erkundigt, aber noch nicht angewendet in der Projektarbeit, weshalb dies in späteren User Stories bearbeitet werden könnte.</w:t>
      </w:r>
    </w:p>
    <w:p w14:paraId="097FBB22" w14:textId="79FF06FF" w:rsidR="2F2F1BCE" w:rsidRDefault="2F2F1BCE" w:rsidP="2F2F1BCE"/>
    <w:p w14:paraId="78156728" w14:textId="2AF2B07C" w:rsidR="736865B6" w:rsidRDefault="0F065E7C" w:rsidP="14E92987">
      <w:pPr>
        <w:pStyle w:val="berschrift2"/>
      </w:pPr>
      <w:bookmarkStart w:id="157" w:name="_Toc170488882"/>
      <w:r>
        <w:t>7</w:t>
      </w:r>
      <w:r w:rsidR="1819286A">
        <w:t>.</w:t>
      </w:r>
      <w:r w:rsidR="41FFE33A">
        <w:t>2</w:t>
      </w:r>
      <w:r w:rsidR="1819286A">
        <w:t xml:space="preserve"> Bewertung der Lösung</w:t>
      </w:r>
      <w:bookmarkEnd w:id="157"/>
    </w:p>
    <w:p w14:paraId="21B496DE" w14:textId="28CE316D" w:rsidR="2F2F1BCE" w:rsidRDefault="2F2F1BCE" w:rsidP="2F2F1BCE"/>
    <w:p w14:paraId="46CDBB17" w14:textId="320E213E" w:rsidR="68D336D3" w:rsidRDefault="68D336D3" w:rsidP="2F2F1BCE">
      <w:pPr>
        <w:spacing w:line="360" w:lineRule="auto"/>
        <w:rPr>
          <w:rFonts w:ascii="Arial" w:eastAsia="Arial" w:hAnsi="Arial" w:cs="Arial"/>
          <w:sz w:val="24"/>
          <w:szCs w:val="24"/>
        </w:rPr>
      </w:pPr>
      <w:r w:rsidRPr="2F2F1BCE">
        <w:rPr>
          <w:rFonts w:ascii="Arial" w:eastAsia="Arial" w:hAnsi="Arial" w:cs="Arial"/>
          <w:sz w:val="24"/>
          <w:szCs w:val="24"/>
        </w:rPr>
        <w:t>Es wollte herausgefunden werden, ob die SPE als Springboot-Projekt multimandantenfähig ist.</w:t>
      </w:r>
      <w:r w:rsidR="489CE8B6" w:rsidRPr="2F2F1BCE">
        <w:rPr>
          <w:rFonts w:ascii="Arial" w:eastAsia="Arial" w:hAnsi="Arial" w:cs="Arial"/>
          <w:sz w:val="24"/>
          <w:szCs w:val="24"/>
        </w:rPr>
        <w:t xml:space="preserve"> Durch Analyse der angewandten Technologien und Testen der einzelnen Komponenten, konnte bestätigt werden, dass die SPE </w:t>
      </w:r>
      <w:proofErr w:type="spellStart"/>
      <w:r w:rsidR="489CE8B6" w:rsidRPr="2F2F1BCE">
        <w:rPr>
          <w:rFonts w:ascii="Arial" w:eastAsia="Arial" w:hAnsi="Arial" w:cs="Arial"/>
          <w:sz w:val="24"/>
          <w:szCs w:val="24"/>
        </w:rPr>
        <w:t>einzel</w:t>
      </w:r>
      <w:proofErr w:type="spellEnd"/>
      <w:r w:rsidR="489CE8B6" w:rsidRPr="2F2F1BCE">
        <w:rPr>
          <w:rFonts w:ascii="Arial" w:eastAsia="Arial" w:hAnsi="Arial" w:cs="Arial"/>
          <w:sz w:val="24"/>
          <w:szCs w:val="24"/>
        </w:rPr>
        <w:t xml:space="preserve"> –</w:t>
      </w:r>
      <w:r w:rsidR="13D5C947" w:rsidRPr="2F2F1BCE">
        <w:rPr>
          <w:rFonts w:ascii="Arial" w:eastAsia="Arial" w:hAnsi="Arial" w:cs="Arial"/>
          <w:sz w:val="24"/>
          <w:szCs w:val="24"/>
        </w:rPr>
        <w:t>und</w:t>
      </w:r>
      <w:r w:rsidR="489CE8B6" w:rsidRPr="2F2F1BCE">
        <w:rPr>
          <w:rFonts w:ascii="Arial" w:eastAsia="Arial" w:hAnsi="Arial" w:cs="Arial"/>
          <w:sz w:val="24"/>
          <w:szCs w:val="24"/>
        </w:rPr>
        <w:t xml:space="preserve"> multimandantenfähig ist. Dadurch, dass ein Modus </w:t>
      </w:r>
      <w:r w:rsidR="7AD69E7D" w:rsidRPr="2F2F1BCE">
        <w:rPr>
          <w:rFonts w:ascii="Arial" w:eastAsia="Arial" w:hAnsi="Arial" w:cs="Arial"/>
          <w:sz w:val="24"/>
          <w:szCs w:val="24"/>
        </w:rPr>
        <w:t>integriert wurde, welches zwischen Einzel -und Multimandantensystem wechselt,</w:t>
      </w:r>
      <w:r w:rsidR="0BCEE1AC" w:rsidRPr="2F2F1BCE">
        <w:rPr>
          <w:rFonts w:ascii="Arial" w:eastAsia="Arial" w:hAnsi="Arial" w:cs="Arial"/>
          <w:sz w:val="24"/>
          <w:szCs w:val="24"/>
        </w:rPr>
        <w:t xml:space="preserve"> ist die Anwendung in zwei Modi verfügbar. Die </w:t>
      </w:r>
      <w:r w:rsidR="7BA494FD" w:rsidRPr="2F2F1BCE">
        <w:rPr>
          <w:rFonts w:ascii="Arial" w:eastAsia="Arial" w:hAnsi="Arial" w:cs="Arial"/>
          <w:sz w:val="24"/>
          <w:szCs w:val="24"/>
        </w:rPr>
        <w:t>Lösung ist in einem Kubernetes-Cluster verfügbar und installierbar.</w:t>
      </w:r>
    </w:p>
    <w:p w14:paraId="799320E0" w14:textId="21C63375" w:rsidR="7ED66FB7" w:rsidRDefault="7ED66FB7" w:rsidP="2F2F1BCE">
      <w:pPr>
        <w:spacing w:line="360" w:lineRule="auto"/>
        <w:rPr>
          <w:rFonts w:ascii="Arial" w:eastAsia="Arial" w:hAnsi="Arial" w:cs="Arial"/>
          <w:sz w:val="24"/>
          <w:szCs w:val="24"/>
        </w:rPr>
      </w:pPr>
      <w:r w:rsidRPr="2F2F1BCE">
        <w:rPr>
          <w:rFonts w:ascii="Arial" w:eastAsia="Arial" w:hAnsi="Arial" w:cs="Arial"/>
          <w:sz w:val="24"/>
          <w:szCs w:val="24"/>
        </w:rPr>
        <w:t>Die Literaturangaben bestätige</w:t>
      </w:r>
      <w:r w:rsidR="61A86E62" w:rsidRPr="2F2F1BCE">
        <w:rPr>
          <w:rFonts w:ascii="Arial" w:eastAsia="Arial" w:hAnsi="Arial" w:cs="Arial"/>
          <w:sz w:val="24"/>
          <w:szCs w:val="24"/>
        </w:rPr>
        <w:t>n die Forschungsfrage</w:t>
      </w:r>
      <w:r w:rsidR="39D9EE08" w:rsidRPr="2F2F1BCE">
        <w:rPr>
          <w:rFonts w:ascii="Arial" w:eastAsia="Arial" w:hAnsi="Arial" w:cs="Arial"/>
          <w:sz w:val="24"/>
          <w:szCs w:val="24"/>
        </w:rPr>
        <w:t xml:space="preserve">, die durch Anwendung der </w:t>
      </w:r>
      <w:proofErr w:type="spellStart"/>
      <w:r w:rsidR="39D9EE08" w:rsidRPr="2F2F1BCE">
        <w:rPr>
          <w:rFonts w:ascii="Arial" w:eastAsia="Arial" w:hAnsi="Arial" w:cs="Arial"/>
          <w:i/>
          <w:iCs/>
          <w:sz w:val="24"/>
          <w:szCs w:val="24"/>
        </w:rPr>
        <w:t>Grounded</w:t>
      </w:r>
      <w:proofErr w:type="spellEnd"/>
      <w:r w:rsidR="39D9EE08" w:rsidRPr="2F2F1BCE">
        <w:rPr>
          <w:rFonts w:ascii="Arial" w:eastAsia="Arial" w:hAnsi="Arial" w:cs="Arial"/>
          <w:i/>
          <w:iCs/>
          <w:sz w:val="24"/>
          <w:szCs w:val="24"/>
        </w:rPr>
        <w:t xml:space="preserve"> Theory </w:t>
      </w:r>
      <w:r w:rsidR="39D9EE08" w:rsidRPr="2F2F1BCE">
        <w:rPr>
          <w:rFonts w:ascii="Arial" w:eastAsia="Arial" w:hAnsi="Arial" w:cs="Arial"/>
          <w:sz w:val="24"/>
          <w:szCs w:val="24"/>
        </w:rPr>
        <w:t>gesammelt wurden</w:t>
      </w:r>
      <w:r w:rsidR="61A86E62" w:rsidRPr="2F2F1BCE">
        <w:rPr>
          <w:rFonts w:ascii="Arial" w:eastAsia="Arial" w:hAnsi="Arial" w:cs="Arial"/>
          <w:sz w:val="24"/>
          <w:szCs w:val="24"/>
        </w:rPr>
        <w:t>.</w:t>
      </w:r>
      <w:r w:rsidR="5B465B34" w:rsidRPr="2F2F1BCE">
        <w:rPr>
          <w:rFonts w:ascii="Arial" w:eastAsia="Arial" w:hAnsi="Arial" w:cs="Arial"/>
          <w:sz w:val="24"/>
          <w:szCs w:val="24"/>
        </w:rPr>
        <w:t xml:space="preserve"> </w:t>
      </w:r>
    </w:p>
    <w:p w14:paraId="7F5BE0A2" w14:textId="0F0E8B20" w:rsidR="6BCA0A81" w:rsidRDefault="6BCA0A81" w:rsidP="2F2F1BCE">
      <w:pPr>
        <w:spacing w:line="360" w:lineRule="auto"/>
        <w:rPr>
          <w:rFonts w:ascii="Arial" w:eastAsia="Arial" w:hAnsi="Arial" w:cs="Arial"/>
          <w:sz w:val="24"/>
          <w:szCs w:val="24"/>
        </w:rPr>
      </w:pPr>
      <w:r w:rsidRPr="2F2F1BCE">
        <w:rPr>
          <w:rFonts w:ascii="Arial" w:eastAsia="Arial" w:hAnsi="Arial" w:cs="Arial"/>
          <w:sz w:val="24"/>
          <w:szCs w:val="24"/>
        </w:rPr>
        <w:t xml:space="preserve">Dadurch das jedoch nur Unittests während der Entwicklung angewandt wurden, </w:t>
      </w:r>
      <w:r w:rsidR="72D9296C" w:rsidRPr="2F2F1BCE">
        <w:rPr>
          <w:rFonts w:ascii="Arial" w:eastAsia="Arial" w:hAnsi="Arial" w:cs="Arial"/>
          <w:sz w:val="24"/>
          <w:szCs w:val="24"/>
        </w:rPr>
        <w:t xml:space="preserve">ist es möglich, dass nicht alle Testfälle getestet wurden. </w:t>
      </w:r>
      <w:proofErr w:type="spellStart"/>
      <w:r w:rsidR="72CD6606" w:rsidRPr="2F2F1BCE">
        <w:rPr>
          <w:rFonts w:ascii="Arial" w:eastAsia="Arial" w:hAnsi="Arial" w:cs="Arial"/>
          <w:sz w:val="24"/>
          <w:szCs w:val="24"/>
        </w:rPr>
        <w:t>Gege</w:t>
      </w:r>
      <w:r w:rsidR="42136213" w:rsidRPr="2F2F1BCE">
        <w:rPr>
          <w:rFonts w:ascii="Arial" w:eastAsia="Arial" w:hAnsi="Arial" w:cs="Arial"/>
          <w:sz w:val="24"/>
          <w:szCs w:val="24"/>
        </w:rPr>
        <w:t>ben</w:t>
      </w:r>
      <w:r w:rsidR="72CD6606" w:rsidRPr="2F2F1BCE">
        <w:rPr>
          <w:rFonts w:ascii="Arial" w:eastAsia="Arial" w:hAnsi="Arial" w:cs="Arial"/>
          <w:sz w:val="24"/>
          <w:szCs w:val="24"/>
        </w:rPr>
        <w:t>falls</w:t>
      </w:r>
      <w:proofErr w:type="spellEnd"/>
      <w:r w:rsidR="72CD6606" w:rsidRPr="2F2F1BCE">
        <w:rPr>
          <w:rFonts w:ascii="Arial" w:eastAsia="Arial" w:hAnsi="Arial" w:cs="Arial"/>
          <w:sz w:val="24"/>
          <w:szCs w:val="24"/>
        </w:rPr>
        <w:t xml:space="preserve"> müssen noch Systemtests und Integrationstest nach Anforderungen durchgeführt werden.</w:t>
      </w:r>
    </w:p>
    <w:p w14:paraId="72ACB176" w14:textId="2DC79851" w:rsidR="6B9937FA" w:rsidRDefault="6B9937FA" w:rsidP="2F2F1BCE">
      <w:pPr>
        <w:spacing w:line="360" w:lineRule="auto"/>
        <w:rPr>
          <w:rFonts w:ascii="Arial" w:eastAsia="Arial" w:hAnsi="Arial" w:cs="Arial"/>
          <w:sz w:val="24"/>
          <w:szCs w:val="24"/>
        </w:rPr>
      </w:pPr>
      <w:r w:rsidRPr="2F2F1BCE">
        <w:rPr>
          <w:rFonts w:ascii="Arial" w:eastAsia="Arial" w:hAnsi="Arial" w:cs="Arial"/>
          <w:sz w:val="24"/>
          <w:szCs w:val="24"/>
        </w:rPr>
        <w:t>Zusammengefasst lässt sich schlussfolgern, dass die SPE als Springboot-Projekt mit den Technologien SCIM und Keycloak in multimandantenfähige Systeme umwandelbar sind.</w:t>
      </w:r>
    </w:p>
    <w:p w14:paraId="2A998AD4" w14:textId="13EAD07E" w:rsidR="5F13D769" w:rsidRDefault="5F13D769" w:rsidP="14E92987"/>
    <w:p w14:paraId="078C7590" w14:textId="559D4260" w:rsidR="50052285" w:rsidRPr="00B02355" w:rsidRDefault="10BB72B6" w:rsidP="00A2052A">
      <w:pPr>
        <w:pStyle w:val="berschrift1"/>
        <w:rPr>
          <w:lang w:val="en-GB"/>
        </w:rPr>
      </w:pPr>
      <w:bookmarkStart w:id="158" w:name="_Toc829749119"/>
      <w:bookmarkStart w:id="159" w:name="_Toc488106923"/>
      <w:bookmarkStart w:id="160" w:name="_Toc170488883"/>
      <w:proofErr w:type="spellStart"/>
      <w:r w:rsidRPr="00B02355">
        <w:rPr>
          <w:lang w:val="en-GB"/>
        </w:rPr>
        <w:t>Literaturverzeichnis</w:t>
      </w:r>
      <w:bookmarkEnd w:id="158"/>
      <w:bookmarkEnd w:id="159"/>
      <w:bookmarkEnd w:id="160"/>
      <w:proofErr w:type="spellEnd"/>
    </w:p>
    <w:p w14:paraId="26009FF8" w14:textId="44618975" w:rsidR="0561F022" w:rsidRPr="00B02355" w:rsidRDefault="0561F022" w:rsidP="14E92987">
      <w:pPr>
        <w:spacing w:line="360" w:lineRule="auto"/>
        <w:rPr>
          <w:lang w:val="en-GB"/>
        </w:rPr>
      </w:pPr>
    </w:p>
    <w:p w14:paraId="26981422" w14:textId="52E9C2EB" w:rsidR="50052285" w:rsidRPr="00B02355" w:rsidRDefault="3EC20F10" w:rsidP="109FBC11">
      <w:pPr>
        <w:pStyle w:val="KeinLeerraum"/>
        <w:spacing w:line="360" w:lineRule="auto"/>
        <w:rPr>
          <w:i/>
          <w:iCs/>
        </w:rPr>
      </w:pPr>
      <w:r w:rsidRPr="109FBC11">
        <w:rPr>
          <w:rFonts w:ascii="Arial" w:eastAsia="Arial" w:hAnsi="Arial" w:cs="Arial"/>
          <w:i/>
          <w:iCs/>
          <w:sz w:val="24"/>
          <w:szCs w:val="24"/>
          <w:lang w:val="en-US"/>
        </w:rPr>
        <w:t>[1] “Open</w:t>
      </w:r>
      <w:r w:rsidR="7466D612" w:rsidRPr="14E92987">
        <w:rPr>
          <w:rFonts w:ascii="Arial" w:eastAsia="Arial" w:hAnsi="Arial" w:cs="Arial"/>
          <w:i/>
          <w:iCs/>
          <w:sz w:val="24"/>
          <w:szCs w:val="24"/>
          <w:lang w:val="en-US"/>
        </w:rPr>
        <w:t>-</w:t>
      </w:r>
      <w:r w:rsidRPr="109FBC11">
        <w:rPr>
          <w:rFonts w:ascii="Arial" w:eastAsia="Arial" w:hAnsi="Arial" w:cs="Arial"/>
          <w:i/>
          <w:iCs/>
          <w:sz w:val="24"/>
          <w:szCs w:val="24"/>
          <w:lang w:val="en-US"/>
        </w:rPr>
        <w:t>Source Identity and Access Management”</w:t>
      </w:r>
      <w:r w:rsidR="48A93A29" w:rsidRPr="109FBC11">
        <w:rPr>
          <w:rFonts w:ascii="Arial" w:eastAsia="Arial" w:hAnsi="Arial" w:cs="Arial"/>
          <w:i/>
          <w:iCs/>
          <w:sz w:val="24"/>
          <w:szCs w:val="24"/>
          <w:lang w:val="en-US"/>
        </w:rPr>
        <w:t xml:space="preserve"> </w:t>
      </w:r>
      <w:r w:rsidRPr="109FBC11">
        <w:rPr>
          <w:rFonts w:ascii="Arial" w:eastAsia="Arial" w:hAnsi="Arial" w:cs="Arial"/>
          <w:i/>
          <w:iCs/>
          <w:sz w:val="24"/>
          <w:szCs w:val="24"/>
          <w:lang w:val="en-US"/>
        </w:rPr>
        <w:t xml:space="preserve">[Online]. </w:t>
      </w:r>
      <w:r w:rsidRPr="00B02355">
        <w:rPr>
          <w:rFonts w:ascii="Arial" w:eastAsia="Arial" w:hAnsi="Arial" w:cs="Arial"/>
          <w:i/>
          <w:iCs/>
          <w:sz w:val="24"/>
          <w:szCs w:val="24"/>
        </w:rPr>
        <w:t xml:space="preserve">Verfügbar unter: </w:t>
      </w:r>
      <w:hyperlink r:id="rId110">
        <w:r w:rsidRPr="00B02355">
          <w:rPr>
            <w:rStyle w:val="Hyperlink"/>
            <w:rFonts w:ascii="Arial" w:eastAsia="Arial" w:hAnsi="Arial" w:cs="Arial"/>
            <w:i/>
            <w:iCs/>
            <w:sz w:val="24"/>
            <w:szCs w:val="24"/>
          </w:rPr>
          <w:t>https://www.keycloak.org/</w:t>
        </w:r>
      </w:hyperlink>
    </w:p>
    <w:p w14:paraId="2C184178" w14:textId="276BE7C6" w:rsidR="50052285" w:rsidRDefault="78DA4D9D" w:rsidP="5009833A">
      <w:pPr>
        <w:spacing w:line="360" w:lineRule="auto"/>
        <w:rPr>
          <w:i/>
          <w:iCs/>
        </w:rPr>
      </w:pPr>
      <w:r w:rsidRPr="00FB2F41">
        <w:rPr>
          <w:rFonts w:ascii="Arial" w:eastAsia="Arial" w:hAnsi="Arial" w:cs="Arial"/>
          <w:i/>
          <w:iCs/>
          <w:sz w:val="24"/>
          <w:szCs w:val="24"/>
          <w:lang w:val="en-GB"/>
        </w:rPr>
        <w:t xml:space="preserve">[2] Scapicchio &amp; Forrest, “Was </w:t>
      </w:r>
      <w:proofErr w:type="spellStart"/>
      <w:r w:rsidRPr="00FB2F41">
        <w:rPr>
          <w:rFonts w:ascii="Arial" w:eastAsia="Arial" w:hAnsi="Arial" w:cs="Arial"/>
          <w:i/>
          <w:iCs/>
          <w:sz w:val="24"/>
          <w:szCs w:val="24"/>
          <w:lang w:val="en-GB"/>
        </w:rPr>
        <w:t>ist</w:t>
      </w:r>
      <w:proofErr w:type="spellEnd"/>
      <w:r w:rsidRPr="00FB2F41">
        <w:rPr>
          <w:rFonts w:ascii="Arial" w:eastAsia="Arial" w:hAnsi="Arial" w:cs="Arial"/>
          <w:i/>
          <w:iCs/>
          <w:sz w:val="24"/>
          <w:szCs w:val="24"/>
          <w:lang w:val="en-GB"/>
        </w:rPr>
        <w:t xml:space="preserve"> Single-Sign on (SSO)?”</w:t>
      </w:r>
      <w:r w:rsidR="251BF0E3" w:rsidRPr="00FB2F41">
        <w:rPr>
          <w:rFonts w:ascii="Arial" w:eastAsia="Arial" w:hAnsi="Arial" w:cs="Arial"/>
          <w:i/>
          <w:iCs/>
          <w:sz w:val="24"/>
          <w:szCs w:val="24"/>
          <w:lang w:val="en-GB"/>
        </w:rPr>
        <w:t xml:space="preserve"> </w:t>
      </w:r>
      <w:r w:rsidRPr="5009833A">
        <w:rPr>
          <w:rFonts w:ascii="Arial" w:eastAsia="Arial" w:hAnsi="Arial" w:cs="Arial"/>
          <w:i/>
          <w:iCs/>
          <w:sz w:val="24"/>
          <w:szCs w:val="24"/>
        </w:rPr>
        <w:t xml:space="preserve">[Online]. Verfügbar unter: </w:t>
      </w:r>
      <w:hyperlink r:id="rId111">
        <w:r w:rsidRPr="5009833A">
          <w:rPr>
            <w:rStyle w:val="Hyperlink"/>
            <w:rFonts w:ascii="Arial" w:eastAsia="Arial" w:hAnsi="Arial" w:cs="Arial"/>
            <w:i/>
            <w:iCs/>
            <w:sz w:val="24"/>
            <w:szCs w:val="24"/>
          </w:rPr>
          <w:t>https://ibm.com/de-de/topics/single-sign-on"&gt;https://ibm.com/de-de/topics/single-sign-on</w:t>
        </w:r>
      </w:hyperlink>
    </w:p>
    <w:p w14:paraId="2BCE32EB" w14:textId="7507EE00" w:rsidR="7F0E1C56" w:rsidRDefault="7F0E1C56" w:rsidP="14E92987">
      <w:pPr>
        <w:spacing w:line="360" w:lineRule="auto"/>
        <w:rPr>
          <w:i/>
          <w:iCs/>
        </w:rPr>
      </w:pPr>
      <w:r w:rsidRPr="00B02355">
        <w:rPr>
          <w:rFonts w:ascii="Arial" w:eastAsia="Arial" w:hAnsi="Arial" w:cs="Arial"/>
          <w:i/>
          <w:iCs/>
          <w:sz w:val="24"/>
          <w:szCs w:val="24"/>
          <w:lang w:val="en-GB"/>
        </w:rPr>
        <w:t>[</w:t>
      </w:r>
      <w:r w:rsidR="798F961D" w:rsidRPr="00B02355">
        <w:rPr>
          <w:rFonts w:ascii="Arial" w:eastAsia="Arial" w:hAnsi="Arial" w:cs="Arial"/>
          <w:i/>
          <w:iCs/>
          <w:sz w:val="24"/>
          <w:szCs w:val="24"/>
          <w:lang w:val="en-GB"/>
        </w:rPr>
        <w:t>3</w:t>
      </w:r>
      <w:r w:rsidRPr="00B02355">
        <w:rPr>
          <w:rFonts w:ascii="Arial" w:eastAsia="Arial" w:hAnsi="Arial" w:cs="Arial"/>
          <w:i/>
          <w:iCs/>
          <w:sz w:val="24"/>
          <w:szCs w:val="24"/>
          <w:lang w:val="en-GB"/>
        </w:rPr>
        <w:t xml:space="preserve">] </w:t>
      </w:r>
      <w:r w:rsidR="537D4589" w:rsidRPr="00B02355">
        <w:rPr>
          <w:rFonts w:ascii="Arial" w:eastAsia="Arial" w:hAnsi="Arial" w:cs="Arial"/>
          <w:i/>
          <w:iCs/>
          <w:sz w:val="24"/>
          <w:szCs w:val="24"/>
          <w:lang w:val="en-GB"/>
        </w:rPr>
        <w:t xml:space="preserve">Chong et al., “Multi-Tenant Data Architecture”. </w:t>
      </w:r>
      <w:r w:rsidR="537D4589" w:rsidRPr="14E92987">
        <w:rPr>
          <w:rFonts w:ascii="Arial" w:eastAsia="Arial" w:hAnsi="Arial" w:cs="Arial"/>
          <w:i/>
          <w:iCs/>
          <w:sz w:val="24"/>
          <w:szCs w:val="24"/>
        </w:rPr>
        <w:t xml:space="preserve">2006. [Online]. Verfügbar unter: </w:t>
      </w:r>
      <w:hyperlink r:id="rId112">
        <w:r w:rsidR="537D4589" w:rsidRPr="14E92987">
          <w:rPr>
            <w:rStyle w:val="Hyperlink"/>
            <w:rFonts w:ascii="Arial" w:eastAsia="Arial" w:hAnsi="Arial" w:cs="Arial"/>
            <w:i/>
            <w:iCs/>
            <w:sz w:val="24"/>
            <w:szCs w:val="24"/>
          </w:rPr>
          <w:t>https://renatoargh.wordpress.com/wp-content/uploads/2018/01/article-multi-tenant-data-architecture-2006.pdf</w:t>
        </w:r>
      </w:hyperlink>
    </w:p>
    <w:p w14:paraId="63BE3FC5" w14:textId="5B12F632" w:rsidR="50052285" w:rsidRPr="00FB2F41" w:rsidRDefault="1911913F" w:rsidP="5009833A">
      <w:pPr>
        <w:spacing w:line="360" w:lineRule="auto"/>
        <w:rPr>
          <w:rFonts w:ascii="Arial" w:eastAsia="Arial" w:hAnsi="Arial" w:cs="Arial"/>
          <w:i/>
          <w:iCs/>
          <w:color w:val="05103E"/>
          <w:sz w:val="24"/>
          <w:szCs w:val="24"/>
        </w:rPr>
      </w:pPr>
      <w:r w:rsidRPr="5009833A">
        <w:rPr>
          <w:rFonts w:ascii="Arial" w:eastAsia="Arial" w:hAnsi="Arial" w:cs="Arial"/>
          <w:i/>
          <w:iCs/>
          <w:color w:val="05103E"/>
          <w:sz w:val="24"/>
          <w:szCs w:val="24"/>
          <w:lang w:val="en-US"/>
        </w:rPr>
        <w:t xml:space="preserve">[4] Glaser &amp; Strauss. The Discovery of the Grounded Theory. </w:t>
      </w:r>
      <w:r w:rsidRPr="00FB2F41">
        <w:rPr>
          <w:rFonts w:ascii="Arial" w:eastAsia="Arial" w:hAnsi="Arial" w:cs="Arial"/>
          <w:i/>
          <w:iCs/>
          <w:color w:val="05103E"/>
          <w:sz w:val="24"/>
          <w:szCs w:val="24"/>
        </w:rPr>
        <w:t xml:space="preserve">[Online]. Verfügbar unter: </w:t>
      </w:r>
      <w:hyperlink r:id="rId113">
        <w:r w:rsidRPr="00FB2F41">
          <w:rPr>
            <w:rStyle w:val="Hyperlink"/>
            <w:rFonts w:ascii="Arial" w:eastAsia="Arial" w:hAnsi="Arial" w:cs="Arial"/>
            <w:i/>
            <w:iCs/>
            <w:sz w:val="24"/>
            <w:szCs w:val="24"/>
          </w:rPr>
          <w:t>http://www.sxf.uevora.pt/wp-content/uploads/2013/03/Glaser_1967.pdf</w:t>
        </w:r>
      </w:hyperlink>
    </w:p>
    <w:p w14:paraId="4F90CEB0" w14:textId="1B1A8725" w:rsidR="50052285" w:rsidRDefault="145AF246" w:rsidP="5009833A">
      <w:pPr>
        <w:spacing w:line="360" w:lineRule="auto"/>
        <w:rPr>
          <w:rFonts w:ascii="Arial" w:eastAsia="Arial" w:hAnsi="Arial" w:cs="Arial"/>
          <w:i/>
          <w:iCs/>
          <w:sz w:val="24"/>
          <w:szCs w:val="24"/>
          <w:lang w:val="en-US"/>
        </w:rPr>
      </w:pPr>
      <w:r w:rsidRPr="5009833A">
        <w:rPr>
          <w:rFonts w:ascii="Arial" w:eastAsia="Arial" w:hAnsi="Arial" w:cs="Arial"/>
          <w:i/>
          <w:iCs/>
          <w:sz w:val="24"/>
          <w:szCs w:val="24"/>
          <w:lang w:val="en-US"/>
        </w:rPr>
        <w:t xml:space="preserve">[5] </w:t>
      </w:r>
      <w:proofErr w:type="spellStart"/>
      <w:r w:rsidRPr="5009833A">
        <w:rPr>
          <w:rFonts w:ascii="Arial" w:eastAsia="Arial" w:hAnsi="Arial" w:cs="Arial"/>
          <w:i/>
          <w:iCs/>
          <w:sz w:val="24"/>
          <w:szCs w:val="24"/>
          <w:lang w:val="en-US"/>
        </w:rPr>
        <w:t>Stol</w:t>
      </w:r>
      <w:proofErr w:type="spellEnd"/>
      <w:r w:rsidRPr="5009833A">
        <w:rPr>
          <w:rFonts w:ascii="Arial" w:eastAsia="Arial" w:hAnsi="Arial" w:cs="Arial"/>
          <w:i/>
          <w:iCs/>
          <w:sz w:val="24"/>
          <w:szCs w:val="24"/>
          <w:lang w:val="en-US"/>
        </w:rPr>
        <w:t xml:space="preserve"> et al, “Grounded theory in software engineering research: A critical review and guidelines”</w:t>
      </w:r>
      <w:r w:rsidR="4225191A" w:rsidRPr="5009833A">
        <w:rPr>
          <w:rFonts w:ascii="Arial" w:eastAsia="Arial" w:hAnsi="Arial" w:cs="Arial"/>
          <w:i/>
          <w:iCs/>
          <w:sz w:val="24"/>
          <w:szCs w:val="24"/>
          <w:lang w:val="en-US"/>
        </w:rPr>
        <w:t xml:space="preserve"> </w:t>
      </w:r>
      <w:r w:rsidRPr="5009833A">
        <w:rPr>
          <w:rFonts w:ascii="Arial" w:eastAsia="Arial" w:hAnsi="Arial" w:cs="Arial"/>
          <w:i/>
          <w:iCs/>
          <w:sz w:val="24"/>
          <w:szCs w:val="24"/>
          <w:lang w:val="en-US"/>
        </w:rPr>
        <w:t xml:space="preserve">[Online]. </w:t>
      </w:r>
      <w:proofErr w:type="spellStart"/>
      <w:r w:rsidRPr="5009833A">
        <w:rPr>
          <w:rFonts w:ascii="Arial" w:eastAsia="Arial" w:hAnsi="Arial" w:cs="Arial"/>
          <w:i/>
          <w:iCs/>
          <w:sz w:val="24"/>
          <w:szCs w:val="24"/>
          <w:lang w:val="en-US"/>
        </w:rPr>
        <w:t>Verfügbar</w:t>
      </w:r>
      <w:proofErr w:type="spellEnd"/>
      <w:r w:rsidRPr="5009833A">
        <w:rPr>
          <w:rFonts w:ascii="Arial" w:eastAsia="Arial" w:hAnsi="Arial" w:cs="Arial"/>
          <w:i/>
          <w:iCs/>
          <w:sz w:val="24"/>
          <w:szCs w:val="24"/>
          <w:lang w:val="en-US"/>
        </w:rPr>
        <w:t xml:space="preserve"> </w:t>
      </w:r>
      <w:proofErr w:type="spellStart"/>
      <w:r w:rsidRPr="5009833A">
        <w:rPr>
          <w:rFonts w:ascii="Arial" w:eastAsia="Arial" w:hAnsi="Arial" w:cs="Arial"/>
          <w:i/>
          <w:iCs/>
          <w:sz w:val="24"/>
          <w:szCs w:val="24"/>
          <w:lang w:val="en-US"/>
        </w:rPr>
        <w:t>unter</w:t>
      </w:r>
      <w:proofErr w:type="spellEnd"/>
      <w:r w:rsidRPr="5009833A">
        <w:rPr>
          <w:rFonts w:ascii="Arial" w:eastAsia="Arial" w:hAnsi="Arial" w:cs="Arial"/>
          <w:i/>
          <w:iCs/>
          <w:sz w:val="24"/>
          <w:szCs w:val="24"/>
          <w:lang w:val="en-US"/>
        </w:rPr>
        <w:t xml:space="preserve">: </w:t>
      </w:r>
      <w:hyperlink r:id="rId114">
        <w:r w:rsidRPr="5009833A">
          <w:rPr>
            <w:rStyle w:val="Hyperlink"/>
            <w:rFonts w:ascii="Arial" w:eastAsia="Arial" w:hAnsi="Arial" w:cs="Arial"/>
            <w:i/>
            <w:iCs/>
            <w:sz w:val="24"/>
            <w:szCs w:val="24"/>
            <w:lang w:val="en-US"/>
          </w:rPr>
          <w:t>https://doi.org/10.1145/2884781.2884833</w:t>
        </w:r>
      </w:hyperlink>
    </w:p>
    <w:p w14:paraId="3D505DEA" w14:textId="06554358" w:rsidR="53821409" w:rsidRDefault="53821409" w:rsidP="14E92987">
      <w:pPr>
        <w:spacing w:line="360" w:lineRule="auto"/>
        <w:rPr>
          <w:rFonts w:ascii="Arial" w:eastAsia="Arial" w:hAnsi="Arial" w:cs="Arial"/>
          <w:i/>
          <w:iCs/>
          <w:sz w:val="24"/>
          <w:szCs w:val="24"/>
        </w:rPr>
      </w:pPr>
      <w:r w:rsidRPr="14E92987">
        <w:rPr>
          <w:rFonts w:ascii="Arial" w:eastAsia="Arial" w:hAnsi="Arial" w:cs="Arial"/>
          <w:i/>
          <w:iCs/>
          <w:sz w:val="24"/>
          <w:szCs w:val="24"/>
          <w:lang w:val="en-US"/>
        </w:rPr>
        <w:t xml:space="preserve">[6] Thorgersen &amp; Silva, Keycloak - Identity and Access Management for Modern Applications: Harness the power of Keycloak, OpenID Connect, and OAuth 2.0 protocols to secure applications. </w:t>
      </w:r>
      <w:r w:rsidRPr="14E92987">
        <w:rPr>
          <w:rFonts w:ascii="Arial" w:eastAsia="Arial" w:hAnsi="Arial" w:cs="Arial"/>
          <w:i/>
          <w:iCs/>
          <w:sz w:val="24"/>
          <w:szCs w:val="24"/>
        </w:rPr>
        <w:t xml:space="preserve">2021. [Online]. Verfügbar unter: </w:t>
      </w:r>
      <w:hyperlink r:id="rId115">
        <w:r w:rsidR="3613D227" w:rsidRPr="14E92987">
          <w:rPr>
            <w:rStyle w:val="Hyperlink"/>
            <w:rFonts w:ascii="Arial" w:eastAsia="Arial" w:hAnsi="Arial" w:cs="Arial"/>
            <w:i/>
            <w:iCs/>
            <w:sz w:val="24"/>
            <w:szCs w:val="24"/>
          </w:rPr>
          <w:t>https://www.google.de/books/edition/Keycloak_Identity_and_Access_Management/WBsvEAAAQBAJ?hl=de&amp;gbpv=0</w:t>
        </w:r>
      </w:hyperlink>
    </w:p>
    <w:p w14:paraId="53AD80F1" w14:textId="15CC5882" w:rsidR="50052285" w:rsidRDefault="5B6A0DDD" w:rsidP="5009833A">
      <w:pPr>
        <w:spacing w:line="360" w:lineRule="auto"/>
        <w:rPr>
          <w:i/>
          <w:iCs/>
        </w:rPr>
      </w:pPr>
      <w:r w:rsidRPr="00FB2F41">
        <w:rPr>
          <w:rFonts w:ascii="Arial" w:eastAsia="Arial" w:hAnsi="Arial" w:cs="Arial"/>
          <w:i/>
          <w:iCs/>
          <w:sz w:val="24"/>
          <w:szCs w:val="24"/>
          <w:lang w:val="en-GB"/>
        </w:rPr>
        <w:t>[</w:t>
      </w:r>
      <w:r w:rsidR="064871D7" w:rsidRPr="00FB2F41">
        <w:rPr>
          <w:rFonts w:ascii="Arial" w:eastAsia="Arial" w:hAnsi="Arial" w:cs="Arial"/>
          <w:i/>
          <w:iCs/>
          <w:sz w:val="24"/>
          <w:szCs w:val="24"/>
          <w:lang w:val="en-GB"/>
        </w:rPr>
        <w:t>7</w:t>
      </w:r>
      <w:r w:rsidRPr="00FB2F41">
        <w:rPr>
          <w:rFonts w:ascii="Arial" w:eastAsia="Arial" w:hAnsi="Arial" w:cs="Arial"/>
          <w:i/>
          <w:iCs/>
          <w:sz w:val="24"/>
          <w:szCs w:val="24"/>
          <w:lang w:val="en-GB"/>
        </w:rPr>
        <w:t xml:space="preserve">] </w:t>
      </w:r>
      <w:r w:rsidR="5293085F" w:rsidRPr="00FB2F41">
        <w:rPr>
          <w:rFonts w:ascii="Arial" w:eastAsia="Arial" w:hAnsi="Arial" w:cs="Arial"/>
          <w:i/>
          <w:iCs/>
          <w:sz w:val="24"/>
          <w:szCs w:val="24"/>
          <w:lang w:val="en-GB"/>
        </w:rPr>
        <w:t>“What is a REST API?”</w:t>
      </w:r>
      <w:r w:rsidR="4DCD2C6C" w:rsidRPr="00FB2F41">
        <w:rPr>
          <w:rFonts w:ascii="Arial" w:eastAsia="Arial" w:hAnsi="Arial" w:cs="Arial"/>
          <w:i/>
          <w:iCs/>
          <w:sz w:val="24"/>
          <w:szCs w:val="24"/>
          <w:lang w:val="en-GB"/>
        </w:rPr>
        <w:t xml:space="preserve"> </w:t>
      </w:r>
      <w:r w:rsidR="5293085F" w:rsidRPr="00FB2F41">
        <w:rPr>
          <w:rFonts w:ascii="Arial" w:eastAsia="Arial" w:hAnsi="Arial" w:cs="Arial"/>
          <w:i/>
          <w:iCs/>
          <w:sz w:val="24"/>
          <w:szCs w:val="24"/>
          <w:lang w:val="en-GB"/>
        </w:rPr>
        <w:t xml:space="preserve"> </w:t>
      </w:r>
      <w:r w:rsidR="5293085F" w:rsidRPr="5009833A">
        <w:rPr>
          <w:rFonts w:ascii="Arial" w:eastAsia="Arial" w:hAnsi="Arial" w:cs="Arial"/>
          <w:i/>
          <w:iCs/>
          <w:sz w:val="24"/>
          <w:szCs w:val="24"/>
        </w:rPr>
        <w:t xml:space="preserve">[Online]. Verfügbar unter: </w:t>
      </w:r>
      <w:hyperlink r:id="rId116" w:anchor=":~:text=REST%20APIs%20communicate%20through%20HTTP,request%20creates%20a%20new%20record">
        <w:r w:rsidR="5293085F" w:rsidRPr="5009833A">
          <w:rPr>
            <w:rStyle w:val="Hyperlink"/>
            <w:rFonts w:ascii="Arial" w:eastAsia="Arial" w:hAnsi="Arial" w:cs="Arial"/>
            <w:i/>
            <w:iCs/>
            <w:sz w:val="24"/>
            <w:szCs w:val="24"/>
          </w:rPr>
          <w:t>https://www.ibm.com/topics/restapis#:~:text=REST%20APIs%20communicate%20through%20HTTP,request%20creates%20a%20new%20record</w:t>
        </w:r>
      </w:hyperlink>
    </w:p>
    <w:p w14:paraId="217BFB46" w14:textId="167EA1F7" w:rsidR="50052285" w:rsidRDefault="511EF421" w:rsidP="5009833A">
      <w:pPr>
        <w:spacing w:line="360" w:lineRule="auto"/>
        <w:rPr>
          <w:rFonts w:ascii="Arial" w:eastAsia="Arial" w:hAnsi="Arial" w:cs="Arial"/>
          <w:i/>
          <w:iCs/>
          <w:sz w:val="24"/>
          <w:szCs w:val="24"/>
        </w:rPr>
      </w:pPr>
      <w:r w:rsidRPr="5009833A">
        <w:rPr>
          <w:rFonts w:ascii="Arial" w:eastAsia="Arial" w:hAnsi="Arial" w:cs="Arial"/>
          <w:i/>
          <w:iCs/>
          <w:sz w:val="24"/>
          <w:szCs w:val="24"/>
        </w:rPr>
        <w:t>[</w:t>
      </w:r>
      <w:r w:rsidR="4CAA258F" w:rsidRPr="14E92987">
        <w:rPr>
          <w:rFonts w:ascii="Arial" w:eastAsia="Arial" w:hAnsi="Arial" w:cs="Arial"/>
          <w:i/>
          <w:iCs/>
          <w:sz w:val="24"/>
          <w:szCs w:val="24"/>
        </w:rPr>
        <w:t>8</w:t>
      </w:r>
      <w:r w:rsidRPr="5009833A">
        <w:rPr>
          <w:rFonts w:ascii="Arial" w:eastAsia="Arial" w:hAnsi="Arial" w:cs="Arial"/>
          <w:i/>
          <w:iCs/>
          <w:sz w:val="24"/>
          <w:szCs w:val="24"/>
        </w:rPr>
        <w:t xml:space="preserve">] “Was ist eine </w:t>
      </w:r>
      <w:proofErr w:type="spellStart"/>
      <w:r w:rsidRPr="5009833A">
        <w:rPr>
          <w:rFonts w:ascii="Arial" w:eastAsia="Arial" w:hAnsi="Arial" w:cs="Arial"/>
          <w:i/>
          <w:iCs/>
          <w:sz w:val="24"/>
          <w:szCs w:val="24"/>
        </w:rPr>
        <w:t>RE</w:t>
      </w:r>
      <w:r w:rsidR="50B0E637" w:rsidRPr="5009833A">
        <w:rPr>
          <w:rFonts w:ascii="Arial" w:eastAsia="Arial" w:hAnsi="Arial" w:cs="Arial"/>
          <w:i/>
          <w:iCs/>
          <w:sz w:val="24"/>
          <w:szCs w:val="24"/>
        </w:rPr>
        <w:t>ST</w:t>
      </w:r>
      <w:r w:rsidRPr="5009833A">
        <w:rPr>
          <w:rFonts w:ascii="Arial" w:eastAsia="Arial" w:hAnsi="Arial" w:cs="Arial"/>
          <w:i/>
          <w:iCs/>
          <w:sz w:val="24"/>
          <w:szCs w:val="24"/>
        </w:rPr>
        <w:t>ful</w:t>
      </w:r>
      <w:proofErr w:type="spellEnd"/>
      <w:r w:rsidRPr="5009833A">
        <w:rPr>
          <w:rFonts w:ascii="Arial" w:eastAsia="Arial" w:hAnsi="Arial" w:cs="Arial"/>
          <w:i/>
          <w:iCs/>
          <w:sz w:val="24"/>
          <w:szCs w:val="24"/>
        </w:rPr>
        <w:t xml:space="preserve"> App?”</w:t>
      </w:r>
      <w:r w:rsidR="60F3D328" w:rsidRPr="5009833A">
        <w:rPr>
          <w:rFonts w:ascii="Arial" w:eastAsia="Arial" w:hAnsi="Arial" w:cs="Arial"/>
          <w:i/>
          <w:iCs/>
          <w:sz w:val="24"/>
          <w:szCs w:val="24"/>
        </w:rPr>
        <w:t xml:space="preserve"> </w:t>
      </w:r>
      <w:r w:rsidRPr="5009833A">
        <w:rPr>
          <w:rFonts w:ascii="Arial" w:eastAsia="Arial" w:hAnsi="Arial" w:cs="Arial"/>
          <w:i/>
          <w:iCs/>
          <w:sz w:val="24"/>
          <w:szCs w:val="24"/>
        </w:rPr>
        <w:t>[Online].</w:t>
      </w:r>
      <w:r w:rsidR="4F269AE2" w:rsidRPr="5009833A">
        <w:rPr>
          <w:rFonts w:ascii="Arial" w:eastAsia="Arial" w:hAnsi="Arial" w:cs="Arial"/>
          <w:i/>
          <w:iCs/>
          <w:sz w:val="24"/>
          <w:szCs w:val="24"/>
        </w:rPr>
        <w:t xml:space="preserve"> </w:t>
      </w:r>
      <w:r w:rsidRPr="5009833A">
        <w:rPr>
          <w:rFonts w:ascii="Arial" w:eastAsia="Arial" w:hAnsi="Arial" w:cs="Arial"/>
          <w:i/>
          <w:iCs/>
          <w:sz w:val="24"/>
          <w:szCs w:val="24"/>
        </w:rPr>
        <w:t xml:space="preserve">Verfügbar unter: </w:t>
      </w:r>
      <w:hyperlink r:id="rId117" w:anchor=":~:text=Systems%20that%20implement%20REST%20APIs,eliminates%20some%20client%2Dserver%20interactions">
        <w:r w:rsidRPr="5009833A">
          <w:rPr>
            <w:rStyle w:val="Hyperlink"/>
            <w:rFonts w:ascii="Arial" w:eastAsia="Arial" w:hAnsi="Arial" w:cs="Arial"/>
            <w:i/>
            <w:iCs/>
            <w:sz w:val="24"/>
            <w:szCs w:val="24"/>
          </w:rPr>
          <w:t>https://aws.amazon.com/de/what-is/restful-api/#:~:text=Systems%20that%20implement%20REST%20APIs,eliminates%20some%20client%2Dserver%20interactions</w:t>
        </w:r>
      </w:hyperlink>
    </w:p>
    <w:p w14:paraId="4F65EC18" w14:textId="4515AA0C" w:rsidR="50052285" w:rsidRPr="00FB2F41" w:rsidRDefault="356C8EF2" w:rsidP="5009833A">
      <w:pPr>
        <w:spacing w:line="360" w:lineRule="auto"/>
        <w:rPr>
          <w:rFonts w:ascii="Arial" w:eastAsia="Arial" w:hAnsi="Arial" w:cs="Arial"/>
          <w:i/>
          <w:iCs/>
          <w:sz w:val="24"/>
          <w:szCs w:val="24"/>
        </w:rPr>
      </w:pPr>
      <w:r w:rsidRPr="5009833A">
        <w:rPr>
          <w:rFonts w:ascii="Arial" w:eastAsia="Arial" w:hAnsi="Arial" w:cs="Arial"/>
          <w:i/>
          <w:iCs/>
          <w:sz w:val="24"/>
          <w:szCs w:val="24"/>
          <w:lang w:val="en-US"/>
        </w:rPr>
        <w:t>[</w:t>
      </w:r>
      <w:r w:rsidR="3533F33A" w:rsidRPr="14E92987">
        <w:rPr>
          <w:rFonts w:ascii="Arial" w:eastAsia="Arial" w:hAnsi="Arial" w:cs="Arial"/>
          <w:i/>
          <w:iCs/>
          <w:sz w:val="24"/>
          <w:szCs w:val="24"/>
          <w:lang w:val="en-US"/>
        </w:rPr>
        <w:t>9</w:t>
      </w:r>
      <w:r w:rsidRPr="5009833A">
        <w:rPr>
          <w:rFonts w:ascii="Arial" w:eastAsia="Arial" w:hAnsi="Arial" w:cs="Arial"/>
          <w:i/>
          <w:iCs/>
          <w:sz w:val="24"/>
          <w:szCs w:val="24"/>
          <w:lang w:val="en-US"/>
        </w:rPr>
        <w:t xml:space="preserve">] Hunt et al., “System for Cross-domain Identity Management: Core Schema. </w:t>
      </w:r>
      <w:r w:rsidRPr="00FB2F41">
        <w:rPr>
          <w:rFonts w:ascii="Arial" w:eastAsia="Arial" w:hAnsi="Arial" w:cs="Arial"/>
          <w:i/>
          <w:iCs/>
          <w:sz w:val="24"/>
          <w:szCs w:val="24"/>
        </w:rPr>
        <w:t xml:space="preserve">Request </w:t>
      </w:r>
      <w:proofErr w:type="spellStart"/>
      <w:r w:rsidRPr="00FB2F41">
        <w:rPr>
          <w:rFonts w:ascii="Arial" w:eastAsia="Arial" w:hAnsi="Arial" w:cs="Arial"/>
          <w:i/>
          <w:iCs/>
          <w:sz w:val="24"/>
          <w:szCs w:val="24"/>
        </w:rPr>
        <w:t>for</w:t>
      </w:r>
      <w:proofErr w:type="spellEnd"/>
      <w:r w:rsidRPr="00FB2F41">
        <w:rPr>
          <w:rFonts w:ascii="Arial" w:eastAsia="Arial" w:hAnsi="Arial" w:cs="Arial"/>
          <w:i/>
          <w:iCs/>
          <w:sz w:val="24"/>
          <w:szCs w:val="24"/>
        </w:rPr>
        <w:t xml:space="preserve"> Comments”</w:t>
      </w:r>
      <w:r w:rsidR="14E3AE9C" w:rsidRPr="00FB2F41">
        <w:rPr>
          <w:rFonts w:ascii="Arial" w:eastAsia="Arial" w:hAnsi="Arial" w:cs="Arial"/>
          <w:i/>
          <w:iCs/>
          <w:sz w:val="24"/>
          <w:szCs w:val="24"/>
        </w:rPr>
        <w:t xml:space="preserve"> </w:t>
      </w:r>
      <w:r w:rsidRPr="00FB2F41">
        <w:rPr>
          <w:rFonts w:ascii="Arial" w:eastAsia="Arial" w:hAnsi="Arial" w:cs="Arial"/>
          <w:i/>
          <w:iCs/>
          <w:sz w:val="24"/>
          <w:szCs w:val="24"/>
        </w:rPr>
        <w:t xml:space="preserve">[Online]. Verfügbar unter: </w:t>
      </w:r>
      <w:hyperlink r:id="rId118">
        <w:r w:rsidRPr="00FB2F41">
          <w:rPr>
            <w:rStyle w:val="Hyperlink"/>
            <w:rFonts w:ascii="Arial" w:eastAsia="Arial" w:hAnsi="Arial" w:cs="Arial"/>
            <w:i/>
            <w:iCs/>
            <w:sz w:val="24"/>
            <w:szCs w:val="24"/>
          </w:rPr>
          <w:t>https://www.rfc-editor.org/info/rfc7643</w:t>
        </w:r>
      </w:hyperlink>
    </w:p>
    <w:p w14:paraId="06C019BC" w14:textId="451D2155" w:rsidR="50052285" w:rsidRDefault="27FD0A18" w:rsidP="5009833A">
      <w:pPr>
        <w:spacing w:line="360" w:lineRule="auto"/>
        <w:rPr>
          <w:i/>
          <w:iCs/>
        </w:rPr>
      </w:pPr>
      <w:r w:rsidRPr="5009833A">
        <w:rPr>
          <w:rFonts w:ascii="Arial" w:eastAsia="Arial" w:hAnsi="Arial" w:cs="Arial"/>
          <w:i/>
          <w:iCs/>
          <w:sz w:val="24"/>
          <w:szCs w:val="24"/>
        </w:rPr>
        <w:t>[</w:t>
      </w:r>
      <w:r w:rsidRPr="14E92987">
        <w:rPr>
          <w:rFonts w:ascii="Arial" w:eastAsia="Arial" w:hAnsi="Arial" w:cs="Arial"/>
          <w:i/>
          <w:iCs/>
          <w:sz w:val="24"/>
          <w:szCs w:val="24"/>
        </w:rPr>
        <w:t>1</w:t>
      </w:r>
      <w:r w:rsidR="3FD4B136" w:rsidRPr="14E92987">
        <w:rPr>
          <w:rFonts w:ascii="Arial" w:eastAsia="Arial" w:hAnsi="Arial" w:cs="Arial"/>
          <w:i/>
          <w:iCs/>
          <w:sz w:val="24"/>
          <w:szCs w:val="24"/>
        </w:rPr>
        <w:t>0</w:t>
      </w:r>
      <w:r w:rsidRPr="5009833A">
        <w:rPr>
          <w:rFonts w:ascii="Arial" w:eastAsia="Arial" w:hAnsi="Arial" w:cs="Arial"/>
          <w:i/>
          <w:iCs/>
          <w:sz w:val="24"/>
          <w:szCs w:val="24"/>
        </w:rPr>
        <w:t>] E. Hammer-</w:t>
      </w:r>
      <w:proofErr w:type="spellStart"/>
      <w:proofErr w:type="gramStart"/>
      <w:r w:rsidRPr="5009833A">
        <w:rPr>
          <w:rFonts w:ascii="Arial" w:eastAsia="Arial" w:hAnsi="Arial" w:cs="Arial"/>
          <w:i/>
          <w:iCs/>
          <w:sz w:val="24"/>
          <w:szCs w:val="24"/>
        </w:rPr>
        <w:t>Lahav</w:t>
      </w:r>
      <w:proofErr w:type="spellEnd"/>
      <w:r w:rsidRPr="5009833A">
        <w:rPr>
          <w:rFonts w:ascii="Arial" w:eastAsia="Arial" w:hAnsi="Arial" w:cs="Arial"/>
          <w:i/>
          <w:iCs/>
          <w:sz w:val="24"/>
          <w:szCs w:val="24"/>
        </w:rPr>
        <w:t>,  “</w:t>
      </w:r>
      <w:proofErr w:type="spellStart"/>
      <w:proofErr w:type="gramEnd"/>
      <w:r w:rsidRPr="5009833A">
        <w:rPr>
          <w:rFonts w:ascii="Arial" w:eastAsia="Arial" w:hAnsi="Arial" w:cs="Arial"/>
          <w:i/>
          <w:iCs/>
          <w:sz w:val="24"/>
          <w:szCs w:val="24"/>
        </w:rPr>
        <w:t>Introduction</w:t>
      </w:r>
      <w:proofErr w:type="spellEnd"/>
      <w:r w:rsidRPr="5009833A">
        <w:rPr>
          <w:rFonts w:ascii="Arial" w:eastAsia="Arial" w:hAnsi="Arial" w:cs="Arial"/>
          <w:i/>
          <w:iCs/>
          <w:sz w:val="24"/>
          <w:szCs w:val="24"/>
        </w:rPr>
        <w:t xml:space="preserve">” [Online]. Verfügbar unter: </w:t>
      </w:r>
      <w:hyperlink r:id="rId119">
        <w:r w:rsidRPr="5009833A">
          <w:rPr>
            <w:rStyle w:val="Hyperlink"/>
            <w:rFonts w:ascii="Arial" w:eastAsia="Arial" w:hAnsi="Arial" w:cs="Arial"/>
            <w:i/>
            <w:iCs/>
            <w:sz w:val="24"/>
            <w:szCs w:val="24"/>
          </w:rPr>
          <w:t>https://oauth.net/about/introduction/</w:t>
        </w:r>
      </w:hyperlink>
    </w:p>
    <w:p w14:paraId="7E8B90BD" w14:textId="08780888" w:rsidR="50052285" w:rsidRDefault="4D7E3850" w:rsidP="5009833A">
      <w:pPr>
        <w:spacing w:line="360" w:lineRule="auto"/>
        <w:rPr>
          <w:i/>
          <w:iCs/>
        </w:rPr>
      </w:pPr>
      <w:r w:rsidRPr="5009833A">
        <w:rPr>
          <w:rFonts w:ascii="Arial" w:eastAsia="Arial" w:hAnsi="Arial" w:cs="Arial"/>
          <w:i/>
          <w:iCs/>
          <w:sz w:val="24"/>
          <w:szCs w:val="24"/>
        </w:rPr>
        <w:t>[</w:t>
      </w:r>
      <w:r w:rsidRPr="14E92987">
        <w:rPr>
          <w:rFonts w:ascii="Arial" w:eastAsia="Arial" w:hAnsi="Arial" w:cs="Arial"/>
          <w:i/>
          <w:iCs/>
          <w:sz w:val="24"/>
          <w:szCs w:val="24"/>
        </w:rPr>
        <w:t>1</w:t>
      </w:r>
      <w:r w:rsidR="10AB8BFA" w:rsidRPr="14E92987">
        <w:rPr>
          <w:rFonts w:ascii="Arial" w:eastAsia="Arial" w:hAnsi="Arial" w:cs="Arial"/>
          <w:i/>
          <w:iCs/>
          <w:sz w:val="24"/>
          <w:szCs w:val="24"/>
        </w:rPr>
        <w:t>1</w:t>
      </w:r>
      <w:r w:rsidRPr="5009833A">
        <w:rPr>
          <w:rFonts w:ascii="Arial" w:eastAsia="Arial" w:hAnsi="Arial" w:cs="Arial"/>
          <w:i/>
          <w:iCs/>
          <w:sz w:val="24"/>
          <w:szCs w:val="24"/>
        </w:rPr>
        <w:t>] “Was ist OAuth 2.0?”. [Online]</w:t>
      </w:r>
      <w:r w:rsidR="7ECC872C" w:rsidRPr="5009833A">
        <w:rPr>
          <w:rFonts w:ascii="Arial" w:eastAsia="Arial" w:hAnsi="Arial" w:cs="Arial"/>
          <w:i/>
          <w:iCs/>
          <w:sz w:val="24"/>
          <w:szCs w:val="24"/>
        </w:rPr>
        <w:t xml:space="preserve">. </w:t>
      </w:r>
      <w:r w:rsidRPr="5009833A">
        <w:rPr>
          <w:rFonts w:ascii="Arial" w:eastAsia="Arial" w:hAnsi="Arial" w:cs="Arial"/>
          <w:i/>
          <w:iCs/>
          <w:sz w:val="24"/>
          <w:szCs w:val="24"/>
        </w:rPr>
        <w:t xml:space="preserve">Verfügbar unter: </w:t>
      </w:r>
      <w:hyperlink r:id="rId120">
        <w:r w:rsidRPr="5009833A">
          <w:rPr>
            <w:rStyle w:val="Hyperlink"/>
            <w:rFonts w:ascii="Arial" w:eastAsia="Arial" w:hAnsi="Arial" w:cs="Arial"/>
            <w:i/>
            <w:iCs/>
            <w:sz w:val="24"/>
            <w:szCs w:val="24"/>
          </w:rPr>
          <w:t>https://auth0.com/de/intro-to-iam/what-is-oauth-2</w:t>
        </w:r>
      </w:hyperlink>
    </w:p>
    <w:p w14:paraId="7D43BE18" w14:textId="3B3E4712" w:rsidR="50052285" w:rsidRDefault="54F0E562" w:rsidP="5009833A">
      <w:pPr>
        <w:spacing w:line="360" w:lineRule="auto"/>
        <w:rPr>
          <w:i/>
          <w:iCs/>
        </w:rPr>
      </w:pPr>
      <w:r w:rsidRPr="00FB2F41">
        <w:rPr>
          <w:rFonts w:ascii="Arial" w:eastAsia="Arial" w:hAnsi="Arial" w:cs="Arial"/>
          <w:i/>
          <w:iCs/>
          <w:sz w:val="24"/>
          <w:szCs w:val="24"/>
          <w:lang w:val="en-GB"/>
        </w:rPr>
        <w:t>[</w:t>
      </w:r>
      <w:r w:rsidRPr="14E92987">
        <w:rPr>
          <w:rFonts w:ascii="Arial" w:eastAsia="Arial" w:hAnsi="Arial" w:cs="Arial"/>
          <w:i/>
          <w:iCs/>
          <w:sz w:val="24"/>
          <w:szCs w:val="24"/>
          <w:lang w:val="en-GB"/>
        </w:rPr>
        <w:t>1</w:t>
      </w:r>
      <w:r w:rsidR="14C59112" w:rsidRPr="14E92987">
        <w:rPr>
          <w:rFonts w:ascii="Arial" w:eastAsia="Arial" w:hAnsi="Arial" w:cs="Arial"/>
          <w:i/>
          <w:iCs/>
          <w:sz w:val="24"/>
          <w:szCs w:val="24"/>
          <w:lang w:val="en-GB"/>
        </w:rPr>
        <w:t>2</w:t>
      </w:r>
      <w:r w:rsidRPr="00FB2F41">
        <w:rPr>
          <w:rFonts w:ascii="Arial" w:eastAsia="Arial" w:hAnsi="Arial" w:cs="Arial"/>
          <w:i/>
          <w:iCs/>
          <w:sz w:val="24"/>
          <w:szCs w:val="24"/>
          <w:lang w:val="en-GB"/>
        </w:rPr>
        <w:t xml:space="preserve">] </w:t>
      </w:r>
      <w:r w:rsidR="65C4082C" w:rsidRPr="00FB2F41">
        <w:rPr>
          <w:rFonts w:ascii="Arial" w:eastAsia="Arial" w:hAnsi="Arial" w:cs="Arial"/>
          <w:i/>
          <w:iCs/>
          <w:sz w:val="24"/>
          <w:szCs w:val="24"/>
          <w:lang w:val="en-GB"/>
        </w:rPr>
        <w:t xml:space="preserve">“What is OpenID Connect (OIDC)?” </w:t>
      </w:r>
      <w:r w:rsidR="65C4082C" w:rsidRPr="5009833A">
        <w:rPr>
          <w:rFonts w:ascii="Arial" w:eastAsia="Arial" w:hAnsi="Arial" w:cs="Arial"/>
          <w:i/>
          <w:iCs/>
          <w:sz w:val="24"/>
          <w:szCs w:val="24"/>
        </w:rPr>
        <w:t>[Online]. Verf</w:t>
      </w:r>
      <w:r w:rsidR="4A61C3FF" w:rsidRPr="5009833A">
        <w:rPr>
          <w:rFonts w:ascii="Arial" w:eastAsia="Arial" w:hAnsi="Arial" w:cs="Arial"/>
          <w:i/>
          <w:iCs/>
          <w:sz w:val="24"/>
          <w:szCs w:val="24"/>
        </w:rPr>
        <w:t>ü</w:t>
      </w:r>
      <w:r w:rsidR="65C4082C" w:rsidRPr="5009833A">
        <w:rPr>
          <w:rFonts w:ascii="Arial" w:eastAsia="Arial" w:hAnsi="Arial" w:cs="Arial"/>
          <w:i/>
          <w:iCs/>
          <w:sz w:val="24"/>
          <w:szCs w:val="24"/>
        </w:rPr>
        <w:t xml:space="preserve">gbar unter: </w:t>
      </w:r>
      <w:hyperlink r:id="rId121">
        <w:r w:rsidR="65C4082C" w:rsidRPr="5009833A">
          <w:rPr>
            <w:rStyle w:val="Hyperlink"/>
            <w:rFonts w:ascii="Arial" w:eastAsia="Arial" w:hAnsi="Arial" w:cs="Arial"/>
            <w:i/>
            <w:iCs/>
            <w:sz w:val="24"/>
            <w:szCs w:val="24"/>
          </w:rPr>
          <w:t>https://auth0.com/intro-to-iam/what-is-openid-connect-oidc</w:t>
        </w:r>
      </w:hyperlink>
    </w:p>
    <w:p w14:paraId="1B014107" w14:textId="586356A9" w:rsidR="50052285" w:rsidRDefault="13B3A129" w:rsidP="14E92987">
      <w:pPr>
        <w:spacing w:line="360" w:lineRule="auto"/>
        <w:rPr>
          <w:rFonts w:ascii="Arial" w:eastAsia="Arial" w:hAnsi="Arial" w:cs="Arial"/>
          <w:i/>
          <w:iCs/>
          <w:sz w:val="24"/>
          <w:szCs w:val="24"/>
        </w:rPr>
      </w:pPr>
      <w:r w:rsidRPr="14E92987">
        <w:rPr>
          <w:rFonts w:ascii="Arial" w:eastAsia="Arial" w:hAnsi="Arial" w:cs="Arial"/>
          <w:i/>
          <w:iCs/>
          <w:sz w:val="24"/>
          <w:szCs w:val="24"/>
          <w:lang w:val="en-US"/>
        </w:rPr>
        <w:t>[1</w:t>
      </w:r>
      <w:r w:rsidR="6F2A9C5A" w:rsidRPr="14E92987">
        <w:rPr>
          <w:rFonts w:ascii="Arial" w:eastAsia="Arial" w:hAnsi="Arial" w:cs="Arial"/>
          <w:i/>
          <w:iCs/>
          <w:sz w:val="24"/>
          <w:szCs w:val="24"/>
          <w:lang w:val="en-US"/>
        </w:rPr>
        <w:t>3</w:t>
      </w:r>
      <w:r w:rsidRPr="14E92987">
        <w:rPr>
          <w:rFonts w:ascii="Arial" w:eastAsia="Arial" w:hAnsi="Arial" w:cs="Arial"/>
          <w:i/>
          <w:iCs/>
          <w:sz w:val="24"/>
          <w:szCs w:val="24"/>
          <w:lang w:val="en-US"/>
        </w:rPr>
        <w:t xml:space="preserve">] </w:t>
      </w:r>
      <w:r w:rsidR="71F3661A" w:rsidRPr="14E92987">
        <w:rPr>
          <w:rFonts w:ascii="Arial" w:eastAsia="Arial" w:hAnsi="Arial" w:cs="Arial"/>
          <w:sz w:val="24"/>
          <w:szCs w:val="24"/>
          <w:lang w:val="en-US"/>
        </w:rPr>
        <w:t xml:space="preserve">Chatterjee &amp; Prinz, “Applying Spring Security Framework with </w:t>
      </w:r>
      <w:proofErr w:type="spellStart"/>
      <w:r w:rsidR="71F3661A" w:rsidRPr="14E92987">
        <w:rPr>
          <w:rFonts w:ascii="Arial" w:eastAsia="Arial" w:hAnsi="Arial" w:cs="Arial"/>
          <w:sz w:val="24"/>
          <w:szCs w:val="24"/>
          <w:lang w:val="en-US"/>
        </w:rPr>
        <w:t>KeyCloak</w:t>
      </w:r>
      <w:proofErr w:type="spellEnd"/>
      <w:r w:rsidR="71F3661A" w:rsidRPr="14E92987">
        <w:rPr>
          <w:rFonts w:ascii="Arial" w:eastAsia="Arial" w:hAnsi="Arial" w:cs="Arial"/>
          <w:sz w:val="24"/>
          <w:szCs w:val="24"/>
          <w:lang w:val="en-US"/>
        </w:rPr>
        <w:t xml:space="preserve">-Based OAuth2 to Protect Microservice Architecture APIs: A Case Study”. </w:t>
      </w:r>
      <w:r w:rsidR="71F3661A" w:rsidRPr="00B02355">
        <w:rPr>
          <w:rFonts w:ascii="Arial" w:eastAsia="Arial" w:hAnsi="Arial" w:cs="Arial"/>
          <w:sz w:val="24"/>
          <w:szCs w:val="24"/>
        </w:rPr>
        <w:t xml:space="preserve">2022. [Online]. Verfügbar unter: </w:t>
      </w:r>
      <w:hyperlink r:id="rId122">
        <w:r w:rsidR="71F3661A" w:rsidRPr="00B02355">
          <w:rPr>
            <w:rStyle w:val="Hyperlink"/>
            <w:rFonts w:ascii="Arial" w:eastAsia="Arial" w:hAnsi="Arial" w:cs="Arial"/>
            <w:sz w:val="24"/>
            <w:szCs w:val="24"/>
          </w:rPr>
          <w:t>https://www.researchgate.net/publication/358771227_Applying_Spring_Security_Framework_with_KeyCloak-Based_OAuth2_to_Protect_Microservice_Architecture_APIs_A_Case_Study</w:t>
        </w:r>
      </w:hyperlink>
    </w:p>
    <w:p w14:paraId="21A4D3AC" w14:textId="4857C9F7" w:rsidR="50052285" w:rsidRDefault="6244FE6C" w:rsidP="5009833A">
      <w:pPr>
        <w:spacing w:line="360" w:lineRule="auto"/>
        <w:rPr>
          <w:rFonts w:ascii="Arial" w:eastAsia="Arial" w:hAnsi="Arial" w:cs="Arial"/>
          <w:i/>
          <w:iCs/>
          <w:sz w:val="24"/>
          <w:szCs w:val="24"/>
        </w:rPr>
      </w:pPr>
      <w:r w:rsidRPr="5009833A">
        <w:rPr>
          <w:rFonts w:ascii="Arial" w:eastAsia="Arial" w:hAnsi="Arial" w:cs="Arial"/>
          <w:i/>
          <w:iCs/>
          <w:sz w:val="24"/>
          <w:szCs w:val="24"/>
          <w:lang w:val="en-US"/>
        </w:rPr>
        <w:t xml:space="preserve">[14] </w:t>
      </w:r>
      <w:r w:rsidRPr="14E92987">
        <w:rPr>
          <w:rFonts w:ascii="Arial" w:eastAsia="Arial" w:hAnsi="Arial" w:cs="Arial"/>
          <w:i/>
          <w:sz w:val="24"/>
          <w:szCs w:val="24"/>
          <w:lang w:val="en-US"/>
        </w:rPr>
        <w:t xml:space="preserve">Johnson et al., “Professional Java Development with the Spring Framework”. </w:t>
      </w:r>
      <w:r w:rsidRPr="14E92987">
        <w:rPr>
          <w:rFonts w:ascii="Arial" w:eastAsia="Arial" w:hAnsi="Arial" w:cs="Arial"/>
          <w:i/>
          <w:sz w:val="24"/>
          <w:szCs w:val="24"/>
        </w:rPr>
        <w:t xml:space="preserve">[Online]. Verfügbar unter: </w:t>
      </w:r>
      <w:hyperlink r:id="rId123">
        <w:r w:rsidRPr="14E92987">
          <w:rPr>
            <w:rStyle w:val="Hyperlink"/>
            <w:rFonts w:ascii="Arial" w:eastAsia="Arial" w:hAnsi="Arial" w:cs="Arial"/>
            <w:i/>
            <w:sz w:val="24"/>
            <w:szCs w:val="24"/>
          </w:rPr>
          <w:t>https://iamgodsom.wordpress.com/wp-content/uploads/2014/08/wrox-professional-java-development-with-the-spring-framework.pdf</w:t>
        </w:r>
      </w:hyperlink>
    </w:p>
    <w:p w14:paraId="63193318" w14:textId="69ED65F4" w:rsidR="50052285" w:rsidRDefault="6F7A01A9" w:rsidP="5009833A">
      <w:pPr>
        <w:spacing w:line="360" w:lineRule="auto"/>
        <w:rPr>
          <w:i/>
          <w:iCs/>
        </w:rPr>
      </w:pPr>
      <w:r w:rsidRPr="00FB2F41">
        <w:rPr>
          <w:rFonts w:ascii="Arial" w:eastAsia="Arial" w:hAnsi="Arial" w:cs="Arial"/>
          <w:i/>
          <w:iCs/>
          <w:sz w:val="24"/>
          <w:szCs w:val="24"/>
          <w:lang w:val="en-GB"/>
        </w:rPr>
        <w:t>[15] Johnson &amp; B. Foote, “Designing Reusable Classes</w:t>
      </w:r>
      <w:r w:rsidRPr="14E92987">
        <w:rPr>
          <w:rFonts w:ascii="Arial" w:eastAsia="Arial" w:hAnsi="Arial" w:cs="Arial"/>
          <w:i/>
          <w:iCs/>
          <w:sz w:val="24"/>
          <w:szCs w:val="24"/>
          <w:lang w:val="en-GB"/>
        </w:rPr>
        <w:t>”.</w:t>
      </w:r>
      <w:r w:rsidRPr="00FB2F41">
        <w:rPr>
          <w:rFonts w:ascii="Arial" w:eastAsia="Arial" w:hAnsi="Arial" w:cs="Arial"/>
          <w:i/>
          <w:iCs/>
          <w:sz w:val="24"/>
          <w:szCs w:val="24"/>
          <w:lang w:val="en-GB"/>
        </w:rPr>
        <w:t xml:space="preserve"> </w:t>
      </w:r>
      <w:r w:rsidRPr="5009833A">
        <w:rPr>
          <w:rFonts w:ascii="Arial" w:eastAsia="Arial" w:hAnsi="Arial" w:cs="Arial"/>
          <w:i/>
          <w:iCs/>
          <w:sz w:val="24"/>
          <w:szCs w:val="24"/>
        </w:rPr>
        <w:t xml:space="preserve">[Online]. Verfügbar unter: </w:t>
      </w:r>
      <w:hyperlink r:id="rId124">
        <w:r w:rsidRPr="5009833A">
          <w:rPr>
            <w:rStyle w:val="Hyperlink"/>
            <w:rFonts w:ascii="Arial" w:eastAsia="Arial" w:hAnsi="Arial" w:cs="Arial"/>
            <w:i/>
            <w:iCs/>
            <w:sz w:val="24"/>
            <w:szCs w:val="24"/>
          </w:rPr>
          <w:t>http://www.laputan.org/drc/drc.html</w:t>
        </w:r>
      </w:hyperlink>
    </w:p>
    <w:p w14:paraId="1F00DEAE" w14:textId="01B6F674" w:rsidR="1A7B8027" w:rsidRDefault="1A7B8027" w:rsidP="14E92987">
      <w:pPr>
        <w:spacing w:line="360" w:lineRule="auto"/>
        <w:rPr>
          <w:i/>
          <w:iCs/>
        </w:rPr>
      </w:pPr>
      <w:r w:rsidRPr="14E92987">
        <w:rPr>
          <w:rFonts w:ascii="Arial" w:eastAsia="Arial" w:hAnsi="Arial" w:cs="Arial"/>
          <w:i/>
          <w:iCs/>
          <w:sz w:val="24"/>
          <w:szCs w:val="24"/>
        </w:rPr>
        <w:t>[1</w:t>
      </w:r>
      <w:r w:rsidR="2F6021F0" w:rsidRPr="14E92987">
        <w:rPr>
          <w:rFonts w:ascii="Arial" w:eastAsia="Arial" w:hAnsi="Arial" w:cs="Arial"/>
          <w:i/>
          <w:iCs/>
          <w:sz w:val="24"/>
          <w:szCs w:val="24"/>
        </w:rPr>
        <w:t>6</w:t>
      </w:r>
      <w:r w:rsidRPr="14E92987">
        <w:rPr>
          <w:rFonts w:ascii="Arial" w:eastAsia="Arial" w:hAnsi="Arial" w:cs="Arial"/>
          <w:i/>
          <w:iCs/>
          <w:sz w:val="24"/>
          <w:szCs w:val="24"/>
        </w:rPr>
        <w:t xml:space="preserve">] “Spring Security” [Online]. Verfügbar unter: </w:t>
      </w:r>
      <w:hyperlink r:id="rId125" w:anchor="samples">
        <w:r w:rsidRPr="14E92987">
          <w:rPr>
            <w:rStyle w:val="Hyperlink"/>
            <w:rFonts w:ascii="Arial" w:eastAsia="Arial" w:hAnsi="Arial" w:cs="Arial"/>
            <w:i/>
            <w:iCs/>
            <w:sz w:val="24"/>
            <w:szCs w:val="24"/>
          </w:rPr>
          <w:t>https://spring.io/projects/spring-security#samples</w:t>
        </w:r>
      </w:hyperlink>
    </w:p>
    <w:p w14:paraId="229D5334" w14:textId="5655471E" w:rsidR="18D4ABA7" w:rsidRDefault="18D4ABA7" w:rsidP="14E92987">
      <w:pPr>
        <w:spacing w:line="360" w:lineRule="auto"/>
        <w:rPr>
          <w:rFonts w:ascii="Arial" w:eastAsia="Arial" w:hAnsi="Arial" w:cs="Arial"/>
          <w:i/>
          <w:iCs/>
          <w:sz w:val="24"/>
          <w:szCs w:val="24"/>
          <w:lang w:val="en-US"/>
        </w:rPr>
      </w:pPr>
      <w:r w:rsidRPr="14E92987">
        <w:rPr>
          <w:rFonts w:ascii="Arial" w:eastAsia="Arial" w:hAnsi="Arial" w:cs="Arial"/>
          <w:i/>
          <w:iCs/>
          <w:sz w:val="24"/>
          <w:szCs w:val="24"/>
          <w:lang w:val="en-US"/>
        </w:rPr>
        <w:t>[1</w:t>
      </w:r>
      <w:r w:rsidR="2CD0ADEA" w:rsidRPr="14E92987">
        <w:rPr>
          <w:rFonts w:ascii="Arial" w:eastAsia="Arial" w:hAnsi="Arial" w:cs="Arial"/>
          <w:i/>
          <w:iCs/>
          <w:sz w:val="24"/>
          <w:szCs w:val="24"/>
          <w:lang w:val="en-US"/>
        </w:rPr>
        <w:t>7</w:t>
      </w:r>
      <w:r w:rsidRPr="14E92987">
        <w:rPr>
          <w:rFonts w:ascii="Arial" w:eastAsia="Arial" w:hAnsi="Arial" w:cs="Arial"/>
          <w:i/>
          <w:iCs/>
          <w:sz w:val="24"/>
          <w:szCs w:val="24"/>
          <w:lang w:val="en-US"/>
        </w:rPr>
        <w:t>] “Servlet Authentication Architecture” [Online].</w:t>
      </w:r>
      <w:r w:rsidR="137D66AE" w:rsidRPr="14E92987">
        <w:rPr>
          <w:rFonts w:ascii="Arial" w:eastAsia="Arial" w:hAnsi="Arial" w:cs="Arial"/>
          <w:i/>
          <w:iCs/>
          <w:sz w:val="24"/>
          <w:szCs w:val="24"/>
          <w:lang w:val="en-US"/>
        </w:rPr>
        <w:t xml:space="preserve"> </w:t>
      </w:r>
      <w:proofErr w:type="spellStart"/>
      <w:r w:rsidR="137D66AE" w:rsidRPr="14E92987">
        <w:rPr>
          <w:rFonts w:ascii="Arial" w:eastAsia="Arial" w:hAnsi="Arial" w:cs="Arial"/>
          <w:i/>
          <w:iCs/>
          <w:sz w:val="24"/>
          <w:szCs w:val="24"/>
          <w:lang w:val="en-US"/>
        </w:rPr>
        <w:t>Verfügbar</w:t>
      </w:r>
      <w:proofErr w:type="spellEnd"/>
      <w:r w:rsidR="137D66AE" w:rsidRPr="14E92987">
        <w:rPr>
          <w:rFonts w:ascii="Arial" w:eastAsia="Arial" w:hAnsi="Arial" w:cs="Arial"/>
          <w:i/>
          <w:iCs/>
          <w:sz w:val="24"/>
          <w:szCs w:val="24"/>
          <w:lang w:val="en-US"/>
        </w:rPr>
        <w:t xml:space="preserve"> </w:t>
      </w:r>
      <w:proofErr w:type="spellStart"/>
      <w:r w:rsidR="137D66AE" w:rsidRPr="14E92987">
        <w:rPr>
          <w:rFonts w:ascii="Arial" w:eastAsia="Arial" w:hAnsi="Arial" w:cs="Arial"/>
          <w:i/>
          <w:iCs/>
          <w:sz w:val="24"/>
          <w:szCs w:val="24"/>
          <w:lang w:val="en-US"/>
        </w:rPr>
        <w:t>unter</w:t>
      </w:r>
      <w:proofErr w:type="spellEnd"/>
      <w:r w:rsidR="137D66AE" w:rsidRPr="14E92987">
        <w:rPr>
          <w:rFonts w:ascii="Arial" w:eastAsia="Arial" w:hAnsi="Arial" w:cs="Arial"/>
          <w:i/>
          <w:iCs/>
          <w:sz w:val="24"/>
          <w:szCs w:val="24"/>
          <w:lang w:val="en-US"/>
        </w:rPr>
        <w:t xml:space="preserve">: </w:t>
      </w:r>
      <w:hyperlink r:id="rId126" w:anchor="servlet-authentication-authentication">
        <w:r w:rsidR="137D66AE" w:rsidRPr="14E92987">
          <w:rPr>
            <w:rStyle w:val="Hyperlink"/>
            <w:rFonts w:ascii="Arial" w:eastAsia="Arial" w:hAnsi="Arial" w:cs="Arial"/>
            <w:i/>
            <w:iCs/>
            <w:sz w:val="24"/>
            <w:szCs w:val="24"/>
            <w:lang w:val="en-US"/>
          </w:rPr>
          <w:t>https://docs.spring.io/spring-security/reference/servlet/authentication/architecture.html#servlet-authentication-authentication</w:t>
        </w:r>
      </w:hyperlink>
    </w:p>
    <w:p w14:paraId="5758ACCB" w14:textId="772FD59D" w:rsidR="2FE0ED77" w:rsidRDefault="2FE0ED77" w:rsidP="14E92987">
      <w:pPr>
        <w:spacing w:line="360" w:lineRule="auto"/>
        <w:rPr>
          <w:i/>
          <w:iCs/>
        </w:rPr>
      </w:pPr>
      <w:r w:rsidRPr="14E92987">
        <w:rPr>
          <w:rFonts w:ascii="Arial" w:eastAsia="Arial" w:hAnsi="Arial" w:cs="Arial"/>
          <w:i/>
          <w:iCs/>
          <w:sz w:val="24"/>
          <w:szCs w:val="24"/>
        </w:rPr>
        <w:t>[1</w:t>
      </w:r>
      <w:r w:rsidR="1B794308" w:rsidRPr="14E92987">
        <w:rPr>
          <w:rFonts w:ascii="Arial" w:eastAsia="Arial" w:hAnsi="Arial" w:cs="Arial"/>
          <w:i/>
          <w:iCs/>
          <w:sz w:val="24"/>
          <w:szCs w:val="24"/>
        </w:rPr>
        <w:t>8</w:t>
      </w:r>
      <w:r w:rsidRPr="14E92987">
        <w:rPr>
          <w:rFonts w:ascii="Arial" w:eastAsia="Arial" w:hAnsi="Arial" w:cs="Arial"/>
          <w:i/>
          <w:iCs/>
          <w:sz w:val="24"/>
          <w:szCs w:val="24"/>
        </w:rPr>
        <w:t xml:space="preserve">] “Was ist PostgreSQL? Was ist PostgreSQL?” [Online]. Verfügbar unter: </w:t>
      </w:r>
      <w:hyperlink r:id="rId127">
        <w:r w:rsidRPr="14E92987">
          <w:rPr>
            <w:rStyle w:val="Hyperlink"/>
            <w:rFonts w:ascii="Arial" w:eastAsia="Arial" w:hAnsi="Arial" w:cs="Arial"/>
            <w:i/>
            <w:iCs/>
            <w:sz w:val="24"/>
            <w:szCs w:val="24"/>
          </w:rPr>
          <w:t>http://postgresql.de/was-ist-postgresql</w:t>
        </w:r>
      </w:hyperlink>
    </w:p>
    <w:p w14:paraId="29E380F1" w14:textId="3C6D0430" w:rsidR="43155D2F" w:rsidRPr="00B02355" w:rsidRDefault="43155D2F" w:rsidP="14E92987">
      <w:pPr>
        <w:spacing w:line="360" w:lineRule="auto"/>
        <w:rPr>
          <w:rFonts w:ascii="Arial" w:eastAsia="Arial" w:hAnsi="Arial" w:cs="Arial"/>
          <w:sz w:val="24"/>
          <w:szCs w:val="24"/>
        </w:rPr>
      </w:pPr>
      <w:r w:rsidRPr="14E92987">
        <w:rPr>
          <w:rFonts w:ascii="Arial" w:eastAsia="Arial" w:hAnsi="Arial" w:cs="Arial"/>
          <w:i/>
          <w:iCs/>
          <w:sz w:val="24"/>
          <w:szCs w:val="24"/>
          <w:lang w:val="en-US"/>
        </w:rPr>
        <w:t>[</w:t>
      </w:r>
      <w:r w:rsidR="04426060" w:rsidRPr="14E92987">
        <w:rPr>
          <w:rFonts w:ascii="Arial" w:eastAsia="Arial" w:hAnsi="Arial" w:cs="Arial"/>
          <w:i/>
          <w:iCs/>
          <w:sz w:val="24"/>
          <w:szCs w:val="24"/>
          <w:lang w:val="en-US"/>
        </w:rPr>
        <w:t>19</w:t>
      </w:r>
      <w:r w:rsidRPr="14E92987">
        <w:rPr>
          <w:rFonts w:ascii="Arial" w:eastAsia="Arial" w:hAnsi="Arial" w:cs="Arial"/>
          <w:i/>
          <w:iCs/>
          <w:sz w:val="24"/>
          <w:szCs w:val="24"/>
          <w:lang w:val="en-US"/>
        </w:rPr>
        <w:t xml:space="preserve">] </w:t>
      </w:r>
      <w:r w:rsidRPr="14E92987">
        <w:rPr>
          <w:rFonts w:ascii="Arial" w:eastAsia="Arial" w:hAnsi="Arial" w:cs="Arial"/>
          <w:sz w:val="24"/>
          <w:szCs w:val="24"/>
          <w:lang w:val="en-US"/>
        </w:rPr>
        <w:t>“The Implementation of Postgres”</w:t>
      </w:r>
      <w:r w:rsidR="35EBEA8A" w:rsidRPr="14E92987">
        <w:rPr>
          <w:rFonts w:ascii="Arial" w:eastAsia="Arial" w:hAnsi="Arial" w:cs="Arial"/>
          <w:sz w:val="24"/>
          <w:szCs w:val="24"/>
          <w:lang w:val="en-US"/>
        </w:rPr>
        <w:t xml:space="preserve"> </w:t>
      </w:r>
      <w:r w:rsidRPr="14E92987">
        <w:rPr>
          <w:rFonts w:ascii="Arial" w:eastAsia="Arial" w:hAnsi="Arial" w:cs="Arial"/>
          <w:sz w:val="24"/>
          <w:szCs w:val="24"/>
          <w:lang w:val="en-US"/>
        </w:rPr>
        <w:t xml:space="preserve">[Online]. </w:t>
      </w:r>
      <w:r w:rsidRPr="00B02355">
        <w:rPr>
          <w:rFonts w:ascii="Arial" w:eastAsia="Arial" w:hAnsi="Arial" w:cs="Arial"/>
          <w:sz w:val="24"/>
          <w:szCs w:val="24"/>
        </w:rPr>
        <w:t xml:space="preserve">Verfügbar unter:  </w:t>
      </w:r>
      <w:hyperlink r:id="rId128">
        <w:r w:rsidRPr="00B02355">
          <w:rPr>
            <w:rStyle w:val="Hyperlink"/>
            <w:rFonts w:ascii="Arial" w:eastAsia="Arial" w:hAnsi="Arial" w:cs="Arial"/>
            <w:sz w:val="24"/>
            <w:szCs w:val="24"/>
          </w:rPr>
          <w:t>https://www.researchgate.net/publication/3296158</w:t>
        </w:r>
      </w:hyperlink>
    </w:p>
    <w:p w14:paraId="5DD3D384" w14:textId="66844786" w:rsidR="18866E07" w:rsidRDefault="18866E07" w:rsidP="14E92987">
      <w:pPr>
        <w:spacing w:line="360" w:lineRule="auto"/>
        <w:rPr>
          <w:i/>
          <w:iCs/>
        </w:rPr>
      </w:pPr>
      <w:r w:rsidRPr="14E92987">
        <w:rPr>
          <w:rFonts w:ascii="Arial" w:eastAsia="Arial" w:hAnsi="Arial" w:cs="Arial"/>
          <w:i/>
          <w:iCs/>
          <w:sz w:val="24"/>
          <w:szCs w:val="24"/>
          <w:lang w:val="en-US"/>
        </w:rPr>
        <w:t>[2</w:t>
      </w:r>
      <w:r w:rsidR="5C7F637F" w:rsidRPr="14E92987">
        <w:rPr>
          <w:rFonts w:ascii="Arial" w:eastAsia="Arial" w:hAnsi="Arial" w:cs="Arial"/>
          <w:i/>
          <w:iCs/>
          <w:sz w:val="24"/>
          <w:szCs w:val="24"/>
          <w:lang w:val="en-US"/>
        </w:rPr>
        <w:t>0</w:t>
      </w:r>
      <w:r w:rsidRPr="14E92987">
        <w:rPr>
          <w:rFonts w:ascii="Arial" w:eastAsia="Arial" w:hAnsi="Arial" w:cs="Arial"/>
          <w:i/>
          <w:iCs/>
          <w:sz w:val="24"/>
          <w:szCs w:val="24"/>
          <w:lang w:val="en-US"/>
        </w:rPr>
        <w:t>] Andjelic et al., “A PERFORMANCE ANALYSIS OF THE DBMS - MySQL vs PostgreSQL”</w:t>
      </w:r>
      <w:r w:rsidR="63B36FF9" w:rsidRPr="14E92987">
        <w:rPr>
          <w:rFonts w:ascii="Arial" w:eastAsia="Arial" w:hAnsi="Arial" w:cs="Arial"/>
          <w:i/>
          <w:iCs/>
          <w:sz w:val="24"/>
          <w:szCs w:val="24"/>
          <w:lang w:val="en-US"/>
        </w:rPr>
        <w:t xml:space="preserve"> </w:t>
      </w:r>
      <w:r w:rsidRPr="14E92987">
        <w:rPr>
          <w:rFonts w:ascii="Arial" w:eastAsia="Arial" w:hAnsi="Arial" w:cs="Arial"/>
          <w:i/>
          <w:iCs/>
          <w:sz w:val="24"/>
          <w:szCs w:val="24"/>
          <w:lang w:val="en-US"/>
        </w:rPr>
        <w:t xml:space="preserve">[Online]. </w:t>
      </w:r>
      <w:r w:rsidRPr="00B02355">
        <w:rPr>
          <w:rFonts w:ascii="Arial" w:eastAsia="Arial" w:hAnsi="Arial" w:cs="Arial"/>
          <w:i/>
          <w:iCs/>
          <w:sz w:val="24"/>
          <w:szCs w:val="24"/>
        </w:rPr>
        <w:t xml:space="preserve">Verfügbar unter: </w:t>
      </w:r>
      <w:hyperlink r:id="rId129">
        <w:r w:rsidRPr="00B02355">
          <w:rPr>
            <w:rStyle w:val="Hyperlink"/>
            <w:rFonts w:ascii="Arial" w:eastAsia="Arial" w:hAnsi="Arial" w:cs="Arial"/>
            <w:i/>
            <w:iCs/>
            <w:sz w:val="24"/>
            <w:szCs w:val="24"/>
          </w:rPr>
          <w:t>https://www.researchgate.net/publication/296259511_A_performance_analysis_of_the_DBMS_-_MySQL_vs_PostgreSQL</w:t>
        </w:r>
      </w:hyperlink>
    </w:p>
    <w:p w14:paraId="297D2345" w14:textId="47D2534C" w:rsidR="19AD9BC1" w:rsidRPr="00B02355" w:rsidRDefault="19AD9BC1" w:rsidP="14E92987">
      <w:pPr>
        <w:spacing w:line="360" w:lineRule="auto"/>
        <w:rPr>
          <w:rFonts w:ascii="Arial" w:eastAsia="Arial" w:hAnsi="Arial" w:cs="Arial"/>
          <w:i/>
          <w:iCs/>
          <w:sz w:val="24"/>
          <w:szCs w:val="24"/>
        </w:rPr>
      </w:pPr>
      <w:r w:rsidRPr="00B02355">
        <w:rPr>
          <w:rFonts w:ascii="Arial" w:eastAsia="Arial" w:hAnsi="Arial" w:cs="Arial"/>
          <w:i/>
          <w:iCs/>
          <w:sz w:val="24"/>
          <w:szCs w:val="24"/>
        </w:rPr>
        <w:t>[2</w:t>
      </w:r>
      <w:r w:rsidR="04FE1DCF" w:rsidRPr="00B02355">
        <w:rPr>
          <w:rFonts w:ascii="Arial" w:eastAsia="Arial" w:hAnsi="Arial" w:cs="Arial"/>
          <w:i/>
          <w:iCs/>
          <w:sz w:val="24"/>
          <w:szCs w:val="24"/>
        </w:rPr>
        <w:t>1</w:t>
      </w:r>
      <w:r w:rsidRPr="00B02355">
        <w:rPr>
          <w:rFonts w:ascii="Arial" w:eastAsia="Arial" w:hAnsi="Arial" w:cs="Arial"/>
          <w:i/>
          <w:iCs/>
          <w:sz w:val="24"/>
          <w:szCs w:val="24"/>
        </w:rPr>
        <w:t>] M. Kochanowski</w:t>
      </w:r>
      <w:r w:rsidR="189B9B2B" w:rsidRPr="00B02355">
        <w:rPr>
          <w:rFonts w:ascii="Arial" w:eastAsia="Arial" w:hAnsi="Arial" w:cs="Arial"/>
          <w:i/>
          <w:iCs/>
          <w:sz w:val="24"/>
          <w:szCs w:val="24"/>
        </w:rPr>
        <w:t xml:space="preserve">, </w:t>
      </w:r>
      <w:r w:rsidRPr="00B02355">
        <w:rPr>
          <w:rFonts w:ascii="Arial" w:eastAsia="Arial" w:hAnsi="Arial" w:cs="Arial"/>
          <w:i/>
          <w:iCs/>
          <w:sz w:val="24"/>
          <w:szCs w:val="24"/>
        </w:rPr>
        <w:t>“</w:t>
      </w:r>
      <w:r w:rsidRPr="00B02355">
        <w:rPr>
          <w:rFonts w:ascii="Arial" w:eastAsia="Arial" w:hAnsi="Arial" w:cs="Arial"/>
          <w:sz w:val="24"/>
          <w:szCs w:val="24"/>
        </w:rPr>
        <w:t>Datenbanksysteme 7. Teil – Transaktionen und ACID</w:t>
      </w:r>
      <w:r w:rsidRPr="00B02355">
        <w:rPr>
          <w:rFonts w:ascii="Arial" w:eastAsia="Arial" w:hAnsi="Arial" w:cs="Arial"/>
          <w:i/>
          <w:iCs/>
          <w:sz w:val="24"/>
          <w:szCs w:val="24"/>
        </w:rPr>
        <w:t>”</w:t>
      </w:r>
      <w:r w:rsidR="6A109563" w:rsidRPr="00B02355">
        <w:rPr>
          <w:rFonts w:ascii="Arial" w:eastAsia="Arial" w:hAnsi="Arial" w:cs="Arial"/>
          <w:i/>
          <w:iCs/>
          <w:sz w:val="24"/>
          <w:szCs w:val="24"/>
        </w:rPr>
        <w:t>. 2023.</w:t>
      </w:r>
      <w:r w:rsidRPr="00B02355">
        <w:rPr>
          <w:rFonts w:ascii="Arial" w:eastAsia="Arial" w:hAnsi="Arial" w:cs="Arial"/>
          <w:i/>
          <w:iCs/>
          <w:sz w:val="24"/>
          <w:szCs w:val="24"/>
        </w:rPr>
        <w:t xml:space="preserve"> [Online]. Verfügbar unter: </w:t>
      </w:r>
      <w:hyperlink r:id="rId130">
        <w:r w:rsidRPr="00B02355">
          <w:rPr>
            <w:rStyle w:val="Hyperlink"/>
            <w:rFonts w:ascii="Arial" w:eastAsia="Arial" w:hAnsi="Arial" w:cs="Arial"/>
            <w:i/>
            <w:iCs/>
            <w:sz w:val="24"/>
            <w:szCs w:val="24"/>
          </w:rPr>
          <w:t>https://elearning.dhbw-stuttgart.de/moodle/pluginfile.php/571565/mod_resource/content/1/Datenbanken7Transaktionen.pdf</w:t>
        </w:r>
      </w:hyperlink>
    </w:p>
    <w:p w14:paraId="43C58159" w14:textId="71F4EECC" w:rsidR="03501EAC" w:rsidRPr="00B02355" w:rsidRDefault="03501EAC" w:rsidP="14E92987">
      <w:pPr>
        <w:spacing w:line="360" w:lineRule="auto"/>
        <w:rPr>
          <w:rFonts w:ascii="Arial" w:eastAsia="Arial" w:hAnsi="Arial" w:cs="Arial"/>
          <w:i/>
          <w:iCs/>
          <w:sz w:val="24"/>
          <w:szCs w:val="24"/>
        </w:rPr>
      </w:pPr>
      <w:r w:rsidRPr="00B02355">
        <w:rPr>
          <w:rFonts w:ascii="Arial" w:eastAsia="Arial" w:hAnsi="Arial" w:cs="Arial"/>
          <w:i/>
          <w:iCs/>
          <w:sz w:val="24"/>
          <w:szCs w:val="24"/>
        </w:rPr>
        <w:t>[2</w:t>
      </w:r>
      <w:r w:rsidR="36BFE9F1" w:rsidRPr="00B02355">
        <w:rPr>
          <w:rFonts w:ascii="Arial" w:eastAsia="Arial" w:hAnsi="Arial" w:cs="Arial"/>
          <w:i/>
          <w:iCs/>
          <w:sz w:val="24"/>
          <w:szCs w:val="24"/>
        </w:rPr>
        <w:t>2</w:t>
      </w:r>
      <w:r w:rsidRPr="00B02355">
        <w:rPr>
          <w:rFonts w:ascii="Arial" w:eastAsia="Arial" w:hAnsi="Arial" w:cs="Arial"/>
          <w:i/>
          <w:iCs/>
          <w:sz w:val="24"/>
          <w:szCs w:val="24"/>
        </w:rPr>
        <w:t>] “</w:t>
      </w:r>
      <w:proofErr w:type="spellStart"/>
      <w:r w:rsidRPr="00B02355">
        <w:rPr>
          <w:rFonts w:ascii="Arial" w:eastAsia="Arial" w:hAnsi="Arial" w:cs="Arial"/>
          <w:i/>
          <w:iCs/>
          <w:sz w:val="24"/>
          <w:szCs w:val="24"/>
        </w:rPr>
        <w:t>Configuring</w:t>
      </w:r>
      <w:proofErr w:type="spellEnd"/>
      <w:r w:rsidRPr="00B02355">
        <w:rPr>
          <w:rFonts w:ascii="Arial" w:eastAsia="Arial" w:hAnsi="Arial" w:cs="Arial"/>
          <w:i/>
          <w:iCs/>
          <w:sz w:val="24"/>
          <w:szCs w:val="24"/>
        </w:rPr>
        <w:t xml:space="preserve"> </w:t>
      </w:r>
      <w:proofErr w:type="spellStart"/>
      <w:r w:rsidRPr="00B02355">
        <w:rPr>
          <w:rFonts w:ascii="Arial" w:eastAsia="Arial" w:hAnsi="Arial" w:cs="Arial"/>
          <w:i/>
          <w:iCs/>
          <w:sz w:val="24"/>
          <w:szCs w:val="24"/>
        </w:rPr>
        <w:t>the</w:t>
      </w:r>
      <w:proofErr w:type="spellEnd"/>
      <w:r w:rsidRPr="00B02355">
        <w:rPr>
          <w:rFonts w:ascii="Arial" w:eastAsia="Arial" w:hAnsi="Arial" w:cs="Arial"/>
          <w:i/>
          <w:iCs/>
          <w:sz w:val="24"/>
          <w:szCs w:val="24"/>
        </w:rPr>
        <w:t xml:space="preserve"> Database” [Online]. Verfügbar unter:</w:t>
      </w:r>
      <w:r w:rsidR="0157B390" w:rsidRPr="00B02355">
        <w:rPr>
          <w:rFonts w:ascii="Arial" w:eastAsia="Arial" w:hAnsi="Arial" w:cs="Arial"/>
          <w:i/>
          <w:iCs/>
          <w:sz w:val="24"/>
          <w:szCs w:val="24"/>
        </w:rPr>
        <w:t xml:space="preserve"> </w:t>
      </w:r>
      <w:hyperlink r:id="rId131">
        <w:r w:rsidRPr="00B02355">
          <w:rPr>
            <w:rStyle w:val="Hyperlink"/>
            <w:rFonts w:ascii="Arial" w:eastAsia="Arial" w:hAnsi="Arial" w:cs="Arial"/>
            <w:i/>
            <w:iCs/>
            <w:sz w:val="24"/>
            <w:szCs w:val="24"/>
          </w:rPr>
          <w:t>https://www.keycloak.org/server/db</w:t>
        </w:r>
      </w:hyperlink>
    </w:p>
    <w:p w14:paraId="1D3460C4" w14:textId="2C9496BB" w:rsidR="77231570" w:rsidRDefault="5E426CAE" w:rsidP="14E92987">
      <w:pPr>
        <w:spacing w:line="360" w:lineRule="auto"/>
        <w:rPr>
          <w:rFonts w:ascii="Arial" w:eastAsia="Arial" w:hAnsi="Arial" w:cs="Arial"/>
          <w:sz w:val="24"/>
          <w:szCs w:val="24"/>
        </w:rPr>
      </w:pPr>
      <w:r w:rsidRPr="14E92987">
        <w:rPr>
          <w:rFonts w:ascii="Arial" w:eastAsia="Arial" w:hAnsi="Arial" w:cs="Arial"/>
          <w:i/>
          <w:iCs/>
          <w:sz w:val="24"/>
          <w:szCs w:val="24"/>
        </w:rPr>
        <w:t>[2</w:t>
      </w:r>
      <w:r w:rsidR="14A7CB17" w:rsidRPr="14E92987">
        <w:rPr>
          <w:rFonts w:ascii="Arial" w:eastAsia="Arial" w:hAnsi="Arial" w:cs="Arial"/>
          <w:i/>
          <w:iCs/>
          <w:sz w:val="24"/>
          <w:szCs w:val="24"/>
        </w:rPr>
        <w:t>3</w:t>
      </w:r>
      <w:r w:rsidRPr="14E92987">
        <w:rPr>
          <w:rFonts w:ascii="Arial" w:eastAsia="Arial" w:hAnsi="Arial" w:cs="Arial"/>
          <w:i/>
          <w:iCs/>
          <w:sz w:val="24"/>
          <w:szCs w:val="24"/>
        </w:rPr>
        <w:t xml:space="preserve">] “Was ist Jira?” [Online]. Verfügbar unter: </w:t>
      </w:r>
      <w:hyperlink r:id="rId132" w:anchor="dig-into-specific-features">
        <w:r w:rsidRPr="14E92987">
          <w:rPr>
            <w:rStyle w:val="Hyperlink"/>
            <w:rFonts w:ascii="Arial" w:eastAsia="Arial" w:hAnsi="Arial" w:cs="Arial"/>
            <w:i/>
            <w:iCs/>
            <w:sz w:val="24"/>
            <w:szCs w:val="24"/>
          </w:rPr>
          <w:t>https://www.atlassian.com/de/software/jira/guides/getting-started/introduction#dig-into-specific-features</w:t>
        </w:r>
      </w:hyperlink>
    </w:p>
    <w:p w14:paraId="78BA3E82" w14:textId="3A6D75EC" w:rsidR="5CCE2665" w:rsidRDefault="5CCE2665" w:rsidP="14E92987">
      <w:pPr>
        <w:spacing w:line="360" w:lineRule="auto"/>
        <w:rPr>
          <w:rFonts w:ascii="Arial" w:eastAsia="Arial" w:hAnsi="Arial" w:cs="Arial"/>
          <w:i/>
          <w:iCs/>
          <w:sz w:val="24"/>
          <w:szCs w:val="24"/>
        </w:rPr>
      </w:pPr>
      <w:r w:rsidRPr="14E92987">
        <w:rPr>
          <w:rFonts w:ascii="Arial" w:eastAsia="Arial" w:hAnsi="Arial" w:cs="Arial"/>
          <w:i/>
          <w:iCs/>
          <w:sz w:val="24"/>
          <w:szCs w:val="24"/>
        </w:rPr>
        <w:t>[2</w:t>
      </w:r>
      <w:r w:rsidR="7D7206B8" w:rsidRPr="14E92987">
        <w:rPr>
          <w:rFonts w:ascii="Arial" w:eastAsia="Arial" w:hAnsi="Arial" w:cs="Arial"/>
          <w:i/>
          <w:iCs/>
          <w:sz w:val="24"/>
          <w:szCs w:val="24"/>
        </w:rPr>
        <w:t>4</w:t>
      </w:r>
      <w:r w:rsidRPr="14E92987">
        <w:rPr>
          <w:rFonts w:ascii="Arial" w:eastAsia="Arial" w:hAnsi="Arial" w:cs="Arial"/>
          <w:i/>
          <w:iCs/>
          <w:sz w:val="24"/>
          <w:szCs w:val="24"/>
        </w:rPr>
        <w:t xml:space="preserve">] I. </w:t>
      </w:r>
      <w:proofErr w:type="spellStart"/>
      <w:r w:rsidRPr="14E92987">
        <w:rPr>
          <w:rFonts w:ascii="Arial" w:eastAsia="Arial" w:hAnsi="Arial" w:cs="Arial"/>
          <w:i/>
          <w:iCs/>
          <w:sz w:val="24"/>
          <w:szCs w:val="24"/>
        </w:rPr>
        <w:t>Bogicevic</w:t>
      </w:r>
      <w:proofErr w:type="spellEnd"/>
      <w:r w:rsidRPr="14E92987">
        <w:rPr>
          <w:rFonts w:ascii="Arial" w:eastAsia="Arial" w:hAnsi="Arial" w:cs="Arial"/>
          <w:i/>
          <w:iCs/>
          <w:sz w:val="24"/>
          <w:szCs w:val="24"/>
        </w:rPr>
        <w:t>, “</w:t>
      </w:r>
      <w:r w:rsidRPr="14E92987">
        <w:rPr>
          <w:rFonts w:ascii="Arial" w:eastAsia="Arial" w:hAnsi="Arial" w:cs="Arial"/>
          <w:sz w:val="24"/>
          <w:szCs w:val="24"/>
        </w:rPr>
        <w:t>Software Engineering 1 Versionsverwaltung, Tools, Programmverstehen, Code-Qualität</w:t>
      </w:r>
      <w:r w:rsidRPr="14E92987">
        <w:rPr>
          <w:rFonts w:ascii="Arial" w:eastAsia="Arial" w:hAnsi="Arial" w:cs="Arial"/>
          <w:i/>
          <w:iCs/>
          <w:sz w:val="24"/>
          <w:szCs w:val="24"/>
        </w:rPr>
        <w:t xml:space="preserve">” [Online]. Verfügbar unter: </w:t>
      </w:r>
      <w:hyperlink r:id="rId133">
        <w:r w:rsidRPr="14E92987">
          <w:rPr>
            <w:rStyle w:val="Hyperlink"/>
            <w:rFonts w:ascii="Arial" w:eastAsia="Arial" w:hAnsi="Arial" w:cs="Arial"/>
            <w:i/>
            <w:iCs/>
            <w:sz w:val="24"/>
            <w:szCs w:val="24"/>
          </w:rPr>
          <w:t>https://elearning.dhbwstuttgart.de/moodle/pluginfile.php/634308/mod_resource/content/0/TINF22F_VE09_CM_CI_CD.pdf</w:t>
        </w:r>
      </w:hyperlink>
    </w:p>
    <w:p w14:paraId="36B718FF" w14:textId="0651288B" w:rsidR="62F3E9F4" w:rsidRPr="00B02355" w:rsidRDefault="792FC155" w:rsidP="2F2F1BCE">
      <w:pPr>
        <w:spacing w:line="360" w:lineRule="auto"/>
        <w:rPr>
          <w:rFonts w:ascii="Arial" w:eastAsia="Arial" w:hAnsi="Arial" w:cs="Arial"/>
          <w:i/>
          <w:iCs/>
          <w:sz w:val="24"/>
          <w:szCs w:val="24"/>
        </w:rPr>
      </w:pPr>
      <w:r w:rsidRPr="2F2F1BCE">
        <w:rPr>
          <w:rFonts w:ascii="Arial" w:eastAsia="Arial" w:hAnsi="Arial" w:cs="Arial"/>
          <w:i/>
          <w:iCs/>
          <w:sz w:val="24"/>
          <w:szCs w:val="24"/>
          <w:lang w:val="en-US"/>
        </w:rPr>
        <w:t>[2</w:t>
      </w:r>
      <w:r w:rsidR="68855DDA" w:rsidRPr="2F2F1BCE">
        <w:rPr>
          <w:rFonts w:ascii="Arial" w:eastAsia="Arial" w:hAnsi="Arial" w:cs="Arial"/>
          <w:i/>
          <w:iCs/>
          <w:sz w:val="24"/>
          <w:szCs w:val="24"/>
          <w:lang w:val="en-US"/>
        </w:rPr>
        <w:t>5</w:t>
      </w:r>
      <w:r w:rsidRPr="2F2F1BCE">
        <w:rPr>
          <w:rFonts w:ascii="Arial" w:eastAsia="Arial" w:hAnsi="Arial" w:cs="Arial"/>
          <w:i/>
          <w:iCs/>
          <w:sz w:val="24"/>
          <w:szCs w:val="24"/>
          <w:lang w:val="en-US"/>
        </w:rPr>
        <w:t>] Ska, “A STUDY AND ANALYSIS OF CONTINUOUS DELIVERY, CONTINUOUS INTEGRATION IN SOFTWARE DEVELOPMENT ENVIRONMENT</w:t>
      </w:r>
      <w:proofErr w:type="gramStart"/>
      <w:r w:rsidRPr="2F2F1BCE">
        <w:rPr>
          <w:rFonts w:ascii="Arial" w:eastAsia="Arial" w:hAnsi="Arial" w:cs="Arial"/>
          <w:i/>
          <w:iCs/>
          <w:sz w:val="24"/>
          <w:szCs w:val="24"/>
          <w:lang w:val="en-US"/>
        </w:rPr>
        <w:t>” .</w:t>
      </w:r>
      <w:proofErr w:type="gramEnd"/>
      <w:r w:rsidRPr="2F2F1BCE">
        <w:rPr>
          <w:rFonts w:ascii="Arial" w:eastAsia="Arial" w:hAnsi="Arial" w:cs="Arial"/>
          <w:i/>
          <w:iCs/>
          <w:sz w:val="24"/>
          <w:szCs w:val="24"/>
          <w:lang w:val="en-US"/>
        </w:rPr>
        <w:t xml:space="preserve"> </w:t>
      </w:r>
      <w:r w:rsidRPr="00B02355">
        <w:rPr>
          <w:rFonts w:ascii="Arial" w:eastAsia="Arial" w:hAnsi="Arial" w:cs="Arial"/>
          <w:i/>
          <w:iCs/>
          <w:sz w:val="24"/>
          <w:szCs w:val="24"/>
        </w:rPr>
        <w:t xml:space="preserve">2019. [Online]. Verfügbar unter: </w:t>
      </w:r>
      <w:hyperlink r:id="rId134">
        <w:r w:rsidRPr="00B02355">
          <w:rPr>
            <w:rStyle w:val="Hyperlink"/>
            <w:rFonts w:ascii="Arial" w:eastAsia="Arial" w:hAnsi="Arial" w:cs="Arial"/>
            <w:i/>
            <w:iCs/>
            <w:sz w:val="24"/>
            <w:szCs w:val="24"/>
          </w:rPr>
          <w:t>https://www.researchgate.net/publication/354720705_A_STUDY_AND_ANALYSIS_OF_CONTINUOUS_DELIVERY_CONTINUOUS_INTEGRATION_IN_SOFTWARE_DEVELOPMENT_ENVIRONMENT</w:t>
        </w:r>
      </w:hyperlink>
    </w:p>
    <w:p w14:paraId="4CE8769C" w14:textId="20834B05" w:rsidR="2873BEF0" w:rsidRPr="00B02355" w:rsidRDefault="2873BEF0" w:rsidP="2F2F1BCE">
      <w:pPr>
        <w:spacing w:line="360" w:lineRule="auto"/>
        <w:rPr>
          <w:rFonts w:ascii="Arial" w:eastAsia="Arial" w:hAnsi="Arial" w:cs="Arial"/>
          <w:i/>
          <w:iCs/>
          <w:sz w:val="24"/>
          <w:szCs w:val="24"/>
        </w:rPr>
      </w:pPr>
      <w:r w:rsidRPr="2F2F1BCE">
        <w:rPr>
          <w:rFonts w:ascii="Arial" w:eastAsia="Arial" w:hAnsi="Arial" w:cs="Arial"/>
          <w:i/>
          <w:iCs/>
          <w:sz w:val="24"/>
          <w:szCs w:val="24"/>
          <w:lang w:val="en-US"/>
        </w:rPr>
        <w:t>[2</w:t>
      </w:r>
      <w:r w:rsidR="011FB7AE" w:rsidRPr="2F2F1BCE">
        <w:rPr>
          <w:rFonts w:ascii="Arial" w:eastAsia="Arial" w:hAnsi="Arial" w:cs="Arial"/>
          <w:i/>
          <w:iCs/>
          <w:sz w:val="24"/>
          <w:szCs w:val="24"/>
          <w:lang w:val="en-US"/>
        </w:rPr>
        <w:t>6</w:t>
      </w:r>
      <w:r w:rsidRPr="2F2F1BCE">
        <w:rPr>
          <w:rFonts w:ascii="Arial" w:eastAsia="Arial" w:hAnsi="Arial" w:cs="Arial"/>
          <w:i/>
          <w:iCs/>
          <w:sz w:val="24"/>
          <w:szCs w:val="24"/>
          <w:lang w:val="en-US"/>
        </w:rPr>
        <w:t xml:space="preserve">] </w:t>
      </w:r>
      <w:r w:rsidR="2398AD2F" w:rsidRPr="2F2F1BCE">
        <w:rPr>
          <w:rFonts w:ascii="Arial" w:eastAsia="Arial" w:hAnsi="Arial" w:cs="Arial"/>
          <w:i/>
          <w:iCs/>
          <w:sz w:val="24"/>
          <w:szCs w:val="24"/>
          <w:lang w:val="en-US"/>
        </w:rPr>
        <w:t xml:space="preserve">“Use Containers to Build, Share and Run your applications” [Online]. </w:t>
      </w:r>
      <w:r w:rsidR="2398AD2F" w:rsidRPr="00B02355">
        <w:rPr>
          <w:rFonts w:ascii="Arial" w:eastAsia="Arial" w:hAnsi="Arial" w:cs="Arial"/>
          <w:i/>
          <w:iCs/>
          <w:sz w:val="24"/>
          <w:szCs w:val="24"/>
        </w:rPr>
        <w:t xml:space="preserve">Verfügbar unter: </w:t>
      </w:r>
      <w:hyperlink r:id="rId135">
        <w:r w:rsidR="2398AD2F" w:rsidRPr="00B02355">
          <w:rPr>
            <w:rStyle w:val="Hyperlink"/>
            <w:rFonts w:ascii="Arial" w:eastAsia="Arial" w:hAnsi="Arial" w:cs="Arial"/>
            <w:i/>
            <w:iCs/>
            <w:sz w:val="24"/>
            <w:szCs w:val="24"/>
          </w:rPr>
          <w:t>https://www.docker.com/resources/what-container/</w:t>
        </w:r>
      </w:hyperlink>
    </w:p>
    <w:p w14:paraId="74CD2EED" w14:textId="4ECA53CD" w:rsidR="4F197057" w:rsidRDefault="4F197057" w:rsidP="2F2F1BCE">
      <w:pPr>
        <w:spacing w:line="360" w:lineRule="auto"/>
        <w:rPr>
          <w:rFonts w:ascii="Arial" w:eastAsia="Arial" w:hAnsi="Arial" w:cs="Arial"/>
          <w:i/>
          <w:iCs/>
          <w:sz w:val="24"/>
          <w:szCs w:val="24"/>
        </w:rPr>
      </w:pPr>
      <w:r w:rsidRPr="2F2F1BCE">
        <w:rPr>
          <w:rFonts w:ascii="Arial" w:eastAsia="Arial" w:hAnsi="Arial" w:cs="Arial"/>
          <w:i/>
          <w:iCs/>
          <w:sz w:val="24"/>
          <w:szCs w:val="24"/>
        </w:rPr>
        <w:t xml:space="preserve">[27] “Docker </w:t>
      </w:r>
      <w:proofErr w:type="spellStart"/>
      <w:r w:rsidRPr="2F2F1BCE">
        <w:rPr>
          <w:rFonts w:ascii="Arial" w:eastAsia="Arial" w:hAnsi="Arial" w:cs="Arial"/>
          <w:i/>
          <w:iCs/>
          <w:sz w:val="24"/>
          <w:szCs w:val="24"/>
        </w:rPr>
        <w:t>overview</w:t>
      </w:r>
      <w:proofErr w:type="spellEnd"/>
      <w:r w:rsidRPr="2F2F1BCE">
        <w:rPr>
          <w:rFonts w:ascii="Arial" w:eastAsia="Arial" w:hAnsi="Arial" w:cs="Arial"/>
          <w:i/>
          <w:iCs/>
          <w:sz w:val="24"/>
          <w:szCs w:val="24"/>
        </w:rPr>
        <w:t xml:space="preserve">” [Online]. Verfügbar unter: </w:t>
      </w:r>
      <w:hyperlink r:id="rId136">
        <w:r w:rsidRPr="2F2F1BCE">
          <w:rPr>
            <w:rStyle w:val="Hyperlink"/>
            <w:rFonts w:ascii="Arial" w:eastAsia="Arial" w:hAnsi="Arial" w:cs="Arial"/>
            <w:i/>
            <w:iCs/>
            <w:sz w:val="24"/>
            <w:szCs w:val="24"/>
          </w:rPr>
          <w:t>https://docs.docker.com/guides/docker-overview/</w:t>
        </w:r>
      </w:hyperlink>
    </w:p>
    <w:p w14:paraId="3EE8CCFC" w14:textId="6B5F629C" w:rsidR="511E86A8" w:rsidRDefault="511E86A8" w:rsidP="2F2F1BCE">
      <w:pPr>
        <w:spacing w:line="360" w:lineRule="auto"/>
        <w:rPr>
          <w:i/>
          <w:iCs/>
        </w:rPr>
      </w:pPr>
      <w:r w:rsidRPr="2F2F1BCE">
        <w:rPr>
          <w:rFonts w:ascii="Arial" w:eastAsia="Arial" w:hAnsi="Arial" w:cs="Arial"/>
          <w:i/>
          <w:iCs/>
          <w:sz w:val="24"/>
          <w:szCs w:val="24"/>
          <w:lang w:val="en-US"/>
        </w:rPr>
        <w:t>[28]</w:t>
      </w:r>
      <w:r w:rsidR="38F5C2C1" w:rsidRPr="2F2F1BCE">
        <w:rPr>
          <w:rFonts w:ascii="Arial" w:eastAsia="Arial" w:hAnsi="Arial" w:cs="Arial"/>
          <w:i/>
          <w:iCs/>
          <w:sz w:val="24"/>
          <w:szCs w:val="24"/>
          <w:lang w:val="en-US"/>
        </w:rPr>
        <w:t xml:space="preserve"> Vase, “ADVANTAGES OF DOCKER”. 2015. [Online]. </w:t>
      </w:r>
      <w:r w:rsidR="38F5C2C1" w:rsidRPr="00B02355">
        <w:rPr>
          <w:rFonts w:ascii="Arial" w:eastAsia="Arial" w:hAnsi="Arial" w:cs="Arial"/>
          <w:i/>
          <w:iCs/>
          <w:sz w:val="24"/>
          <w:szCs w:val="24"/>
        </w:rPr>
        <w:t xml:space="preserve">Verfügbar unter: </w:t>
      </w:r>
      <w:hyperlink r:id="rId137">
        <w:r w:rsidR="38F5C2C1" w:rsidRPr="00B02355">
          <w:rPr>
            <w:rStyle w:val="Hyperlink"/>
            <w:rFonts w:ascii="Arial" w:eastAsia="Arial" w:hAnsi="Arial" w:cs="Arial"/>
            <w:i/>
            <w:iCs/>
            <w:sz w:val="24"/>
            <w:szCs w:val="24"/>
          </w:rPr>
          <w:t>https://jyx.jyu.fi/bitstream/handle/123456789/48029/URN%3aNBN%3afi%3ajyu-201512093942.pdf?sequence=1&amp;amp;isAllowed=y</w:t>
        </w:r>
      </w:hyperlink>
    </w:p>
    <w:p w14:paraId="7112E4F9" w14:textId="1332C37D" w:rsidR="2C02EF15" w:rsidRDefault="7808CD45" w:rsidP="2F2F1BCE">
      <w:pPr>
        <w:spacing w:line="360" w:lineRule="auto"/>
        <w:rPr>
          <w:rFonts w:ascii="Arial" w:eastAsia="Arial" w:hAnsi="Arial" w:cs="Arial"/>
          <w:i/>
          <w:iCs/>
          <w:sz w:val="24"/>
          <w:szCs w:val="24"/>
        </w:rPr>
      </w:pPr>
      <w:r w:rsidRPr="2F2F1BCE">
        <w:rPr>
          <w:rFonts w:ascii="Arial" w:eastAsia="Arial" w:hAnsi="Arial" w:cs="Arial"/>
          <w:i/>
          <w:iCs/>
          <w:sz w:val="24"/>
          <w:szCs w:val="24"/>
        </w:rPr>
        <w:t>[2</w:t>
      </w:r>
      <w:r w:rsidR="6AB45CDB" w:rsidRPr="2F2F1BCE">
        <w:rPr>
          <w:rFonts w:ascii="Arial" w:eastAsia="Arial" w:hAnsi="Arial" w:cs="Arial"/>
          <w:i/>
          <w:iCs/>
          <w:sz w:val="24"/>
          <w:szCs w:val="24"/>
        </w:rPr>
        <w:t>9</w:t>
      </w:r>
      <w:r w:rsidRPr="2F2F1BCE">
        <w:rPr>
          <w:rFonts w:ascii="Arial" w:eastAsia="Arial" w:hAnsi="Arial" w:cs="Arial"/>
          <w:i/>
          <w:iCs/>
          <w:sz w:val="24"/>
          <w:szCs w:val="24"/>
        </w:rPr>
        <w:t>] “</w:t>
      </w:r>
      <w:proofErr w:type="spellStart"/>
      <w:r w:rsidRPr="2F2F1BCE">
        <w:rPr>
          <w:rFonts w:ascii="Arial" w:eastAsia="Arial" w:hAnsi="Arial" w:cs="Arial"/>
          <w:i/>
          <w:iCs/>
          <w:sz w:val="24"/>
          <w:szCs w:val="24"/>
        </w:rPr>
        <w:t>Overview</w:t>
      </w:r>
      <w:proofErr w:type="spellEnd"/>
      <w:r w:rsidRPr="2F2F1BCE">
        <w:rPr>
          <w:rFonts w:ascii="Arial" w:eastAsia="Arial" w:hAnsi="Arial" w:cs="Arial"/>
          <w:i/>
          <w:iCs/>
          <w:sz w:val="24"/>
          <w:szCs w:val="24"/>
        </w:rPr>
        <w:t xml:space="preserve">” [Online]. Verfügbar unter: </w:t>
      </w:r>
      <w:hyperlink r:id="rId138">
        <w:r w:rsidRPr="00B02355">
          <w:rPr>
            <w:rStyle w:val="Hyperlink"/>
            <w:rFonts w:ascii="Arial" w:eastAsia="Arial" w:hAnsi="Arial" w:cs="Arial"/>
            <w:i/>
            <w:iCs/>
            <w:sz w:val="24"/>
            <w:szCs w:val="24"/>
          </w:rPr>
          <w:t>https://kubernetes.io/docs/concepts/overview/</w:t>
        </w:r>
      </w:hyperlink>
    </w:p>
    <w:p w14:paraId="41C0E7D7" w14:textId="3B6C366E" w:rsidR="18B38C52" w:rsidRPr="00B02355" w:rsidRDefault="3903963B" w:rsidP="2F2F1BCE">
      <w:pPr>
        <w:spacing w:line="360" w:lineRule="auto"/>
        <w:rPr>
          <w:rFonts w:ascii="Arial" w:eastAsia="Arial" w:hAnsi="Arial" w:cs="Arial"/>
          <w:i/>
          <w:iCs/>
          <w:sz w:val="24"/>
          <w:szCs w:val="24"/>
        </w:rPr>
      </w:pPr>
      <w:r w:rsidRPr="2F2F1BCE">
        <w:rPr>
          <w:rFonts w:ascii="Arial" w:eastAsia="Arial" w:hAnsi="Arial" w:cs="Arial"/>
          <w:i/>
          <w:iCs/>
          <w:sz w:val="24"/>
          <w:szCs w:val="24"/>
          <w:lang w:val="en-US"/>
        </w:rPr>
        <w:t>[</w:t>
      </w:r>
      <w:r w:rsidR="5D490862" w:rsidRPr="2F2F1BCE">
        <w:rPr>
          <w:rFonts w:ascii="Arial" w:eastAsia="Arial" w:hAnsi="Arial" w:cs="Arial"/>
          <w:i/>
          <w:iCs/>
          <w:sz w:val="24"/>
          <w:szCs w:val="24"/>
          <w:lang w:val="en-US"/>
        </w:rPr>
        <w:t>30</w:t>
      </w:r>
      <w:r w:rsidRPr="2F2F1BCE">
        <w:rPr>
          <w:rFonts w:ascii="Arial" w:eastAsia="Arial" w:hAnsi="Arial" w:cs="Arial"/>
          <w:i/>
          <w:iCs/>
          <w:sz w:val="24"/>
          <w:szCs w:val="24"/>
          <w:lang w:val="en-US"/>
        </w:rPr>
        <w:t xml:space="preserve">] “Viewing Pods and Nodes” [Online]. </w:t>
      </w:r>
      <w:r w:rsidRPr="00B02355">
        <w:rPr>
          <w:rFonts w:ascii="Arial" w:eastAsia="Arial" w:hAnsi="Arial" w:cs="Arial"/>
          <w:i/>
          <w:iCs/>
          <w:sz w:val="24"/>
          <w:szCs w:val="24"/>
        </w:rPr>
        <w:t xml:space="preserve">Verfügbar unter: </w:t>
      </w:r>
      <w:hyperlink r:id="rId139">
        <w:r w:rsidRPr="00B02355">
          <w:rPr>
            <w:rStyle w:val="Hyperlink"/>
            <w:rFonts w:ascii="Arial" w:eastAsia="Arial" w:hAnsi="Arial" w:cs="Arial"/>
            <w:i/>
            <w:iCs/>
            <w:sz w:val="24"/>
            <w:szCs w:val="24"/>
          </w:rPr>
          <w:t>https://kubernetes.io/docs/tutorials/kubernetes-basics/explore/explore-intro/</w:t>
        </w:r>
      </w:hyperlink>
    </w:p>
    <w:p w14:paraId="60F413DF" w14:textId="2E82601E" w:rsidR="240E2D50" w:rsidRPr="00B02355" w:rsidRDefault="42D28AFF" w:rsidP="2F2F1BCE">
      <w:pPr>
        <w:spacing w:line="360" w:lineRule="auto"/>
        <w:rPr>
          <w:i/>
          <w:iCs/>
        </w:rPr>
      </w:pPr>
      <w:r w:rsidRPr="2F2F1BCE">
        <w:rPr>
          <w:rFonts w:ascii="Arial" w:eastAsia="Arial" w:hAnsi="Arial" w:cs="Arial"/>
          <w:i/>
          <w:iCs/>
          <w:sz w:val="24"/>
          <w:szCs w:val="24"/>
        </w:rPr>
        <w:t>[</w:t>
      </w:r>
      <w:r w:rsidR="0223033B" w:rsidRPr="2F2F1BCE">
        <w:rPr>
          <w:rFonts w:ascii="Arial" w:eastAsia="Arial" w:hAnsi="Arial" w:cs="Arial"/>
          <w:i/>
          <w:iCs/>
          <w:sz w:val="24"/>
          <w:szCs w:val="24"/>
        </w:rPr>
        <w:t>3</w:t>
      </w:r>
      <w:r w:rsidR="1DA6E852" w:rsidRPr="2F2F1BCE">
        <w:rPr>
          <w:rFonts w:ascii="Arial" w:eastAsia="Arial" w:hAnsi="Arial" w:cs="Arial"/>
          <w:i/>
          <w:iCs/>
          <w:sz w:val="24"/>
          <w:szCs w:val="24"/>
        </w:rPr>
        <w:t>1</w:t>
      </w:r>
      <w:r w:rsidRPr="2F2F1BCE">
        <w:rPr>
          <w:rFonts w:ascii="Arial" w:eastAsia="Arial" w:hAnsi="Arial" w:cs="Arial"/>
          <w:i/>
          <w:iCs/>
          <w:sz w:val="24"/>
          <w:szCs w:val="24"/>
        </w:rPr>
        <w:t xml:space="preserve">] “Kubernetes Components” [Online]. Verfügbar unter: </w:t>
      </w:r>
      <w:hyperlink r:id="rId140">
        <w:r w:rsidRPr="2F2F1BCE">
          <w:rPr>
            <w:rStyle w:val="Hyperlink"/>
            <w:rFonts w:ascii="Arial" w:eastAsia="Arial" w:hAnsi="Arial" w:cs="Arial"/>
            <w:i/>
            <w:iCs/>
            <w:sz w:val="24"/>
            <w:szCs w:val="24"/>
          </w:rPr>
          <w:t>https://kubernetes.io/docs/concepts/overview/components/</w:t>
        </w:r>
      </w:hyperlink>
    </w:p>
    <w:p w14:paraId="0E96A9CD" w14:textId="79DBACD5" w:rsidR="50052285" w:rsidRDefault="398CC679" w:rsidP="2F2F1BCE">
      <w:pPr>
        <w:spacing w:line="360" w:lineRule="auto"/>
        <w:rPr>
          <w:i/>
          <w:iCs/>
        </w:rPr>
      </w:pPr>
      <w:r w:rsidRPr="2F2F1BCE">
        <w:rPr>
          <w:rFonts w:ascii="Arial" w:eastAsia="Arial" w:hAnsi="Arial" w:cs="Arial"/>
          <w:i/>
          <w:iCs/>
          <w:sz w:val="24"/>
          <w:szCs w:val="24"/>
        </w:rPr>
        <w:t>[3</w:t>
      </w:r>
      <w:r w:rsidR="18FC28E9" w:rsidRPr="2F2F1BCE">
        <w:rPr>
          <w:rFonts w:ascii="Arial" w:eastAsia="Arial" w:hAnsi="Arial" w:cs="Arial"/>
          <w:i/>
          <w:iCs/>
          <w:sz w:val="24"/>
          <w:szCs w:val="24"/>
        </w:rPr>
        <w:t>2</w:t>
      </w:r>
      <w:r w:rsidRPr="2F2F1BCE">
        <w:rPr>
          <w:rFonts w:ascii="Arial" w:eastAsia="Arial" w:hAnsi="Arial" w:cs="Arial"/>
          <w:i/>
          <w:iCs/>
          <w:sz w:val="24"/>
          <w:szCs w:val="24"/>
        </w:rPr>
        <w:t xml:space="preserve">] “Scheduling”. [Online]. Verfügbar unter: </w:t>
      </w:r>
      <w:hyperlink r:id="rId141">
        <w:r w:rsidRPr="2F2F1BCE">
          <w:rPr>
            <w:rStyle w:val="Hyperlink"/>
            <w:rFonts w:ascii="Arial" w:eastAsia="Arial" w:hAnsi="Arial" w:cs="Arial"/>
            <w:i/>
            <w:iCs/>
            <w:sz w:val="24"/>
            <w:szCs w:val="24"/>
          </w:rPr>
          <w:t>https://www.uni-ulm.de/in/theo/lehre/archiv/ss-2017/scheduling/</w:t>
        </w:r>
      </w:hyperlink>
    </w:p>
    <w:p w14:paraId="26116467" w14:textId="52E8D1A9" w:rsidR="50052285" w:rsidRDefault="300EA185" w:rsidP="2F2F1BCE">
      <w:pPr>
        <w:spacing w:line="360" w:lineRule="auto"/>
        <w:rPr>
          <w:rFonts w:ascii="Arial" w:eastAsia="Arial" w:hAnsi="Arial" w:cs="Arial"/>
          <w:i/>
          <w:iCs/>
          <w:sz w:val="24"/>
          <w:szCs w:val="24"/>
        </w:rPr>
      </w:pPr>
      <w:r w:rsidRPr="2F2F1BCE">
        <w:rPr>
          <w:rFonts w:ascii="Arial" w:eastAsia="Arial" w:hAnsi="Arial" w:cs="Arial"/>
          <w:i/>
          <w:iCs/>
          <w:sz w:val="24"/>
          <w:szCs w:val="24"/>
          <w:lang w:val="en-US"/>
        </w:rPr>
        <w:t>[3</w:t>
      </w:r>
      <w:r w:rsidR="0BECC927" w:rsidRPr="2F2F1BCE">
        <w:rPr>
          <w:rFonts w:ascii="Arial" w:eastAsia="Arial" w:hAnsi="Arial" w:cs="Arial"/>
          <w:i/>
          <w:iCs/>
          <w:sz w:val="24"/>
          <w:szCs w:val="24"/>
          <w:lang w:val="en-US"/>
        </w:rPr>
        <w:t>3</w:t>
      </w:r>
      <w:r w:rsidRPr="2F2F1BCE">
        <w:rPr>
          <w:rFonts w:ascii="Arial" w:eastAsia="Arial" w:hAnsi="Arial" w:cs="Arial"/>
          <w:i/>
          <w:iCs/>
          <w:sz w:val="24"/>
          <w:szCs w:val="24"/>
          <w:lang w:val="en-US"/>
        </w:rPr>
        <w:t xml:space="preserve">] LAYLAND &amp; LIU, “Scheduling Algorithms for Multiprogramming in a </w:t>
      </w:r>
      <w:proofErr w:type="spellStart"/>
      <w:r w:rsidRPr="2F2F1BCE">
        <w:rPr>
          <w:rFonts w:ascii="Arial" w:eastAsia="Arial" w:hAnsi="Arial" w:cs="Arial"/>
          <w:i/>
          <w:iCs/>
          <w:sz w:val="24"/>
          <w:szCs w:val="24"/>
          <w:lang w:val="en-US"/>
        </w:rPr>
        <w:t>HardReal</w:t>
      </w:r>
      <w:proofErr w:type="spellEnd"/>
      <w:r w:rsidRPr="2F2F1BCE">
        <w:rPr>
          <w:rFonts w:ascii="Arial" w:eastAsia="Arial" w:hAnsi="Arial" w:cs="Arial"/>
          <w:i/>
          <w:iCs/>
          <w:sz w:val="24"/>
          <w:szCs w:val="24"/>
          <w:lang w:val="en-US"/>
        </w:rPr>
        <w:t xml:space="preserve">-Time Environment”. </w:t>
      </w:r>
      <w:r w:rsidRPr="00B02355">
        <w:rPr>
          <w:rFonts w:ascii="Arial" w:eastAsia="Arial" w:hAnsi="Arial" w:cs="Arial"/>
          <w:i/>
          <w:iCs/>
          <w:sz w:val="24"/>
          <w:szCs w:val="24"/>
        </w:rPr>
        <w:t xml:space="preserve">[Online]. Verfügbar unter: </w:t>
      </w:r>
      <w:hyperlink r:id="rId142">
        <w:r w:rsidRPr="00B02355">
          <w:rPr>
            <w:rStyle w:val="Hyperlink"/>
            <w:rFonts w:ascii="Arial" w:eastAsia="Arial" w:hAnsi="Arial" w:cs="Arial"/>
            <w:i/>
            <w:iCs/>
            <w:sz w:val="24"/>
            <w:szCs w:val="24"/>
          </w:rPr>
          <w:t>https://dl.acm.org/doi/pdf/10.1145/321738.321743</w:t>
        </w:r>
      </w:hyperlink>
    </w:p>
    <w:p w14:paraId="2196865A" w14:textId="6FBACE3E" w:rsidR="50052285" w:rsidRDefault="279BF92F" w:rsidP="2F2F1BCE">
      <w:pPr>
        <w:spacing w:line="360" w:lineRule="auto"/>
        <w:rPr>
          <w:i/>
          <w:iCs/>
        </w:rPr>
      </w:pPr>
      <w:r w:rsidRPr="00B02355">
        <w:rPr>
          <w:rFonts w:ascii="Arial" w:eastAsia="Arial" w:hAnsi="Arial" w:cs="Arial"/>
          <w:i/>
          <w:iCs/>
          <w:sz w:val="24"/>
          <w:szCs w:val="24"/>
        </w:rPr>
        <w:t>[3</w:t>
      </w:r>
      <w:r w:rsidR="46E3D52B" w:rsidRPr="00B02355">
        <w:rPr>
          <w:rFonts w:ascii="Arial" w:eastAsia="Arial" w:hAnsi="Arial" w:cs="Arial"/>
          <w:i/>
          <w:iCs/>
          <w:sz w:val="24"/>
          <w:szCs w:val="24"/>
        </w:rPr>
        <w:t>4</w:t>
      </w:r>
      <w:r w:rsidRPr="00B02355">
        <w:rPr>
          <w:rFonts w:ascii="Arial" w:eastAsia="Arial" w:hAnsi="Arial" w:cs="Arial"/>
          <w:i/>
          <w:iCs/>
          <w:sz w:val="24"/>
          <w:szCs w:val="24"/>
        </w:rPr>
        <w:t xml:space="preserve">] “Simple </w:t>
      </w:r>
      <w:proofErr w:type="spellStart"/>
      <w:r w:rsidRPr="00B02355">
        <w:rPr>
          <w:rFonts w:ascii="Arial" w:eastAsia="Arial" w:hAnsi="Arial" w:cs="Arial"/>
          <w:i/>
          <w:iCs/>
          <w:sz w:val="24"/>
          <w:szCs w:val="24"/>
        </w:rPr>
        <w:t>Logging</w:t>
      </w:r>
      <w:proofErr w:type="spellEnd"/>
      <w:r w:rsidRPr="00B02355">
        <w:rPr>
          <w:rFonts w:ascii="Arial" w:eastAsia="Arial" w:hAnsi="Arial" w:cs="Arial"/>
          <w:i/>
          <w:iCs/>
          <w:sz w:val="24"/>
          <w:szCs w:val="24"/>
        </w:rPr>
        <w:t xml:space="preserve"> </w:t>
      </w:r>
      <w:proofErr w:type="spellStart"/>
      <w:r w:rsidRPr="00B02355">
        <w:rPr>
          <w:rFonts w:ascii="Arial" w:eastAsia="Arial" w:hAnsi="Arial" w:cs="Arial"/>
          <w:i/>
          <w:iCs/>
          <w:sz w:val="24"/>
          <w:szCs w:val="24"/>
        </w:rPr>
        <w:t>Facade</w:t>
      </w:r>
      <w:proofErr w:type="spellEnd"/>
      <w:r w:rsidRPr="00B02355">
        <w:rPr>
          <w:rFonts w:ascii="Arial" w:eastAsia="Arial" w:hAnsi="Arial" w:cs="Arial"/>
          <w:i/>
          <w:iCs/>
          <w:sz w:val="24"/>
          <w:szCs w:val="24"/>
        </w:rPr>
        <w:t xml:space="preserve"> </w:t>
      </w:r>
      <w:proofErr w:type="spellStart"/>
      <w:r w:rsidRPr="00B02355">
        <w:rPr>
          <w:rFonts w:ascii="Arial" w:eastAsia="Arial" w:hAnsi="Arial" w:cs="Arial"/>
          <w:i/>
          <w:iCs/>
          <w:sz w:val="24"/>
          <w:szCs w:val="24"/>
        </w:rPr>
        <w:t>for</w:t>
      </w:r>
      <w:proofErr w:type="spellEnd"/>
      <w:r w:rsidRPr="00B02355">
        <w:rPr>
          <w:rFonts w:ascii="Arial" w:eastAsia="Arial" w:hAnsi="Arial" w:cs="Arial"/>
          <w:i/>
          <w:iCs/>
          <w:sz w:val="24"/>
          <w:szCs w:val="24"/>
        </w:rPr>
        <w:t xml:space="preserve"> Java (SLF4J)”. [Online]. Verfügbar unter: </w:t>
      </w:r>
      <w:hyperlink r:id="rId143">
        <w:r w:rsidRPr="00B02355">
          <w:rPr>
            <w:rStyle w:val="Hyperlink"/>
            <w:rFonts w:ascii="Arial" w:eastAsia="Arial" w:hAnsi="Arial" w:cs="Arial"/>
            <w:i/>
            <w:iCs/>
            <w:sz w:val="24"/>
            <w:szCs w:val="24"/>
          </w:rPr>
          <w:t>https://www.slf4j.org/</w:t>
        </w:r>
      </w:hyperlink>
    </w:p>
    <w:p w14:paraId="643383FF" w14:textId="373AA424" w:rsidR="50052285" w:rsidRDefault="3A4B6894" w:rsidP="2F2F1BCE">
      <w:pPr>
        <w:spacing w:line="360" w:lineRule="auto"/>
        <w:rPr>
          <w:i/>
          <w:iCs/>
        </w:rPr>
      </w:pPr>
      <w:r w:rsidRPr="00B02355">
        <w:rPr>
          <w:rFonts w:ascii="Arial" w:eastAsia="Arial" w:hAnsi="Arial" w:cs="Arial"/>
          <w:i/>
          <w:iCs/>
          <w:sz w:val="24"/>
          <w:szCs w:val="24"/>
          <w:lang w:val="en-GB"/>
        </w:rPr>
        <w:t>[3</w:t>
      </w:r>
      <w:r w:rsidR="30F3A434" w:rsidRPr="00B02355">
        <w:rPr>
          <w:rFonts w:ascii="Arial" w:eastAsia="Arial" w:hAnsi="Arial" w:cs="Arial"/>
          <w:i/>
          <w:iCs/>
          <w:sz w:val="24"/>
          <w:szCs w:val="24"/>
          <w:lang w:val="en-GB"/>
        </w:rPr>
        <w:t>5</w:t>
      </w:r>
      <w:r w:rsidRPr="00B02355">
        <w:rPr>
          <w:rFonts w:ascii="Arial" w:eastAsia="Arial" w:hAnsi="Arial" w:cs="Arial"/>
          <w:i/>
          <w:iCs/>
          <w:sz w:val="24"/>
          <w:szCs w:val="24"/>
          <w:lang w:val="en-GB"/>
        </w:rPr>
        <w:t xml:space="preserve">] “Extensible Markup Language (XML)”. [Online]. </w:t>
      </w:r>
      <w:r w:rsidRPr="2F2F1BCE">
        <w:rPr>
          <w:rFonts w:ascii="Arial" w:eastAsia="Arial" w:hAnsi="Arial" w:cs="Arial"/>
          <w:i/>
          <w:iCs/>
          <w:sz w:val="24"/>
          <w:szCs w:val="24"/>
        </w:rPr>
        <w:t xml:space="preserve">Verfügbar unter: </w:t>
      </w:r>
      <w:hyperlink r:id="rId144">
        <w:r w:rsidRPr="2F2F1BCE">
          <w:rPr>
            <w:rStyle w:val="Hyperlink"/>
            <w:rFonts w:ascii="Arial" w:eastAsia="Arial" w:hAnsi="Arial" w:cs="Arial"/>
            <w:i/>
            <w:iCs/>
            <w:sz w:val="24"/>
            <w:szCs w:val="24"/>
          </w:rPr>
          <w:t>https://www.w3.org/XML/</w:t>
        </w:r>
      </w:hyperlink>
    </w:p>
    <w:p w14:paraId="21A8FB88" w14:textId="4A2E27F6" w:rsidR="50052285" w:rsidRDefault="77A66DCF" w:rsidP="2F2F1BCE">
      <w:pPr>
        <w:spacing w:line="360" w:lineRule="auto"/>
        <w:rPr>
          <w:i/>
          <w:iCs/>
        </w:rPr>
      </w:pPr>
      <w:r w:rsidRPr="2F2F1BCE">
        <w:rPr>
          <w:rFonts w:ascii="Arial" w:eastAsia="Arial" w:hAnsi="Arial" w:cs="Arial"/>
          <w:i/>
          <w:iCs/>
          <w:sz w:val="24"/>
          <w:szCs w:val="24"/>
        </w:rPr>
        <w:t>[3</w:t>
      </w:r>
      <w:r w:rsidR="783B518C" w:rsidRPr="2F2F1BCE">
        <w:rPr>
          <w:rFonts w:ascii="Arial" w:eastAsia="Arial" w:hAnsi="Arial" w:cs="Arial"/>
          <w:i/>
          <w:iCs/>
          <w:sz w:val="24"/>
          <w:szCs w:val="24"/>
        </w:rPr>
        <w:t>6</w:t>
      </w:r>
      <w:r w:rsidRPr="2F2F1BCE">
        <w:rPr>
          <w:rFonts w:ascii="Arial" w:eastAsia="Arial" w:hAnsi="Arial" w:cs="Arial"/>
          <w:i/>
          <w:iCs/>
          <w:sz w:val="24"/>
          <w:szCs w:val="24"/>
        </w:rPr>
        <w:t>] “</w:t>
      </w:r>
      <w:proofErr w:type="spellStart"/>
      <w:r w:rsidRPr="2F2F1BCE">
        <w:rPr>
          <w:rFonts w:ascii="Arial" w:eastAsia="Arial" w:hAnsi="Arial" w:cs="Arial"/>
          <w:i/>
          <w:iCs/>
          <w:sz w:val="24"/>
          <w:szCs w:val="24"/>
        </w:rPr>
        <w:t>Introduction</w:t>
      </w:r>
      <w:proofErr w:type="spellEnd"/>
      <w:r w:rsidRPr="2F2F1BCE">
        <w:rPr>
          <w:rFonts w:ascii="Arial" w:eastAsia="Arial" w:hAnsi="Arial" w:cs="Arial"/>
          <w:i/>
          <w:iCs/>
          <w:sz w:val="24"/>
          <w:szCs w:val="24"/>
        </w:rPr>
        <w:t xml:space="preserve"> </w:t>
      </w:r>
      <w:proofErr w:type="spellStart"/>
      <w:r w:rsidRPr="2F2F1BCE">
        <w:rPr>
          <w:rFonts w:ascii="Arial" w:eastAsia="Arial" w:hAnsi="Arial" w:cs="Arial"/>
          <w:i/>
          <w:iCs/>
          <w:sz w:val="24"/>
          <w:szCs w:val="24"/>
        </w:rPr>
        <w:t>to</w:t>
      </w:r>
      <w:proofErr w:type="spellEnd"/>
      <w:r w:rsidRPr="2F2F1BCE">
        <w:rPr>
          <w:rFonts w:ascii="Arial" w:eastAsia="Arial" w:hAnsi="Arial" w:cs="Arial"/>
          <w:i/>
          <w:iCs/>
          <w:sz w:val="24"/>
          <w:szCs w:val="24"/>
        </w:rPr>
        <w:t xml:space="preserve"> </w:t>
      </w:r>
      <w:proofErr w:type="spellStart"/>
      <w:r w:rsidRPr="2F2F1BCE">
        <w:rPr>
          <w:rFonts w:ascii="Arial" w:eastAsia="Arial" w:hAnsi="Arial" w:cs="Arial"/>
          <w:i/>
          <w:iCs/>
          <w:sz w:val="24"/>
          <w:szCs w:val="24"/>
        </w:rPr>
        <w:t>Liquibase</w:t>
      </w:r>
      <w:proofErr w:type="spellEnd"/>
      <w:r w:rsidRPr="2F2F1BCE">
        <w:rPr>
          <w:rFonts w:ascii="Arial" w:eastAsia="Arial" w:hAnsi="Arial" w:cs="Arial"/>
          <w:i/>
          <w:iCs/>
          <w:sz w:val="24"/>
          <w:szCs w:val="24"/>
        </w:rPr>
        <w:t xml:space="preserve">”. [Online]. Verfügbar unter: </w:t>
      </w:r>
      <w:hyperlink r:id="rId145">
        <w:r w:rsidRPr="2F2F1BCE">
          <w:rPr>
            <w:rStyle w:val="Hyperlink"/>
            <w:rFonts w:ascii="Arial" w:eastAsia="Arial" w:hAnsi="Arial" w:cs="Arial"/>
            <w:i/>
            <w:iCs/>
            <w:sz w:val="24"/>
            <w:szCs w:val="24"/>
          </w:rPr>
          <w:t>https://docs.liquibase.com/concepts/introduction-to-liquibase.html</w:t>
        </w:r>
      </w:hyperlink>
    </w:p>
    <w:p w14:paraId="7151EEF7" w14:textId="7CB2EFA1" w:rsidR="50052285" w:rsidRDefault="189CB7C5" w:rsidP="2F2F1BCE">
      <w:pPr>
        <w:spacing w:line="360" w:lineRule="auto"/>
        <w:rPr>
          <w:i/>
          <w:iCs/>
        </w:rPr>
      </w:pPr>
      <w:r w:rsidRPr="2F2F1BCE">
        <w:rPr>
          <w:rFonts w:ascii="Arial" w:eastAsia="Arial" w:hAnsi="Arial" w:cs="Arial"/>
          <w:i/>
          <w:iCs/>
          <w:sz w:val="24"/>
          <w:szCs w:val="24"/>
        </w:rPr>
        <w:t>[</w:t>
      </w:r>
      <w:r w:rsidR="3133E7C6" w:rsidRPr="2F2F1BCE">
        <w:rPr>
          <w:rFonts w:ascii="Arial" w:eastAsia="Arial" w:hAnsi="Arial" w:cs="Arial"/>
          <w:i/>
          <w:iCs/>
          <w:sz w:val="24"/>
          <w:szCs w:val="24"/>
        </w:rPr>
        <w:t>3</w:t>
      </w:r>
      <w:r w:rsidR="4715B412" w:rsidRPr="2F2F1BCE">
        <w:rPr>
          <w:rFonts w:ascii="Arial" w:eastAsia="Arial" w:hAnsi="Arial" w:cs="Arial"/>
          <w:i/>
          <w:iCs/>
          <w:sz w:val="24"/>
          <w:szCs w:val="24"/>
        </w:rPr>
        <w:t>7</w:t>
      </w:r>
      <w:r w:rsidRPr="2F2F1BCE">
        <w:rPr>
          <w:rFonts w:ascii="Arial" w:eastAsia="Arial" w:hAnsi="Arial" w:cs="Arial"/>
          <w:i/>
          <w:iCs/>
          <w:sz w:val="24"/>
          <w:szCs w:val="24"/>
        </w:rPr>
        <w:t>] “</w:t>
      </w:r>
      <w:proofErr w:type="spellStart"/>
      <w:r w:rsidRPr="2F2F1BCE">
        <w:rPr>
          <w:rFonts w:ascii="Arial" w:eastAsia="Arial" w:hAnsi="Arial" w:cs="Arial"/>
          <w:i/>
          <w:iCs/>
          <w:sz w:val="24"/>
          <w:szCs w:val="24"/>
        </w:rPr>
        <w:t>Changeglog</w:t>
      </w:r>
      <w:proofErr w:type="spellEnd"/>
      <w:r w:rsidRPr="2F2F1BCE">
        <w:rPr>
          <w:rFonts w:ascii="Arial" w:eastAsia="Arial" w:hAnsi="Arial" w:cs="Arial"/>
          <w:i/>
          <w:iCs/>
          <w:sz w:val="24"/>
          <w:szCs w:val="24"/>
        </w:rPr>
        <w:t xml:space="preserve">”. [Online]. Verfügbar unter: </w:t>
      </w:r>
      <w:hyperlink r:id="rId146">
        <w:r w:rsidRPr="2F2F1BCE">
          <w:rPr>
            <w:rStyle w:val="Hyperlink"/>
            <w:rFonts w:ascii="Arial" w:eastAsia="Arial" w:hAnsi="Arial" w:cs="Arial"/>
            <w:i/>
            <w:iCs/>
            <w:sz w:val="24"/>
            <w:szCs w:val="24"/>
          </w:rPr>
          <w:t>https://docs.liquibase.com/concepts/changelogs/home.html</w:t>
        </w:r>
      </w:hyperlink>
    </w:p>
    <w:p w14:paraId="0AC51E15" w14:textId="322BB075" w:rsidR="50052285" w:rsidRDefault="4929986F" w:rsidP="2F2F1BCE">
      <w:pPr>
        <w:spacing w:line="360" w:lineRule="auto"/>
        <w:rPr>
          <w:rFonts w:ascii="Arial" w:eastAsia="Arial" w:hAnsi="Arial" w:cs="Arial"/>
          <w:i/>
          <w:iCs/>
          <w:sz w:val="24"/>
          <w:szCs w:val="24"/>
        </w:rPr>
      </w:pPr>
      <w:r w:rsidRPr="00B02355">
        <w:rPr>
          <w:rFonts w:ascii="Arial" w:eastAsia="Arial" w:hAnsi="Arial" w:cs="Arial"/>
          <w:i/>
          <w:iCs/>
          <w:sz w:val="24"/>
          <w:szCs w:val="24"/>
          <w:lang w:val="en-GB"/>
        </w:rPr>
        <w:t>[3</w:t>
      </w:r>
      <w:r w:rsidR="495B6B39" w:rsidRPr="00B02355">
        <w:rPr>
          <w:rFonts w:ascii="Arial" w:eastAsia="Arial" w:hAnsi="Arial" w:cs="Arial"/>
          <w:i/>
          <w:iCs/>
          <w:sz w:val="24"/>
          <w:szCs w:val="24"/>
          <w:lang w:val="en-GB"/>
        </w:rPr>
        <w:t>8</w:t>
      </w:r>
      <w:r w:rsidRPr="00B02355">
        <w:rPr>
          <w:rFonts w:ascii="Arial" w:eastAsia="Arial" w:hAnsi="Arial" w:cs="Arial"/>
          <w:i/>
          <w:iCs/>
          <w:sz w:val="24"/>
          <w:szCs w:val="24"/>
          <w:lang w:val="en-GB"/>
        </w:rPr>
        <w:t>] Block</w:t>
      </w:r>
      <w:r w:rsidR="193344EC" w:rsidRPr="00B02355">
        <w:rPr>
          <w:rFonts w:ascii="Arial" w:eastAsia="Arial" w:hAnsi="Arial" w:cs="Arial"/>
          <w:i/>
          <w:iCs/>
          <w:sz w:val="24"/>
          <w:szCs w:val="24"/>
          <w:lang w:val="en-GB"/>
        </w:rPr>
        <w:t xml:space="preserve"> </w:t>
      </w:r>
      <w:r w:rsidRPr="00B02355">
        <w:rPr>
          <w:rFonts w:ascii="Arial" w:eastAsia="Arial" w:hAnsi="Arial" w:cs="Arial"/>
          <w:i/>
          <w:iCs/>
          <w:sz w:val="24"/>
          <w:szCs w:val="24"/>
          <w:lang w:val="en-GB"/>
        </w:rPr>
        <w:t>&amp;</w:t>
      </w:r>
      <w:r w:rsidR="057D0F36" w:rsidRPr="00B02355">
        <w:rPr>
          <w:rFonts w:ascii="Arial" w:eastAsia="Arial" w:hAnsi="Arial" w:cs="Arial"/>
          <w:i/>
          <w:iCs/>
          <w:sz w:val="24"/>
          <w:szCs w:val="24"/>
          <w:lang w:val="en-GB"/>
        </w:rPr>
        <w:t xml:space="preserve"> </w:t>
      </w:r>
      <w:r w:rsidRPr="00B02355">
        <w:rPr>
          <w:rFonts w:ascii="Arial" w:eastAsia="Arial" w:hAnsi="Arial" w:cs="Arial"/>
          <w:i/>
          <w:iCs/>
          <w:sz w:val="24"/>
          <w:szCs w:val="24"/>
          <w:lang w:val="en-GB"/>
        </w:rPr>
        <w:t xml:space="preserve">Dewey, Managing Kubernetes Resources Using Helm. 2022. </w:t>
      </w:r>
      <w:r w:rsidRPr="2F2F1BCE">
        <w:rPr>
          <w:rFonts w:ascii="Arial" w:eastAsia="Arial" w:hAnsi="Arial" w:cs="Arial"/>
          <w:i/>
          <w:iCs/>
          <w:sz w:val="24"/>
          <w:szCs w:val="24"/>
        </w:rPr>
        <w:t xml:space="preserve">[Online]. Verfügbar unter: </w:t>
      </w:r>
      <w:hyperlink r:id="rId147">
        <w:r w:rsidRPr="2F2F1BCE">
          <w:rPr>
            <w:rStyle w:val="Hyperlink"/>
            <w:rFonts w:ascii="Arial" w:eastAsia="Arial" w:hAnsi="Arial" w:cs="Arial"/>
            <w:i/>
            <w:iCs/>
            <w:sz w:val="24"/>
            <w:szCs w:val="24"/>
          </w:rPr>
          <w:t>https://www.google.de/books/edition/Managing_Kubernetes_Resources_Using_Helm/v02IEAAAQBAJhl=de&amp;amp;gbpv=1&amp;amp;dq=Managing+Kubernetes+Resources+Using+Helm&amp;amp;printsec=frontcover</w:t>
        </w:r>
      </w:hyperlink>
    </w:p>
    <w:p w14:paraId="5CF4F20E" w14:textId="2B2700BB" w:rsidR="50052285" w:rsidRPr="00FB2F41" w:rsidRDefault="50052285" w:rsidP="5009833A">
      <w:pPr>
        <w:spacing w:line="360" w:lineRule="auto"/>
        <w:rPr>
          <w:rFonts w:ascii="Arial" w:eastAsia="Arial" w:hAnsi="Arial" w:cs="Arial"/>
          <w:sz w:val="24"/>
          <w:szCs w:val="24"/>
        </w:rPr>
      </w:pPr>
    </w:p>
    <w:p w14:paraId="70AFB512" w14:textId="31353C28" w:rsidR="50052285" w:rsidRDefault="50052285" w:rsidP="5009833A">
      <w:pPr>
        <w:spacing w:line="360" w:lineRule="auto"/>
        <w:rPr>
          <w:rFonts w:ascii="Arial" w:eastAsia="Arial" w:hAnsi="Arial" w:cs="Arial"/>
          <w:i/>
          <w:sz w:val="24"/>
          <w:szCs w:val="24"/>
        </w:rPr>
      </w:pPr>
    </w:p>
    <w:p w14:paraId="1290C0FA" w14:textId="77777777" w:rsidR="00C30461" w:rsidRDefault="00C30461" w:rsidP="5009833A">
      <w:pPr>
        <w:spacing w:line="360" w:lineRule="auto"/>
        <w:rPr>
          <w:rFonts w:ascii="Arial" w:eastAsia="Arial" w:hAnsi="Arial" w:cs="Arial"/>
          <w:i/>
          <w:sz w:val="24"/>
          <w:szCs w:val="24"/>
        </w:rPr>
      </w:pPr>
    </w:p>
    <w:p w14:paraId="60DEC32C" w14:textId="77777777" w:rsidR="00C30461" w:rsidRDefault="00C30461" w:rsidP="5009833A">
      <w:pPr>
        <w:spacing w:line="360" w:lineRule="auto"/>
        <w:rPr>
          <w:rFonts w:ascii="Arial" w:eastAsia="Arial" w:hAnsi="Arial" w:cs="Arial"/>
          <w:i/>
          <w:sz w:val="24"/>
          <w:szCs w:val="24"/>
        </w:rPr>
      </w:pPr>
    </w:p>
    <w:p w14:paraId="4CC91F45" w14:textId="77777777" w:rsidR="00C30461" w:rsidRDefault="00C30461" w:rsidP="5009833A">
      <w:pPr>
        <w:spacing w:line="360" w:lineRule="auto"/>
        <w:rPr>
          <w:rFonts w:ascii="Arial" w:eastAsia="Arial" w:hAnsi="Arial" w:cs="Arial"/>
          <w:i/>
          <w:sz w:val="24"/>
          <w:szCs w:val="24"/>
        </w:rPr>
      </w:pPr>
    </w:p>
    <w:p w14:paraId="41B8DA66" w14:textId="77777777" w:rsidR="00BE223C" w:rsidRDefault="00BE223C" w:rsidP="00A2052A">
      <w:pPr>
        <w:pStyle w:val="berschrift1"/>
        <w:rPr>
          <w:rFonts w:ascii="Arial" w:eastAsia="Arial" w:hAnsi="Arial" w:cs="Arial"/>
          <w:b/>
          <w:bCs/>
          <w:sz w:val="24"/>
          <w:szCs w:val="24"/>
        </w:rPr>
      </w:pPr>
      <w:bookmarkStart w:id="161" w:name="_Toc170488884"/>
      <w:r>
        <w:t>Abbildungsverzeichnis (muss noch genau gemacht werden)</w:t>
      </w:r>
      <w:bookmarkEnd w:id="161"/>
    </w:p>
    <w:p w14:paraId="5ABC06C9" w14:textId="77777777" w:rsidR="00C30461" w:rsidRDefault="00C30461" w:rsidP="5009833A">
      <w:pPr>
        <w:spacing w:line="360" w:lineRule="auto"/>
        <w:rPr>
          <w:rFonts w:ascii="Arial" w:eastAsia="Arial" w:hAnsi="Arial" w:cs="Arial"/>
          <w:i/>
          <w:sz w:val="24"/>
          <w:szCs w:val="24"/>
        </w:rPr>
      </w:pPr>
    </w:p>
    <w:bookmarkStart w:id="162" w:name="_Toc1988578918"/>
    <w:bookmarkStart w:id="163" w:name="_Toc2070863948"/>
    <w:bookmarkStart w:id="164" w:name="_Toc170484554"/>
    <w:p w14:paraId="3EA5E02F" w14:textId="30CC072C" w:rsidR="009F47F5" w:rsidRDefault="00C30461" w:rsidP="40ABAD76">
      <w:pPr>
        <w:pStyle w:val="Abbildungsverzeichnis"/>
        <w:tabs>
          <w:tab w:val="right" w:leader="dot" w:pos="9016"/>
        </w:tabs>
        <w:rPr>
          <w:rFonts w:eastAsiaTheme="minorEastAsia"/>
          <w:noProof/>
          <w:kern w:val="2"/>
          <w:sz w:val="24"/>
          <w:szCs w:val="24"/>
          <w:lang w:eastAsia="de-DE"/>
          <w14:ligatures w14:val="standardContextual"/>
        </w:rPr>
      </w:pPr>
      <w:r>
        <w:fldChar w:fldCharType="begin"/>
      </w:r>
      <w:r>
        <w:instrText xml:space="preserve"> TOC \h \z \c "Abbildung" </w:instrText>
      </w:r>
      <w:r>
        <w:fldChar w:fldCharType="separate"/>
      </w:r>
      <w:hyperlink w:anchor="_Toc170488529" w:history="1">
        <w:r w:rsidR="009F47F5" w:rsidRPr="008A4FB1">
          <w:rPr>
            <w:rStyle w:val="Hyperlink"/>
            <w:noProof/>
          </w:rPr>
          <w:t>Abbildung 1 veranschaulicht, was der Admin im Master Realm für eine Funktion hat (Quelle: „Server Administration“, Server Administration Guide (keycloak.org), Zugriffsdatum: Juni 2024)</w:t>
        </w:r>
        <w:r w:rsidR="009F47F5">
          <w:rPr>
            <w:noProof/>
            <w:webHidden/>
          </w:rPr>
          <w:tab/>
        </w:r>
        <w:r w:rsidR="009F47F5">
          <w:rPr>
            <w:noProof/>
            <w:webHidden/>
          </w:rPr>
          <w:fldChar w:fldCharType="begin"/>
        </w:r>
        <w:r w:rsidR="009F47F5">
          <w:rPr>
            <w:noProof/>
            <w:webHidden/>
          </w:rPr>
          <w:instrText xml:space="preserve"> PAGEREF _Toc170488529 \h </w:instrText>
        </w:r>
        <w:r w:rsidR="009F47F5">
          <w:rPr>
            <w:noProof/>
            <w:webHidden/>
          </w:rPr>
        </w:r>
        <w:r w:rsidR="009F47F5">
          <w:rPr>
            <w:noProof/>
            <w:webHidden/>
          </w:rPr>
          <w:fldChar w:fldCharType="separate"/>
        </w:r>
        <w:r w:rsidR="009F47F5">
          <w:rPr>
            <w:noProof/>
            <w:webHidden/>
          </w:rPr>
          <w:t>6</w:t>
        </w:r>
        <w:r w:rsidR="009F47F5">
          <w:rPr>
            <w:noProof/>
            <w:webHidden/>
          </w:rPr>
          <w:fldChar w:fldCharType="end"/>
        </w:r>
      </w:hyperlink>
    </w:p>
    <w:p w14:paraId="7C96333A" w14:textId="739CC2EA"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30" w:history="1">
        <w:r w:rsidR="009F47F5" w:rsidRPr="008A4FB1">
          <w:rPr>
            <w:rStyle w:val="Hyperlink"/>
            <w:noProof/>
          </w:rPr>
          <w:t>Abbildung 2: Neuen User in Keycloak erstellen (Quelle: „Keycloak“, OpenJDK - Keycloak, Zugriffsdatum: Juni 2024)</w:t>
        </w:r>
        <w:r w:rsidR="009F47F5">
          <w:rPr>
            <w:noProof/>
            <w:webHidden/>
          </w:rPr>
          <w:tab/>
        </w:r>
        <w:r w:rsidR="009F47F5">
          <w:rPr>
            <w:noProof/>
            <w:webHidden/>
          </w:rPr>
          <w:fldChar w:fldCharType="begin"/>
        </w:r>
        <w:r w:rsidR="009F47F5">
          <w:rPr>
            <w:noProof/>
            <w:webHidden/>
          </w:rPr>
          <w:instrText xml:space="preserve"> PAGEREF _Toc170488530 \h </w:instrText>
        </w:r>
        <w:r w:rsidR="009F47F5">
          <w:rPr>
            <w:noProof/>
            <w:webHidden/>
          </w:rPr>
        </w:r>
        <w:r w:rsidR="009F47F5">
          <w:rPr>
            <w:noProof/>
            <w:webHidden/>
          </w:rPr>
          <w:fldChar w:fldCharType="separate"/>
        </w:r>
        <w:r w:rsidR="009F47F5">
          <w:rPr>
            <w:noProof/>
            <w:webHidden/>
          </w:rPr>
          <w:t>7</w:t>
        </w:r>
        <w:r w:rsidR="009F47F5">
          <w:rPr>
            <w:noProof/>
            <w:webHidden/>
          </w:rPr>
          <w:fldChar w:fldCharType="end"/>
        </w:r>
      </w:hyperlink>
    </w:p>
    <w:p w14:paraId="29383534" w14:textId="0AD987DD"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31" w:history="1">
        <w:r w:rsidR="009F47F5" w:rsidRPr="008A4FB1">
          <w:rPr>
            <w:rStyle w:val="Hyperlink"/>
            <w:noProof/>
          </w:rPr>
          <w:t>Abbildung 3: Vereinfachte Darstellung der SCIM-Struktur</w:t>
        </w:r>
        <w:r w:rsidR="009F47F5">
          <w:rPr>
            <w:noProof/>
            <w:webHidden/>
          </w:rPr>
          <w:tab/>
        </w:r>
        <w:r w:rsidR="009F47F5">
          <w:rPr>
            <w:noProof/>
            <w:webHidden/>
          </w:rPr>
          <w:fldChar w:fldCharType="begin"/>
        </w:r>
        <w:r w:rsidR="009F47F5">
          <w:rPr>
            <w:noProof/>
            <w:webHidden/>
          </w:rPr>
          <w:instrText xml:space="preserve"> PAGEREF _Toc170488531 \h </w:instrText>
        </w:r>
        <w:r w:rsidR="009F47F5">
          <w:rPr>
            <w:noProof/>
            <w:webHidden/>
          </w:rPr>
        </w:r>
        <w:r w:rsidR="009F47F5">
          <w:rPr>
            <w:noProof/>
            <w:webHidden/>
          </w:rPr>
          <w:fldChar w:fldCharType="separate"/>
        </w:r>
        <w:r w:rsidR="009F47F5">
          <w:rPr>
            <w:noProof/>
            <w:webHidden/>
          </w:rPr>
          <w:t>11</w:t>
        </w:r>
        <w:r w:rsidR="009F47F5">
          <w:rPr>
            <w:noProof/>
            <w:webHidden/>
          </w:rPr>
          <w:fldChar w:fldCharType="end"/>
        </w:r>
      </w:hyperlink>
    </w:p>
    <w:p w14:paraId="6C5DCC8D" w14:textId="192E728D"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32" w:history="1">
        <w:r w:rsidR="009F47F5" w:rsidRPr="008A4FB1">
          <w:rPr>
            <w:rStyle w:val="Hyperlink"/>
            <w:noProof/>
          </w:rPr>
          <w:t>Abbildung 4: Ressourcenstruktur in SCIM (Quelle: "SCIM“, https://simplecloud.info/, Zugriffsdatum: Juni 2024)</w:t>
        </w:r>
        <w:r w:rsidR="009F47F5">
          <w:rPr>
            <w:noProof/>
            <w:webHidden/>
          </w:rPr>
          <w:tab/>
        </w:r>
        <w:r w:rsidR="009F47F5">
          <w:rPr>
            <w:noProof/>
            <w:webHidden/>
          </w:rPr>
          <w:fldChar w:fldCharType="begin"/>
        </w:r>
        <w:r w:rsidR="009F47F5">
          <w:rPr>
            <w:noProof/>
            <w:webHidden/>
          </w:rPr>
          <w:instrText xml:space="preserve"> PAGEREF _Toc170488532 \h </w:instrText>
        </w:r>
        <w:r w:rsidR="009F47F5">
          <w:rPr>
            <w:noProof/>
            <w:webHidden/>
          </w:rPr>
        </w:r>
        <w:r w:rsidR="009F47F5">
          <w:rPr>
            <w:noProof/>
            <w:webHidden/>
          </w:rPr>
          <w:fldChar w:fldCharType="separate"/>
        </w:r>
        <w:r w:rsidR="009F47F5">
          <w:rPr>
            <w:noProof/>
            <w:webHidden/>
          </w:rPr>
          <w:t>12</w:t>
        </w:r>
        <w:r w:rsidR="009F47F5">
          <w:rPr>
            <w:noProof/>
            <w:webHidden/>
          </w:rPr>
          <w:fldChar w:fldCharType="end"/>
        </w:r>
      </w:hyperlink>
    </w:p>
    <w:p w14:paraId="657D340F" w14:textId="07050930"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33" w:history="1">
        <w:r w:rsidR="009F47F5" w:rsidRPr="008A4FB1">
          <w:rPr>
            <w:rStyle w:val="Hyperlink"/>
            <w:noProof/>
          </w:rPr>
          <w:t>Abbildung 5: Rollen und Authorisationsprozess in OAuth2 (Quelle:“Medium“, #SpringSecurity:Oauth 2.0 Roles | Medium,  Zugriffsdatum: Juni 2024)</w:t>
        </w:r>
        <w:r w:rsidR="009F47F5">
          <w:rPr>
            <w:noProof/>
            <w:webHidden/>
          </w:rPr>
          <w:tab/>
        </w:r>
        <w:r w:rsidR="009F47F5">
          <w:rPr>
            <w:noProof/>
            <w:webHidden/>
          </w:rPr>
          <w:fldChar w:fldCharType="begin"/>
        </w:r>
        <w:r w:rsidR="009F47F5">
          <w:rPr>
            <w:noProof/>
            <w:webHidden/>
          </w:rPr>
          <w:instrText xml:space="preserve"> PAGEREF _Toc170488533 \h </w:instrText>
        </w:r>
        <w:r w:rsidR="009F47F5">
          <w:rPr>
            <w:noProof/>
            <w:webHidden/>
          </w:rPr>
        </w:r>
        <w:r w:rsidR="009F47F5">
          <w:rPr>
            <w:noProof/>
            <w:webHidden/>
          </w:rPr>
          <w:fldChar w:fldCharType="separate"/>
        </w:r>
        <w:r w:rsidR="009F47F5">
          <w:rPr>
            <w:noProof/>
            <w:webHidden/>
          </w:rPr>
          <w:t>14</w:t>
        </w:r>
        <w:r w:rsidR="009F47F5">
          <w:rPr>
            <w:noProof/>
            <w:webHidden/>
          </w:rPr>
          <w:fldChar w:fldCharType="end"/>
        </w:r>
      </w:hyperlink>
    </w:p>
    <w:p w14:paraId="0F430097" w14:textId="49E8A060"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34" w:history="1">
        <w:r w:rsidR="009F47F5" w:rsidRPr="008A4FB1">
          <w:rPr>
            <w:rStyle w:val="Hyperlink"/>
            <w:noProof/>
          </w:rPr>
          <w:t>Abbildung 6: Beispiel, wie Annotation verwendet werden: @Entity kennzeichnet die Klasse als Datenbanktabelle und sorgt dafür, dass sie als solche in der Datenbank abgebildet wird</w:t>
        </w:r>
        <w:r w:rsidR="009F47F5">
          <w:rPr>
            <w:noProof/>
            <w:webHidden/>
          </w:rPr>
          <w:tab/>
        </w:r>
        <w:r w:rsidR="009F47F5">
          <w:rPr>
            <w:noProof/>
            <w:webHidden/>
          </w:rPr>
          <w:fldChar w:fldCharType="begin"/>
        </w:r>
        <w:r w:rsidR="009F47F5">
          <w:rPr>
            <w:noProof/>
            <w:webHidden/>
          </w:rPr>
          <w:instrText xml:space="preserve"> PAGEREF _Toc170488534 \h </w:instrText>
        </w:r>
        <w:r w:rsidR="009F47F5">
          <w:rPr>
            <w:noProof/>
            <w:webHidden/>
          </w:rPr>
        </w:r>
        <w:r w:rsidR="009F47F5">
          <w:rPr>
            <w:noProof/>
            <w:webHidden/>
          </w:rPr>
          <w:fldChar w:fldCharType="separate"/>
        </w:r>
        <w:r w:rsidR="009F47F5">
          <w:rPr>
            <w:noProof/>
            <w:webHidden/>
          </w:rPr>
          <w:t>17</w:t>
        </w:r>
        <w:r w:rsidR="009F47F5">
          <w:rPr>
            <w:noProof/>
            <w:webHidden/>
          </w:rPr>
          <w:fldChar w:fldCharType="end"/>
        </w:r>
      </w:hyperlink>
    </w:p>
    <w:p w14:paraId="187A4BDE" w14:textId="43D6F27D"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35" w:history="1">
        <w:r w:rsidR="009F47F5" w:rsidRPr="008A4FB1">
          <w:rPr>
            <w:rStyle w:val="Hyperlink"/>
            <w:noProof/>
          </w:rPr>
          <w:t>Abbildung 7: Vereinfachte Darstellung der Schichten in Springboot (Quelle: )</w:t>
        </w:r>
        <w:r w:rsidR="009F47F5">
          <w:rPr>
            <w:noProof/>
            <w:webHidden/>
          </w:rPr>
          <w:tab/>
        </w:r>
        <w:r w:rsidR="009F47F5">
          <w:rPr>
            <w:noProof/>
            <w:webHidden/>
          </w:rPr>
          <w:fldChar w:fldCharType="begin"/>
        </w:r>
        <w:r w:rsidR="009F47F5">
          <w:rPr>
            <w:noProof/>
            <w:webHidden/>
          </w:rPr>
          <w:instrText xml:space="preserve"> PAGEREF _Toc170488535 \h </w:instrText>
        </w:r>
        <w:r w:rsidR="009F47F5">
          <w:rPr>
            <w:noProof/>
            <w:webHidden/>
          </w:rPr>
        </w:r>
        <w:r w:rsidR="009F47F5">
          <w:rPr>
            <w:noProof/>
            <w:webHidden/>
          </w:rPr>
          <w:fldChar w:fldCharType="separate"/>
        </w:r>
        <w:r w:rsidR="009F47F5">
          <w:rPr>
            <w:noProof/>
            <w:webHidden/>
          </w:rPr>
          <w:t>18</w:t>
        </w:r>
        <w:r w:rsidR="009F47F5">
          <w:rPr>
            <w:noProof/>
            <w:webHidden/>
          </w:rPr>
          <w:fldChar w:fldCharType="end"/>
        </w:r>
      </w:hyperlink>
    </w:p>
    <w:p w14:paraId="26BD412B" w14:textId="26345335"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36" w:history="1">
        <w:r w:rsidR="009F47F5" w:rsidRPr="008A4FB1">
          <w:rPr>
            <w:rStyle w:val="Hyperlink"/>
            <w:noProof/>
          </w:rPr>
          <w:t>Abbildung 8: Vergleich von Container-basierten Anwendungen in Docker und Virtuellen Maschinen (Quelle:“Docker“, What is a Container? | Docker,  Zugriffsdatum: Juni 2024)</w:t>
        </w:r>
        <w:r w:rsidR="009F47F5">
          <w:rPr>
            <w:noProof/>
            <w:webHidden/>
          </w:rPr>
          <w:tab/>
        </w:r>
        <w:r w:rsidR="009F47F5">
          <w:rPr>
            <w:noProof/>
            <w:webHidden/>
          </w:rPr>
          <w:fldChar w:fldCharType="begin"/>
        </w:r>
        <w:r w:rsidR="009F47F5">
          <w:rPr>
            <w:noProof/>
            <w:webHidden/>
          </w:rPr>
          <w:instrText xml:space="preserve"> PAGEREF _Toc170488536 \h </w:instrText>
        </w:r>
        <w:r w:rsidR="009F47F5">
          <w:rPr>
            <w:noProof/>
            <w:webHidden/>
          </w:rPr>
        </w:r>
        <w:r w:rsidR="009F47F5">
          <w:rPr>
            <w:noProof/>
            <w:webHidden/>
          </w:rPr>
          <w:fldChar w:fldCharType="separate"/>
        </w:r>
        <w:r w:rsidR="009F47F5">
          <w:rPr>
            <w:noProof/>
            <w:webHidden/>
          </w:rPr>
          <w:t>22</w:t>
        </w:r>
        <w:r w:rsidR="009F47F5">
          <w:rPr>
            <w:noProof/>
            <w:webHidden/>
          </w:rPr>
          <w:fldChar w:fldCharType="end"/>
        </w:r>
      </w:hyperlink>
    </w:p>
    <w:p w14:paraId="4579C6F8" w14:textId="154B860C"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37" w:history="1">
        <w:r w:rsidR="009F47F5" w:rsidRPr="008A4FB1">
          <w:rPr>
            <w:rStyle w:val="Hyperlink"/>
            <w:noProof/>
          </w:rPr>
          <w:t>Abbildung 9: Vereinfachte Darstellung, wie Pods und Nodes zusammenhängen (Quelle:“Kubernetes“, Viewing Pods and Nodes | Kubernetes, Zugriffszeitpunkt: Juni 2024)</w:t>
        </w:r>
        <w:r w:rsidR="009F47F5">
          <w:rPr>
            <w:noProof/>
            <w:webHidden/>
          </w:rPr>
          <w:tab/>
        </w:r>
        <w:r w:rsidR="009F47F5">
          <w:rPr>
            <w:noProof/>
            <w:webHidden/>
          </w:rPr>
          <w:fldChar w:fldCharType="begin"/>
        </w:r>
        <w:r w:rsidR="009F47F5">
          <w:rPr>
            <w:noProof/>
            <w:webHidden/>
          </w:rPr>
          <w:instrText xml:space="preserve"> PAGEREF _Toc170488537 \h </w:instrText>
        </w:r>
        <w:r w:rsidR="009F47F5">
          <w:rPr>
            <w:noProof/>
            <w:webHidden/>
          </w:rPr>
        </w:r>
        <w:r w:rsidR="009F47F5">
          <w:rPr>
            <w:noProof/>
            <w:webHidden/>
          </w:rPr>
          <w:fldChar w:fldCharType="separate"/>
        </w:r>
        <w:r w:rsidR="009F47F5">
          <w:rPr>
            <w:noProof/>
            <w:webHidden/>
          </w:rPr>
          <w:t>24</w:t>
        </w:r>
        <w:r w:rsidR="009F47F5">
          <w:rPr>
            <w:noProof/>
            <w:webHidden/>
          </w:rPr>
          <w:fldChar w:fldCharType="end"/>
        </w:r>
      </w:hyperlink>
    </w:p>
    <w:p w14:paraId="6BD2E258" w14:textId="340E3094"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38" w:history="1">
        <w:r w:rsidR="009F47F5" w:rsidRPr="008A4FB1">
          <w:rPr>
            <w:rStyle w:val="Hyperlink"/>
            <w:noProof/>
          </w:rPr>
          <w:t>Abbildung 10: Ausschnitt aus der pom.xml aus der SPE</w:t>
        </w:r>
        <w:r w:rsidR="009F47F5">
          <w:rPr>
            <w:noProof/>
            <w:webHidden/>
          </w:rPr>
          <w:tab/>
        </w:r>
        <w:r w:rsidR="009F47F5">
          <w:rPr>
            <w:noProof/>
            <w:webHidden/>
          </w:rPr>
          <w:fldChar w:fldCharType="begin"/>
        </w:r>
        <w:r w:rsidR="009F47F5">
          <w:rPr>
            <w:noProof/>
            <w:webHidden/>
          </w:rPr>
          <w:instrText xml:space="preserve"> PAGEREF _Toc170488538 \h </w:instrText>
        </w:r>
        <w:r w:rsidR="009F47F5">
          <w:rPr>
            <w:noProof/>
            <w:webHidden/>
          </w:rPr>
        </w:r>
        <w:r w:rsidR="009F47F5">
          <w:rPr>
            <w:noProof/>
            <w:webHidden/>
          </w:rPr>
          <w:fldChar w:fldCharType="separate"/>
        </w:r>
        <w:r w:rsidR="009F47F5">
          <w:rPr>
            <w:noProof/>
            <w:webHidden/>
          </w:rPr>
          <w:t>25</w:t>
        </w:r>
        <w:r w:rsidR="009F47F5">
          <w:rPr>
            <w:noProof/>
            <w:webHidden/>
          </w:rPr>
          <w:fldChar w:fldCharType="end"/>
        </w:r>
      </w:hyperlink>
    </w:p>
    <w:p w14:paraId="14424A66" w14:textId="7E4282E0"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39" w:history="1">
        <w:r w:rsidR="009F47F5" w:rsidRPr="008A4FB1">
          <w:rPr>
            <w:rStyle w:val="Hyperlink"/>
            <w:noProof/>
          </w:rPr>
          <w:t>Abbildung 11: Ausschnitt aus der docker-compose.yml. Daten zum image, in dem sich keycloak befindet, ist angegeben.</w:t>
        </w:r>
        <w:r w:rsidR="009F47F5">
          <w:rPr>
            <w:noProof/>
            <w:webHidden/>
          </w:rPr>
          <w:tab/>
        </w:r>
        <w:r w:rsidR="009F47F5">
          <w:rPr>
            <w:noProof/>
            <w:webHidden/>
          </w:rPr>
          <w:fldChar w:fldCharType="begin"/>
        </w:r>
        <w:r w:rsidR="009F47F5">
          <w:rPr>
            <w:noProof/>
            <w:webHidden/>
          </w:rPr>
          <w:instrText xml:space="preserve"> PAGEREF _Toc170488539 \h </w:instrText>
        </w:r>
        <w:r w:rsidR="009F47F5">
          <w:rPr>
            <w:noProof/>
            <w:webHidden/>
          </w:rPr>
        </w:r>
        <w:r w:rsidR="009F47F5">
          <w:rPr>
            <w:noProof/>
            <w:webHidden/>
          </w:rPr>
          <w:fldChar w:fldCharType="separate"/>
        </w:r>
        <w:r w:rsidR="009F47F5">
          <w:rPr>
            <w:noProof/>
            <w:webHidden/>
          </w:rPr>
          <w:t>26</w:t>
        </w:r>
        <w:r w:rsidR="009F47F5">
          <w:rPr>
            <w:noProof/>
            <w:webHidden/>
          </w:rPr>
          <w:fldChar w:fldCharType="end"/>
        </w:r>
      </w:hyperlink>
    </w:p>
    <w:p w14:paraId="4E2CEB6B" w14:textId="179F3297"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40" w:history="1">
        <w:r w:rsidR="009F47F5" w:rsidRPr="008A4FB1">
          <w:rPr>
            <w:rStyle w:val="Hyperlink"/>
            <w:noProof/>
          </w:rPr>
          <w:t>Abbildung 12: Abschnitt aus der application-dev.yml-Datei. Hier werden die Variablen als Platzhalter für die eigentlichen Namen der Attribute des angelegten keycloak-client aus Keycloak gesetzt.</w:t>
        </w:r>
        <w:r w:rsidR="009F47F5">
          <w:rPr>
            <w:noProof/>
            <w:webHidden/>
          </w:rPr>
          <w:tab/>
        </w:r>
        <w:r w:rsidR="009F47F5">
          <w:rPr>
            <w:noProof/>
            <w:webHidden/>
          </w:rPr>
          <w:fldChar w:fldCharType="begin"/>
        </w:r>
        <w:r w:rsidR="009F47F5">
          <w:rPr>
            <w:noProof/>
            <w:webHidden/>
          </w:rPr>
          <w:instrText xml:space="preserve"> PAGEREF _Toc170488540 \h </w:instrText>
        </w:r>
        <w:r w:rsidR="009F47F5">
          <w:rPr>
            <w:noProof/>
            <w:webHidden/>
          </w:rPr>
        </w:r>
        <w:r w:rsidR="009F47F5">
          <w:rPr>
            <w:noProof/>
            <w:webHidden/>
          </w:rPr>
          <w:fldChar w:fldCharType="separate"/>
        </w:r>
        <w:r w:rsidR="009F47F5">
          <w:rPr>
            <w:noProof/>
            <w:webHidden/>
          </w:rPr>
          <w:t>27</w:t>
        </w:r>
        <w:r w:rsidR="009F47F5">
          <w:rPr>
            <w:noProof/>
            <w:webHidden/>
          </w:rPr>
          <w:fldChar w:fldCharType="end"/>
        </w:r>
      </w:hyperlink>
    </w:p>
    <w:p w14:paraId="2C5042D6" w14:textId="74C6A625"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41" w:history="1">
        <w:r w:rsidR="009F47F5" w:rsidRPr="008A4FB1">
          <w:rPr>
            <w:rStyle w:val="Hyperlink"/>
            <w:noProof/>
          </w:rPr>
          <w:t>Abbildung 13: Wie Abb. 9, nur mit dem keycloak-client. Dieser muss im master angelegt werden.</w:t>
        </w:r>
        <w:r w:rsidR="009F47F5">
          <w:rPr>
            <w:noProof/>
            <w:webHidden/>
          </w:rPr>
          <w:tab/>
        </w:r>
        <w:r w:rsidR="009F47F5">
          <w:rPr>
            <w:noProof/>
            <w:webHidden/>
          </w:rPr>
          <w:fldChar w:fldCharType="begin"/>
        </w:r>
        <w:r w:rsidR="009F47F5">
          <w:rPr>
            <w:noProof/>
            <w:webHidden/>
          </w:rPr>
          <w:instrText xml:space="preserve"> PAGEREF _Toc170488541 \h </w:instrText>
        </w:r>
        <w:r w:rsidR="009F47F5">
          <w:rPr>
            <w:noProof/>
            <w:webHidden/>
          </w:rPr>
        </w:r>
        <w:r w:rsidR="009F47F5">
          <w:rPr>
            <w:noProof/>
            <w:webHidden/>
          </w:rPr>
          <w:fldChar w:fldCharType="separate"/>
        </w:r>
        <w:r w:rsidR="009F47F5">
          <w:rPr>
            <w:noProof/>
            <w:webHidden/>
          </w:rPr>
          <w:t>28</w:t>
        </w:r>
        <w:r w:rsidR="009F47F5">
          <w:rPr>
            <w:noProof/>
            <w:webHidden/>
          </w:rPr>
          <w:fldChar w:fldCharType="end"/>
        </w:r>
      </w:hyperlink>
    </w:p>
    <w:p w14:paraId="1E20D2DA" w14:textId="3480E0C6"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42" w:history="1">
        <w:r w:rsidR="009F47F5" w:rsidRPr="008A4FB1">
          <w:rPr>
            <w:rStyle w:val="Hyperlink"/>
            <w:noProof/>
          </w:rPr>
          <w:t>Abbildung 14:  Endpunkte, um auf die jeweiligen JSON-Objekte Operationen auszuführen.</w:t>
        </w:r>
        <w:r w:rsidR="009F47F5">
          <w:rPr>
            <w:noProof/>
            <w:webHidden/>
          </w:rPr>
          <w:tab/>
        </w:r>
        <w:r w:rsidR="009F47F5">
          <w:rPr>
            <w:noProof/>
            <w:webHidden/>
          </w:rPr>
          <w:fldChar w:fldCharType="begin"/>
        </w:r>
        <w:r w:rsidR="009F47F5">
          <w:rPr>
            <w:noProof/>
            <w:webHidden/>
          </w:rPr>
          <w:instrText xml:space="preserve"> PAGEREF _Toc170488542 \h </w:instrText>
        </w:r>
        <w:r w:rsidR="009F47F5">
          <w:rPr>
            <w:noProof/>
            <w:webHidden/>
          </w:rPr>
        </w:r>
        <w:r w:rsidR="009F47F5">
          <w:rPr>
            <w:noProof/>
            <w:webHidden/>
          </w:rPr>
          <w:fldChar w:fldCharType="separate"/>
        </w:r>
        <w:r w:rsidR="009F47F5">
          <w:rPr>
            <w:noProof/>
            <w:webHidden/>
          </w:rPr>
          <w:t>28</w:t>
        </w:r>
        <w:r w:rsidR="009F47F5">
          <w:rPr>
            <w:noProof/>
            <w:webHidden/>
          </w:rPr>
          <w:fldChar w:fldCharType="end"/>
        </w:r>
      </w:hyperlink>
    </w:p>
    <w:p w14:paraId="6C45B721" w14:textId="0602F393"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43" w:history="1">
        <w:r w:rsidR="009F47F5" w:rsidRPr="008A4FB1">
          <w:rPr>
            <w:rStyle w:val="Hyperlink"/>
            <w:noProof/>
          </w:rPr>
          <w:t>Abbildung 15: Ausschnitt aus der Konsole in Visual Studio Code. Provisionierungs- und Deprovisionierungsprozesse.</w:t>
        </w:r>
        <w:r w:rsidR="009F47F5">
          <w:rPr>
            <w:noProof/>
            <w:webHidden/>
          </w:rPr>
          <w:tab/>
        </w:r>
        <w:r w:rsidR="009F47F5">
          <w:rPr>
            <w:noProof/>
            <w:webHidden/>
          </w:rPr>
          <w:fldChar w:fldCharType="begin"/>
        </w:r>
        <w:r w:rsidR="009F47F5">
          <w:rPr>
            <w:noProof/>
            <w:webHidden/>
          </w:rPr>
          <w:instrText xml:space="preserve"> PAGEREF _Toc170488543 \h </w:instrText>
        </w:r>
        <w:r w:rsidR="009F47F5">
          <w:rPr>
            <w:noProof/>
            <w:webHidden/>
          </w:rPr>
        </w:r>
        <w:r w:rsidR="009F47F5">
          <w:rPr>
            <w:noProof/>
            <w:webHidden/>
          </w:rPr>
          <w:fldChar w:fldCharType="separate"/>
        </w:r>
        <w:r w:rsidR="009F47F5">
          <w:rPr>
            <w:noProof/>
            <w:webHidden/>
          </w:rPr>
          <w:t>31</w:t>
        </w:r>
        <w:r w:rsidR="009F47F5">
          <w:rPr>
            <w:noProof/>
            <w:webHidden/>
          </w:rPr>
          <w:fldChar w:fldCharType="end"/>
        </w:r>
      </w:hyperlink>
    </w:p>
    <w:p w14:paraId="498F6732" w14:textId="166024A7"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44" w:history="1">
        <w:r w:rsidR="009F47F5" w:rsidRPr="008A4FB1">
          <w:rPr>
            <w:rStyle w:val="Hyperlink"/>
            <w:noProof/>
          </w:rPr>
          <w:t>Abbildung 16: ERM. Veranschaulicht die Beziehungen zwischen den Entitäten der SPE.</w:t>
        </w:r>
        <w:r w:rsidR="009F47F5">
          <w:rPr>
            <w:noProof/>
            <w:webHidden/>
          </w:rPr>
          <w:tab/>
        </w:r>
        <w:r w:rsidR="009F47F5">
          <w:rPr>
            <w:noProof/>
            <w:webHidden/>
          </w:rPr>
          <w:fldChar w:fldCharType="begin"/>
        </w:r>
        <w:r w:rsidR="009F47F5">
          <w:rPr>
            <w:noProof/>
            <w:webHidden/>
          </w:rPr>
          <w:instrText xml:space="preserve"> PAGEREF _Toc170488544 \h </w:instrText>
        </w:r>
        <w:r w:rsidR="009F47F5">
          <w:rPr>
            <w:noProof/>
            <w:webHidden/>
          </w:rPr>
        </w:r>
        <w:r w:rsidR="009F47F5">
          <w:rPr>
            <w:noProof/>
            <w:webHidden/>
          </w:rPr>
          <w:fldChar w:fldCharType="separate"/>
        </w:r>
        <w:r w:rsidR="009F47F5">
          <w:rPr>
            <w:noProof/>
            <w:webHidden/>
          </w:rPr>
          <w:t>33</w:t>
        </w:r>
        <w:r w:rsidR="009F47F5">
          <w:rPr>
            <w:noProof/>
            <w:webHidden/>
          </w:rPr>
          <w:fldChar w:fldCharType="end"/>
        </w:r>
      </w:hyperlink>
    </w:p>
    <w:p w14:paraId="1D76CCE5" w14:textId="62B3D96F"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45" w:history="1">
        <w:r w:rsidR="009F47F5" w:rsidRPr="008A4FB1">
          <w:rPr>
            <w:rStyle w:val="Hyperlink"/>
            <w:noProof/>
          </w:rPr>
          <w:t>Abbildung 17: Erster Lösungsansatz. Diesen umzusetzen ist, ist in Keycloak nicht möglich.</w:t>
        </w:r>
        <w:r w:rsidR="009F47F5">
          <w:rPr>
            <w:noProof/>
            <w:webHidden/>
          </w:rPr>
          <w:tab/>
        </w:r>
        <w:r w:rsidR="009F47F5">
          <w:rPr>
            <w:noProof/>
            <w:webHidden/>
          </w:rPr>
          <w:fldChar w:fldCharType="begin"/>
        </w:r>
        <w:r w:rsidR="009F47F5">
          <w:rPr>
            <w:noProof/>
            <w:webHidden/>
          </w:rPr>
          <w:instrText xml:space="preserve"> PAGEREF _Toc170488545 \h </w:instrText>
        </w:r>
        <w:r w:rsidR="009F47F5">
          <w:rPr>
            <w:noProof/>
            <w:webHidden/>
          </w:rPr>
        </w:r>
        <w:r w:rsidR="009F47F5">
          <w:rPr>
            <w:noProof/>
            <w:webHidden/>
          </w:rPr>
          <w:fldChar w:fldCharType="separate"/>
        </w:r>
        <w:r w:rsidR="009F47F5">
          <w:rPr>
            <w:noProof/>
            <w:webHidden/>
          </w:rPr>
          <w:t>36</w:t>
        </w:r>
        <w:r w:rsidR="009F47F5">
          <w:rPr>
            <w:noProof/>
            <w:webHidden/>
          </w:rPr>
          <w:fldChar w:fldCharType="end"/>
        </w:r>
      </w:hyperlink>
    </w:p>
    <w:p w14:paraId="719F3DF6" w14:textId="56735B5D"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46" w:history="1">
        <w:r w:rsidR="009F47F5" w:rsidRPr="008A4FB1">
          <w:rPr>
            <w:rStyle w:val="Hyperlink"/>
            <w:noProof/>
          </w:rPr>
          <w:t>Abbildung 18: Zweiter Lösungsansatz. Diesen umzusetzen ist, ist in Keycloak möglich.</w:t>
        </w:r>
        <w:r w:rsidR="009F47F5">
          <w:rPr>
            <w:noProof/>
            <w:webHidden/>
          </w:rPr>
          <w:tab/>
        </w:r>
        <w:r w:rsidR="009F47F5">
          <w:rPr>
            <w:noProof/>
            <w:webHidden/>
          </w:rPr>
          <w:fldChar w:fldCharType="begin"/>
        </w:r>
        <w:r w:rsidR="009F47F5">
          <w:rPr>
            <w:noProof/>
            <w:webHidden/>
          </w:rPr>
          <w:instrText xml:space="preserve"> PAGEREF _Toc170488546 \h </w:instrText>
        </w:r>
        <w:r w:rsidR="009F47F5">
          <w:rPr>
            <w:noProof/>
            <w:webHidden/>
          </w:rPr>
        </w:r>
        <w:r w:rsidR="009F47F5">
          <w:rPr>
            <w:noProof/>
            <w:webHidden/>
          </w:rPr>
          <w:fldChar w:fldCharType="separate"/>
        </w:r>
        <w:r w:rsidR="009F47F5">
          <w:rPr>
            <w:noProof/>
            <w:webHidden/>
          </w:rPr>
          <w:t>37</w:t>
        </w:r>
        <w:r w:rsidR="009F47F5">
          <w:rPr>
            <w:noProof/>
            <w:webHidden/>
          </w:rPr>
          <w:fldChar w:fldCharType="end"/>
        </w:r>
      </w:hyperlink>
    </w:p>
    <w:p w14:paraId="0518FF3B" w14:textId="546FA9F7"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47" w:history="1">
        <w:r w:rsidR="009F47F5" w:rsidRPr="008A4FB1">
          <w:rPr>
            <w:rStyle w:val="Hyperlink"/>
            <w:noProof/>
          </w:rPr>
          <w:t>Abbildung 19: Dritter Lösungsansatz. Diesen umzusetzen ist, ist in Keycloak möglich, jedoch besteht der Nachteil, dass beim mehrere JSON-Dateien entstehen, wenn der Benutzer die Realms als JSON-Datei herunterladen will.</w:t>
        </w:r>
        <w:r w:rsidR="009F47F5">
          <w:rPr>
            <w:noProof/>
            <w:webHidden/>
          </w:rPr>
          <w:tab/>
        </w:r>
        <w:r w:rsidR="009F47F5">
          <w:rPr>
            <w:noProof/>
            <w:webHidden/>
          </w:rPr>
          <w:fldChar w:fldCharType="begin"/>
        </w:r>
        <w:r w:rsidR="009F47F5">
          <w:rPr>
            <w:noProof/>
            <w:webHidden/>
          </w:rPr>
          <w:instrText xml:space="preserve"> PAGEREF _Toc170488547 \h </w:instrText>
        </w:r>
        <w:r w:rsidR="009F47F5">
          <w:rPr>
            <w:noProof/>
            <w:webHidden/>
          </w:rPr>
        </w:r>
        <w:r w:rsidR="009F47F5">
          <w:rPr>
            <w:noProof/>
            <w:webHidden/>
          </w:rPr>
          <w:fldChar w:fldCharType="separate"/>
        </w:r>
        <w:r w:rsidR="009F47F5">
          <w:rPr>
            <w:noProof/>
            <w:webHidden/>
          </w:rPr>
          <w:t>38</w:t>
        </w:r>
        <w:r w:rsidR="009F47F5">
          <w:rPr>
            <w:noProof/>
            <w:webHidden/>
          </w:rPr>
          <w:fldChar w:fldCharType="end"/>
        </w:r>
      </w:hyperlink>
    </w:p>
    <w:p w14:paraId="2B042D76" w14:textId="4191ABBC"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48" w:history="1">
        <w:r w:rsidR="009F47F5" w:rsidRPr="008A4FB1">
          <w:rPr>
            <w:rStyle w:val="Hyperlink"/>
            <w:noProof/>
          </w:rPr>
          <w:t>Abbildung 20: Ausschnitt aus der SPE; Implementierung des Customer-Modes</w:t>
        </w:r>
        <w:r w:rsidR="009F47F5">
          <w:rPr>
            <w:noProof/>
            <w:webHidden/>
          </w:rPr>
          <w:tab/>
        </w:r>
        <w:r w:rsidR="009F47F5">
          <w:rPr>
            <w:noProof/>
            <w:webHidden/>
          </w:rPr>
          <w:fldChar w:fldCharType="begin"/>
        </w:r>
        <w:r w:rsidR="009F47F5">
          <w:rPr>
            <w:noProof/>
            <w:webHidden/>
          </w:rPr>
          <w:instrText xml:space="preserve"> PAGEREF _Toc170488548 \h </w:instrText>
        </w:r>
        <w:r w:rsidR="009F47F5">
          <w:rPr>
            <w:noProof/>
            <w:webHidden/>
          </w:rPr>
        </w:r>
        <w:r w:rsidR="009F47F5">
          <w:rPr>
            <w:noProof/>
            <w:webHidden/>
          </w:rPr>
          <w:fldChar w:fldCharType="separate"/>
        </w:r>
        <w:r w:rsidR="009F47F5">
          <w:rPr>
            <w:noProof/>
            <w:webHidden/>
          </w:rPr>
          <w:t>39</w:t>
        </w:r>
        <w:r w:rsidR="009F47F5">
          <w:rPr>
            <w:noProof/>
            <w:webHidden/>
          </w:rPr>
          <w:fldChar w:fldCharType="end"/>
        </w:r>
      </w:hyperlink>
    </w:p>
    <w:p w14:paraId="5A50D617" w14:textId="6F273067"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49" w:history="1">
        <w:r w:rsidR="009F47F5" w:rsidRPr="008A4FB1">
          <w:rPr>
            <w:rStyle w:val="Hyperlink"/>
            <w:noProof/>
          </w:rPr>
          <w:t>Abbildung 21: Beispiel eines dekodierten Tokens aus Keycloak.(Quelle: „RefactorFirst“, Spring Cloud Gateway — Resource Server with Keycloak RBAC | RefactorFirst, Zugriffszeitpunkt: juni 2024)</w:t>
        </w:r>
        <w:r w:rsidR="009F47F5">
          <w:rPr>
            <w:noProof/>
            <w:webHidden/>
          </w:rPr>
          <w:tab/>
        </w:r>
        <w:r w:rsidR="009F47F5">
          <w:rPr>
            <w:noProof/>
            <w:webHidden/>
          </w:rPr>
          <w:fldChar w:fldCharType="begin"/>
        </w:r>
        <w:r w:rsidR="009F47F5">
          <w:rPr>
            <w:noProof/>
            <w:webHidden/>
          </w:rPr>
          <w:instrText xml:space="preserve"> PAGEREF _Toc170488549 \h </w:instrText>
        </w:r>
        <w:r w:rsidR="009F47F5">
          <w:rPr>
            <w:noProof/>
            <w:webHidden/>
          </w:rPr>
        </w:r>
        <w:r w:rsidR="009F47F5">
          <w:rPr>
            <w:noProof/>
            <w:webHidden/>
          </w:rPr>
          <w:fldChar w:fldCharType="separate"/>
        </w:r>
        <w:r w:rsidR="009F47F5">
          <w:rPr>
            <w:noProof/>
            <w:webHidden/>
          </w:rPr>
          <w:t>40</w:t>
        </w:r>
        <w:r w:rsidR="009F47F5">
          <w:rPr>
            <w:noProof/>
            <w:webHidden/>
          </w:rPr>
          <w:fldChar w:fldCharType="end"/>
        </w:r>
      </w:hyperlink>
    </w:p>
    <w:p w14:paraId="6A322278" w14:textId="0728B2C4"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50" w:history="1">
        <w:r w:rsidR="009F47F5" w:rsidRPr="008A4FB1">
          <w:rPr>
            <w:rStyle w:val="Hyperlink"/>
            <w:noProof/>
          </w:rPr>
          <w:t>Abbildung 22: Die hasAdminRole - Funktion.</w:t>
        </w:r>
        <w:r w:rsidR="009F47F5">
          <w:rPr>
            <w:noProof/>
            <w:webHidden/>
          </w:rPr>
          <w:tab/>
        </w:r>
        <w:r w:rsidR="009F47F5">
          <w:rPr>
            <w:noProof/>
            <w:webHidden/>
          </w:rPr>
          <w:fldChar w:fldCharType="begin"/>
        </w:r>
        <w:r w:rsidR="009F47F5">
          <w:rPr>
            <w:noProof/>
            <w:webHidden/>
          </w:rPr>
          <w:instrText xml:space="preserve"> PAGEREF _Toc170488550 \h </w:instrText>
        </w:r>
        <w:r w:rsidR="009F47F5">
          <w:rPr>
            <w:noProof/>
            <w:webHidden/>
          </w:rPr>
        </w:r>
        <w:r w:rsidR="009F47F5">
          <w:rPr>
            <w:noProof/>
            <w:webHidden/>
          </w:rPr>
          <w:fldChar w:fldCharType="separate"/>
        </w:r>
        <w:r w:rsidR="009F47F5">
          <w:rPr>
            <w:noProof/>
            <w:webHidden/>
          </w:rPr>
          <w:t>41</w:t>
        </w:r>
        <w:r w:rsidR="009F47F5">
          <w:rPr>
            <w:noProof/>
            <w:webHidden/>
          </w:rPr>
          <w:fldChar w:fldCharType="end"/>
        </w:r>
      </w:hyperlink>
    </w:p>
    <w:p w14:paraId="206147F0" w14:textId="497F2E68"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51" w:history="1">
        <w:r w:rsidR="009F47F5" w:rsidRPr="008A4FB1">
          <w:rPr>
            <w:rStyle w:val="Hyperlink"/>
            <w:noProof/>
          </w:rPr>
          <w:t>Abbildung 23:  Als Beispiel die Funktion, welches neue Clients speichert. Hier wird zuerst geprüft, ob der Customer-Mode, die als Variable über der Klasse gesetzt ist, wahr ist.</w:t>
        </w:r>
        <w:r w:rsidR="009F47F5">
          <w:rPr>
            <w:noProof/>
            <w:webHidden/>
          </w:rPr>
          <w:tab/>
        </w:r>
        <w:r w:rsidR="009F47F5">
          <w:rPr>
            <w:noProof/>
            <w:webHidden/>
          </w:rPr>
          <w:fldChar w:fldCharType="begin"/>
        </w:r>
        <w:r w:rsidR="009F47F5">
          <w:rPr>
            <w:noProof/>
            <w:webHidden/>
          </w:rPr>
          <w:instrText xml:space="preserve"> PAGEREF _Toc170488551 \h </w:instrText>
        </w:r>
        <w:r w:rsidR="009F47F5">
          <w:rPr>
            <w:noProof/>
            <w:webHidden/>
          </w:rPr>
        </w:r>
        <w:r w:rsidR="009F47F5">
          <w:rPr>
            <w:noProof/>
            <w:webHidden/>
          </w:rPr>
          <w:fldChar w:fldCharType="separate"/>
        </w:r>
        <w:r w:rsidR="009F47F5">
          <w:rPr>
            <w:noProof/>
            <w:webHidden/>
          </w:rPr>
          <w:t>41</w:t>
        </w:r>
        <w:r w:rsidR="009F47F5">
          <w:rPr>
            <w:noProof/>
            <w:webHidden/>
          </w:rPr>
          <w:fldChar w:fldCharType="end"/>
        </w:r>
      </w:hyperlink>
    </w:p>
    <w:p w14:paraId="4F117CB5" w14:textId="4125EF34"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52" w:history="1">
        <w:r w:rsidR="009F47F5" w:rsidRPr="008A4FB1">
          <w:rPr>
            <w:rStyle w:val="Hyperlink"/>
            <w:noProof/>
          </w:rPr>
          <w:t>Abbildung 24: Vor Beginn der Projektarbeit war noch die Tabelle name unique.</w:t>
        </w:r>
        <w:r w:rsidR="009F47F5">
          <w:rPr>
            <w:noProof/>
            <w:webHidden/>
          </w:rPr>
          <w:tab/>
        </w:r>
        <w:r w:rsidR="009F47F5">
          <w:rPr>
            <w:noProof/>
            <w:webHidden/>
          </w:rPr>
          <w:fldChar w:fldCharType="begin"/>
        </w:r>
        <w:r w:rsidR="009F47F5">
          <w:rPr>
            <w:noProof/>
            <w:webHidden/>
          </w:rPr>
          <w:instrText xml:space="preserve"> PAGEREF _Toc170488552 \h </w:instrText>
        </w:r>
        <w:r w:rsidR="009F47F5">
          <w:rPr>
            <w:noProof/>
            <w:webHidden/>
          </w:rPr>
        </w:r>
        <w:r w:rsidR="009F47F5">
          <w:rPr>
            <w:noProof/>
            <w:webHidden/>
          </w:rPr>
          <w:fldChar w:fldCharType="separate"/>
        </w:r>
        <w:r w:rsidR="009F47F5">
          <w:rPr>
            <w:noProof/>
            <w:webHidden/>
          </w:rPr>
          <w:t>42</w:t>
        </w:r>
        <w:r w:rsidR="009F47F5">
          <w:rPr>
            <w:noProof/>
            <w:webHidden/>
          </w:rPr>
          <w:fldChar w:fldCharType="end"/>
        </w:r>
      </w:hyperlink>
    </w:p>
    <w:p w14:paraId="6CEA0045" w14:textId="32D70414"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53" w:history="1">
        <w:r w:rsidR="009F47F5" w:rsidRPr="008A4FB1">
          <w:rPr>
            <w:rStyle w:val="Hyperlink"/>
            <w:noProof/>
          </w:rPr>
          <w:t>Abbildung 25: Die unique-kennzeichnung wird entfernt.</w:t>
        </w:r>
        <w:r w:rsidR="009F47F5">
          <w:rPr>
            <w:noProof/>
            <w:webHidden/>
          </w:rPr>
          <w:tab/>
        </w:r>
        <w:r w:rsidR="009F47F5">
          <w:rPr>
            <w:noProof/>
            <w:webHidden/>
          </w:rPr>
          <w:fldChar w:fldCharType="begin"/>
        </w:r>
        <w:r w:rsidR="009F47F5">
          <w:rPr>
            <w:noProof/>
            <w:webHidden/>
          </w:rPr>
          <w:instrText xml:space="preserve"> PAGEREF _Toc170488553 \h </w:instrText>
        </w:r>
        <w:r w:rsidR="009F47F5">
          <w:rPr>
            <w:noProof/>
            <w:webHidden/>
          </w:rPr>
        </w:r>
        <w:r w:rsidR="009F47F5">
          <w:rPr>
            <w:noProof/>
            <w:webHidden/>
          </w:rPr>
          <w:fldChar w:fldCharType="separate"/>
        </w:r>
        <w:r w:rsidR="009F47F5">
          <w:rPr>
            <w:noProof/>
            <w:webHidden/>
          </w:rPr>
          <w:t>42</w:t>
        </w:r>
        <w:r w:rsidR="009F47F5">
          <w:rPr>
            <w:noProof/>
            <w:webHidden/>
          </w:rPr>
          <w:fldChar w:fldCharType="end"/>
        </w:r>
      </w:hyperlink>
    </w:p>
    <w:p w14:paraId="68195312" w14:textId="35DD8AC9"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54" w:history="1">
        <w:r w:rsidR="009F47F5" w:rsidRPr="008A4FB1">
          <w:rPr>
            <w:rStyle w:val="Hyperlink"/>
            <w:noProof/>
          </w:rPr>
          <w:t>Abbildung 26: Die changelog-dt_69.xml; die vierte Changelog-Datei.</w:t>
        </w:r>
        <w:r w:rsidR="009F47F5">
          <w:rPr>
            <w:noProof/>
            <w:webHidden/>
          </w:rPr>
          <w:tab/>
        </w:r>
        <w:r w:rsidR="009F47F5">
          <w:rPr>
            <w:noProof/>
            <w:webHidden/>
          </w:rPr>
          <w:fldChar w:fldCharType="begin"/>
        </w:r>
        <w:r w:rsidR="009F47F5">
          <w:rPr>
            <w:noProof/>
            <w:webHidden/>
          </w:rPr>
          <w:instrText xml:space="preserve"> PAGEREF _Toc170488554 \h </w:instrText>
        </w:r>
        <w:r w:rsidR="009F47F5">
          <w:rPr>
            <w:noProof/>
            <w:webHidden/>
          </w:rPr>
        </w:r>
        <w:r w:rsidR="009F47F5">
          <w:rPr>
            <w:noProof/>
            <w:webHidden/>
          </w:rPr>
          <w:fldChar w:fldCharType="separate"/>
        </w:r>
        <w:r w:rsidR="009F47F5">
          <w:rPr>
            <w:noProof/>
            <w:webHidden/>
          </w:rPr>
          <w:t>43</w:t>
        </w:r>
        <w:r w:rsidR="009F47F5">
          <w:rPr>
            <w:noProof/>
            <w:webHidden/>
          </w:rPr>
          <w:fldChar w:fldCharType="end"/>
        </w:r>
      </w:hyperlink>
    </w:p>
    <w:p w14:paraId="2E94CB0F" w14:textId="3C108409"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55" w:history="1">
        <w:r w:rsidR="009F47F5" w:rsidRPr="008A4FB1">
          <w:rPr>
            <w:rStyle w:val="Hyperlink"/>
            <w:noProof/>
          </w:rPr>
          <w:t>Abbildung 27: Die Funktion isClientInCorrectRealm.</w:t>
        </w:r>
        <w:r w:rsidR="009F47F5">
          <w:rPr>
            <w:noProof/>
            <w:webHidden/>
          </w:rPr>
          <w:tab/>
        </w:r>
        <w:r w:rsidR="009F47F5">
          <w:rPr>
            <w:noProof/>
            <w:webHidden/>
          </w:rPr>
          <w:fldChar w:fldCharType="begin"/>
        </w:r>
        <w:r w:rsidR="009F47F5">
          <w:rPr>
            <w:noProof/>
            <w:webHidden/>
          </w:rPr>
          <w:instrText xml:space="preserve"> PAGEREF _Toc170488555 \h </w:instrText>
        </w:r>
        <w:r w:rsidR="009F47F5">
          <w:rPr>
            <w:noProof/>
            <w:webHidden/>
          </w:rPr>
        </w:r>
        <w:r w:rsidR="009F47F5">
          <w:rPr>
            <w:noProof/>
            <w:webHidden/>
          </w:rPr>
          <w:fldChar w:fldCharType="separate"/>
        </w:r>
        <w:r w:rsidR="009F47F5">
          <w:rPr>
            <w:noProof/>
            <w:webHidden/>
          </w:rPr>
          <w:t>44</w:t>
        </w:r>
        <w:r w:rsidR="009F47F5">
          <w:rPr>
            <w:noProof/>
            <w:webHidden/>
          </w:rPr>
          <w:fldChar w:fldCharType="end"/>
        </w:r>
      </w:hyperlink>
    </w:p>
    <w:p w14:paraId="1D3EB90C" w14:textId="01546F02"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56" w:history="1">
        <w:r w:rsidR="009F47F5" w:rsidRPr="008A4FB1">
          <w:rPr>
            <w:rStyle w:val="Hyperlink"/>
            <w:noProof/>
          </w:rPr>
          <w:t>Abbildung 28: Anlegen eines user mappings. Ein neues Attribut namens “realm_scope” wird eingefügt. In diesem Beispiel sind es zwei, im Falle, dass der Benutzer die Customer-Admin-Role hat, darf es nur einer sein, nämlich der Realm, in dem er sich befindet.</w:t>
        </w:r>
        <w:r w:rsidR="009F47F5">
          <w:rPr>
            <w:noProof/>
            <w:webHidden/>
          </w:rPr>
          <w:tab/>
        </w:r>
        <w:r w:rsidR="009F47F5">
          <w:rPr>
            <w:noProof/>
            <w:webHidden/>
          </w:rPr>
          <w:fldChar w:fldCharType="begin"/>
        </w:r>
        <w:r w:rsidR="009F47F5">
          <w:rPr>
            <w:noProof/>
            <w:webHidden/>
          </w:rPr>
          <w:instrText xml:space="preserve"> PAGEREF _Toc170488556 \h </w:instrText>
        </w:r>
        <w:r w:rsidR="009F47F5">
          <w:rPr>
            <w:noProof/>
            <w:webHidden/>
          </w:rPr>
        </w:r>
        <w:r w:rsidR="009F47F5">
          <w:rPr>
            <w:noProof/>
            <w:webHidden/>
          </w:rPr>
          <w:fldChar w:fldCharType="separate"/>
        </w:r>
        <w:r w:rsidR="009F47F5">
          <w:rPr>
            <w:noProof/>
            <w:webHidden/>
          </w:rPr>
          <w:t>44</w:t>
        </w:r>
        <w:r w:rsidR="009F47F5">
          <w:rPr>
            <w:noProof/>
            <w:webHidden/>
          </w:rPr>
          <w:fldChar w:fldCharType="end"/>
        </w:r>
      </w:hyperlink>
    </w:p>
    <w:p w14:paraId="0A4DB67D" w14:textId="7549F0D9" w:rsidR="009F47F5" w:rsidRDefault="00712A81">
      <w:pPr>
        <w:pStyle w:val="Abbildungsverzeichnis"/>
        <w:tabs>
          <w:tab w:val="right" w:leader="dot" w:pos="9016"/>
        </w:tabs>
        <w:rPr>
          <w:rFonts w:eastAsiaTheme="minorEastAsia"/>
          <w:noProof/>
          <w:kern w:val="2"/>
          <w:sz w:val="24"/>
          <w:szCs w:val="24"/>
          <w:lang w:eastAsia="de-DE"/>
          <w14:ligatures w14:val="standardContextual"/>
        </w:rPr>
      </w:pPr>
      <w:hyperlink w:anchor="_Toc170488557" w:history="1">
        <w:r w:rsidR="009F47F5" w:rsidRPr="008A4FB1">
          <w:rPr>
            <w:rStyle w:val="Hyperlink"/>
            <w:noProof/>
          </w:rPr>
          <w:t>Abbildung 29: Die getKeycloakRealmCustomerMode findet im Access Token im Claim realm_scope den namen des Realms, ind em sich der Client befindet, wo sich auc der Benutzer mit der Customer-Admin-Role befindet.</w:t>
        </w:r>
        <w:r w:rsidR="009F47F5">
          <w:rPr>
            <w:noProof/>
            <w:webHidden/>
          </w:rPr>
          <w:tab/>
        </w:r>
        <w:r w:rsidR="009F47F5">
          <w:rPr>
            <w:noProof/>
            <w:webHidden/>
          </w:rPr>
          <w:fldChar w:fldCharType="begin"/>
        </w:r>
        <w:r w:rsidR="009F47F5">
          <w:rPr>
            <w:noProof/>
            <w:webHidden/>
          </w:rPr>
          <w:instrText xml:space="preserve"> PAGEREF _Toc170488557 \h </w:instrText>
        </w:r>
        <w:r w:rsidR="009F47F5">
          <w:rPr>
            <w:noProof/>
            <w:webHidden/>
          </w:rPr>
        </w:r>
        <w:r w:rsidR="009F47F5">
          <w:rPr>
            <w:noProof/>
            <w:webHidden/>
          </w:rPr>
          <w:fldChar w:fldCharType="separate"/>
        </w:r>
        <w:r w:rsidR="009F47F5">
          <w:rPr>
            <w:noProof/>
            <w:webHidden/>
          </w:rPr>
          <w:t>45</w:t>
        </w:r>
        <w:r w:rsidR="009F47F5">
          <w:rPr>
            <w:noProof/>
            <w:webHidden/>
          </w:rPr>
          <w:fldChar w:fldCharType="end"/>
        </w:r>
      </w:hyperlink>
    </w:p>
    <w:p w14:paraId="61D2B0F3" w14:textId="625E8491" w:rsidR="00C30461" w:rsidRDefault="00C30461" w:rsidP="14E92987">
      <w:pPr>
        <w:pStyle w:val="berschrift2"/>
        <w:spacing w:line="360" w:lineRule="auto"/>
      </w:pPr>
      <w:r>
        <w:fldChar w:fldCharType="end"/>
      </w:r>
    </w:p>
    <w:bookmarkEnd w:id="162"/>
    <w:bookmarkEnd w:id="163"/>
    <w:bookmarkEnd w:id="164"/>
    <w:p w14:paraId="7AE14856" w14:textId="77777777" w:rsidR="00832490" w:rsidRDefault="00832490" w:rsidP="5009833A">
      <w:pPr>
        <w:spacing w:line="360" w:lineRule="auto"/>
      </w:pPr>
    </w:p>
    <w:p w14:paraId="559C8D2F" w14:textId="123CF90D" w:rsidR="5009833A" w:rsidRDefault="5009833A" w:rsidP="5009833A">
      <w:pPr>
        <w:spacing w:line="360" w:lineRule="auto"/>
        <w:rPr>
          <w:rFonts w:ascii="Arial" w:eastAsia="Arial" w:hAnsi="Arial" w:cs="Arial"/>
          <w:b/>
          <w:bCs/>
          <w:sz w:val="24"/>
          <w:szCs w:val="24"/>
        </w:rPr>
      </w:pPr>
    </w:p>
    <w:sectPr w:rsidR="5009833A" w:rsidSect="00FB2F41">
      <w:headerReference w:type="default" r:id="rId148"/>
      <w:footerReference w:type="default" r:id="rId149"/>
      <w:footerReference w:type="first" r:id="rId150"/>
      <w:pgSz w:w="11906" w:h="16838"/>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ichael Prib" w:date="2024-06-19T09:05:00Z" w:initials="MP">
    <w:p w14:paraId="15BBF14F" w14:textId="1929E870" w:rsidR="00503FB6" w:rsidRDefault="00503FB6">
      <w:r>
        <w:annotationRef/>
      </w:r>
      <w:r w:rsidRPr="675E3822">
        <w:t>en</w:t>
      </w:r>
    </w:p>
  </w:comment>
  <w:comment w:id="16" w:author="Michael Prib" w:date="2024-06-27T11:20:00Z" w:initials="MP">
    <w:p w14:paraId="23841C21" w14:textId="38C8D158" w:rsidR="14E92987" w:rsidRDefault="14E92987">
      <w:pPr>
        <w:pStyle w:val="Kommentartext"/>
      </w:pPr>
      <w:r>
        <w:t>ist wohl ein die zuviel</w:t>
      </w:r>
      <w:r>
        <w:rPr>
          <w:rStyle w:val="Kommentarzeichen"/>
        </w:rPr>
        <w:annotationRef/>
      </w:r>
    </w:p>
  </w:comment>
  <w:comment w:id="17" w:author="Michael Prib" w:date="2024-06-27T11:21:00Z" w:initials="MP">
    <w:p w14:paraId="3FCCAF87" w14:textId="4A47E0A3" w:rsidR="14E92987" w:rsidRDefault="14E92987">
      <w:pPr>
        <w:pStyle w:val="Kommentartext"/>
      </w:pPr>
      <w:r>
        <w:t>als "memo" dokumentiert</w:t>
      </w:r>
      <w:r>
        <w:rPr>
          <w:rStyle w:val="Kommentarzeichen"/>
        </w:rPr>
        <w:annotationRef/>
      </w:r>
    </w:p>
  </w:comment>
  <w:comment w:id="24" w:author="Eric Hämmerle" w:date="2024-06-26T09:56:00Z" w:initials="EH">
    <w:p w14:paraId="48E71D12" w14:textId="212E24A9" w:rsidR="14E92987" w:rsidRDefault="14E92987">
      <w:pPr>
        <w:pStyle w:val="Kommentartext"/>
      </w:pPr>
      <w:r>
        <w:t>Erst definieren was Keycloak ist. Ein 2 Sätze können fürs erste reichen</w:t>
      </w:r>
      <w:r>
        <w:rPr>
          <w:rStyle w:val="Kommentarzeichen"/>
        </w:rPr>
        <w:annotationRef/>
      </w:r>
    </w:p>
  </w:comment>
  <w:comment w:id="25" w:author="Ümmühan Ay" w:date="2024-06-26T10:28:00Z" w:initials="ÜA">
    <w:p w14:paraId="4043D767" w14:textId="0D902249" w:rsidR="14E92987" w:rsidRDefault="14E92987">
      <w:pPr>
        <w:pStyle w:val="Kommentartext"/>
      </w:pPr>
      <w:r>
        <w:t xml:space="preserve">Das habe ich in der Einleitung zu Beginn definiert in der 1.1, wo ich kurz erkläre was die SPE an sich ist. </w:t>
      </w:r>
      <w:r>
        <w:rPr>
          <w:rStyle w:val="Kommentarzeichen"/>
        </w:rPr>
        <w:annotationRef/>
      </w:r>
    </w:p>
  </w:comment>
  <w:comment w:id="26" w:author="Michael Prib" w:date="2024-06-27T11:34:00Z" w:initials="MP">
    <w:p w14:paraId="72665495" w14:textId="79F3569F" w:rsidR="14E92987" w:rsidRDefault="14E92987">
      <w:pPr>
        <w:pStyle w:val="Kommentartext"/>
      </w:pPr>
      <w:r>
        <w:t>Sollte man dennoch hier einleitend noch mal erklären, was keycloak ist und was es macht.</w:t>
      </w:r>
      <w:r>
        <w:rPr>
          <w:rStyle w:val="Kommentarzeichen"/>
        </w:rPr>
        <w:annotationRef/>
      </w:r>
    </w:p>
  </w:comment>
  <w:comment w:id="27" w:author="Eric Hämmerle" w:date="2024-06-26T09:59:00Z" w:initials="EH">
    <w:p w14:paraId="151601B4" w14:textId="16ACABF2" w:rsidR="14E92987" w:rsidRDefault="14E92987">
      <w:pPr>
        <w:pStyle w:val="Kommentartext"/>
      </w:pPr>
      <w:r>
        <w:t>Klingt als ob es "Terme" (so als Wort) in Keyloak gibt. Besser: In Keycloak gibt es die folgenden Konzepte und Terminologien, die man kennen sollte um ...</w:t>
      </w:r>
      <w:r>
        <w:rPr>
          <w:rStyle w:val="Kommentarzeichen"/>
        </w:rPr>
        <w:annotationRef/>
      </w:r>
    </w:p>
  </w:comment>
  <w:comment w:id="28" w:author="Eric Hämmerle" w:date="2024-06-26T10:00:00Z" w:initials="EH">
    <w:p w14:paraId="6F01646A" w14:textId="57969AB0" w:rsidR="14E92987" w:rsidRDefault="14E92987">
      <w:pPr>
        <w:pStyle w:val="Kommentartext"/>
      </w:pPr>
      <w:r>
        <w:t>Link tot</w:t>
      </w:r>
      <w:r>
        <w:rPr>
          <w:rStyle w:val="Kommentarzeichen"/>
        </w:rPr>
        <w:annotationRef/>
      </w:r>
    </w:p>
  </w:comment>
  <w:comment w:id="29" w:author="Eric Hämmerle" w:date="2024-06-26T10:17:00Z" w:initials="EH">
    <w:p w14:paraId="25A1F8BC" w14:textId="22F7CA19" w:rsidR="14E92987" w:rsidRDefault="14E92987">
      <w:pPr>
        <w:pStyle w:val="Kommentartext"/>
      </w:pPr>
      <w:r>
        <w:t>Dieser Satz macht es nicht klarer was ein Realm genau ist. Generell die Erklärung hier schärfen</w:t>
      </w:r>
      <w:r>
        <w:rPr>
          <w:rStyle w:val="Kommentarzeichen"/>
        </w:rPr>
        <w:annotationRef/>
      </w:r>
    </w:p>
  </w:comment>
  <w:comment w:id="30" w:author="Michael Prib" w:date="2024-06-27T16:12:00Z" w:initials="MP">
    <w:p w14:paraId="42F5FE09" w14:textId="2908D05A" w:rsidR="14E92987" w:rsidRDefault="14E92987">
      <w:pPr>
        <w:pStyle w:val="Kommentartext"/>
      </w:pPr>
      <w:r>
        <w:t>Realms haben nichts mit Installationen von Anwendungen zu tun. Realms trennen werden zur Mandantisierung verwendet. D.H. man kann mit Keycloak mehrere Unternehmen z.B. bedienen. Dabei sehen die User aus untersciedlichen Realms eiander nicht. Jeder Realm kann auch eigen Berechtigungsstrukturen haben und Anwendungen definieren auf die nur die User aus dem Realm zugreifen können.</w:t>
      </w:r>
      <w:r>
        <w:rPr>
          <w:rStyle w:val="Kommentarzeichen"/>
        </w:rPr>
        <w:annotationRef/>
      </w:r>
    </w:p>
    <w:p w14:paraId="4732F68A" w14:textId="2F41AC83" w:rsidR="14E92987" w:rsidRDefault="14E92987">
      <w:pPr>
        <w:pStyle w:val="Kommentartext"/>
      </w:pPr>
    </w:p>
  </w:comment>
  <w:comment w:id="31" w:author="Michael Prib" w:date="2024-06-27T16:14:00Z" w:initials="MP">
    <w:p w14:paraId="23E9697F" w14:textId="7A2DF429" w:rsidR="14E92987" w:rsidRDefault="14E92987">
      <w:pPr>
        <w:pStyle w:val="Kommentartext"/>
      </w:pPr>
      <w:r>
        <w:t>Es geht also nicht um die Trennung von Anwendungen sondern um die Trennung der Usergruppen und ihrer Berechtigungen voneinander.</w:t>
      </w:r>
      <w:r>
        <w:rPr>
          <w:rStyle w:val="Kommentarzeichen"/>
        </w:rPr>
        <w:annotationRef/>
      </w:r>
    </w:p>
    <w:p w14:paraId="4D4CA0A8" w14:textId="0BB6467A" w:rsidR="14E92987" w:rsidRDefault="14E92987">
      <w:pPr>
        <w:pStyle w:val="Kommentartext"/>
      </w:pPr>
    </w:p>
  </w:comment>
  <w:comment w:id="32" w:author="Eric Hämmerle" w:date="2024-06-26T10:16:00Z" w:initials="EH">
    <w:p w14:paraId="4BBD51B3" w14:textId="3562FAEF" w:rsidR="14E92987" w:rsidRDefault="14E92987">
      <w:pPr>
        <w:pStyle w:val="Kommentartext"/>
      </w:pPr>
      <w:r>
        <w:t>Bitte nicht einfach nur ne Zahl. Wer/Was ist die Quelle hier gleich im Text</w:t>
      </w:r>
      <w:r>
        <w:rPr>
          <w:rStyle w:val="Kommentarzeichen"/>
        </w:rPr>
        <w:annotationRef/>
      </w:r>
    </w:p>
  </w:comment>
  <w:comment w:id="36" w:author="Eric Hämmerle" w:date="2024-06-26T10:25:00Z" w:initials="EH">
    <w:p w14:paraId="413AE24F" w14:textId="2737BD28" w:rsidR="14E92987" w:rsidRDefault="14E92987">
      <w:pPr>
        <w:pStyle w:val="Kommentartext"/>
      </w:pPr>
      <w:r>
        <w:t xml:space="preserve">Das ist ein direkt übersetztes Zitat. Entsprechend markieren. Quelle ist die komplette Doku von KC. Hier bisschen genauer sein wo du es her hast. Auch sagen das hier die Doku von Keycloak genutzt wird. Und Hier bin ich der Auffassung das dies hier eine Fußnote und nicht eine wissenschaftliche Quelle ist. </w:t>
      </w:r>
      <w:r>
        <w:rPr>
          <w:rStyle w:val="Kommentarzeichen"/>
        </w:rPr>
        <w:annotationRef/>
      </w:r>
    </w:p>
  </w:comment>
  <w:comment w:id="37" w:author="Eric Hämmerle" w:date="2024-06-26T10:25:00Z" w:initials="EH">
    <w:p w14:paraId="6431E258" w14:textId="57974DE1" w:rsidR="14E92987" w:rsidRDefault="14E92987">
      <w:pPr>
        <w:pStyle w:val="Kommentartext"/>
      </w:pPr>
      <w:r>
        <w:t>kleinschreiben</w:t>
      </w:r>
      <w:r>
        <w:rPr>
          <w:rStyle w:val="Kommentarzeichen"/>
        </w:rPr>
        <w:annotationRef/>
      </w:r>
    </w:p>
  </w:comment>
  <w:comment w:id="38" w:author="Eric Hämmerle" w:date="2024-06-26T10:26:00Z" w:initials="EH">
    <w:p w14:paraId="592FBA7C" w14:textId="7C909070" w:rsidR="14E92987" w:rsidRDefault="14E92987">
      <w:pPr>
        <w:pStyle w:val="Kommentartext"/>
      </w:pPr>
      <w:r>
        <w:t>vielleicht ein paar mehr Beispiele</w:t>
      </w:r>
      <w:r>
        <w:rPr>
          <w:rStyle w:val="Kommentarzeichen"/>
        </w:rPr>
        <w:annotationRef/>
      </w:r>
    </w:p>
  </w:comment>
  <w:comment w:id="39" w:author="Eric Hämmerle" w:date="2024-06-26T10:27:00Z" w:initials="EH">
    <w:p w14:paraId="6A3B6447" w14:textId="5DB8C18A" w:rsidR="14E92987" w:rsidRDefault="14E92987">
      <w:pPr>
        <w:pStyle w:val="Kommentartext"/>
      </w:pPr>
      <w:r>
        <w:t xml:space="preserve">Stating the obivous. Ein Car stellt ein Auto das. Ein Pferd ist ein Tier. </w:t>
      </w:r>
      <w:r>
        <w:rPr>
          <w:rStyle w:val="Kommentarzeichen"/>
        </w:rPr>
        <w:annotationRef/>
      </w:r>
    </w:p>
  </w:comment>
  <w:comment w:id="40" w:author="Eric Hämmerle" w:date="2024-06-26T10:28:00Z" w:initials="EH">
    <w:p w14:paraId="6A9253E6" w14:textId="255660B6" w:rsidR="14E92987" w:rsidRDefault="14E92987">
      <w:pPr>
        <w:pStyle w:val="Kommentartext"/>
      </w:pPr>
      <w:r>
        <w:t>Besser was in die Richtung: Ein User ist eine Person, die sich mithilfe von Keycloak bei X anmelden kann</w:t>
      </w:r>
      <w:r>
        <w:rPr>
          <w:rStyle w:val="Kommentarzeichen"/>
        </w:rPr>
        <w:annotationRef/>
      </w:r>
    </w:p>
  </w:comment>
  <w:comment w:id="42" w:author="Eric Hämmerle" w:date="2024-06-26T10:33:00Z" w:initials="EH">
    <w:p w14:paraId="65D6C5EA" w14:textId="6D927259" w:rsidR="14E92987" w:rsidRDefault="14E92987">
      <w:pPr>
        <w:pStyle w:val="Kommentartext"/>
      </w:pPr>
      <w:r>
        <w:t>Hier ist noch viel wichtiger welche Bedeutung Roles im Bereich der Autorisierung haben</w:t>
      </w:r>
      <w:r>
        <w:rPr>
          <w:rStyle w:val="Kommentarzeichen"/>
        </w:rPr>
        <w:annotationRef/>
      </w:r>
    </w:p>
  </w:comment>
  <w:comment w:id="43" w:author="Michael Prib" w:date="2024-06-27T16:16:00Z" w:initials="MP">
    <w:p w14:paraId="50E351C2" w14:textId="5C0B9427" w:rsidR="14E92987" w:rsidRDefault="14E92987">
      <w:pPr>
        <w:pStyle w:val="Kommentartext"/>
      </w:pPr>
      <w:r>
        <w:t>Das Beispiel mit dem fiktiven User ist verwirrend. Sollte besser formuliert werden.</w:t>
      </w:r>
      <w:r>
        <w:rPr>
          <w:rStyle w:val="Kommentarzeichen"/>
        </w:rPr>
        <w:annotationRef/>
      </w:r>
    </w:p>
  </w:comment>
  <w:comment w:id="44" w:author="Eric Hämmerle" w:date="2024-06-26T10:34:00Z" w:initials="EH">
    <w:p w14:paraId="3948DC67" w14:textId="7E894F5E" w:rsidR="2F2F1BCE" w:rsidRDefault="2F2F1BCE" w:rsidP="2F2F1BCE">
      <w:pPr>
        <w:pStyle w:val="Kommentartext"/>
      </w:pPr>
      <w:r>
        <w:t xml:space="preserve">Welchen Effekt hat das? Was ermöglicht dir das? Wozu braucht man das? </w:t>
      </w:r>
      <w:r>
        <w:rPr>
          <w:rStyle w:val="Kommentarzeichen"/>
        </w:rPr>
        <w:annotationRef/>
      </w:r>
    </w:p>
  </w:comment>
  <w:comment w:id="45" w:author="Eric Hämmerle" w:date="2024-06-26T10:36:00Z" w:initials="EH">
    <w:p w14:paraId="741FB445" w14:textId="66E94577" w:rsidR="2F2F1BCE" w:rsidRDefault="2F2F1BCE" w:rsidP="2F2F1BCE">
      <w:pPr>
        <w:pStyle w:val="Kommentartext"/>
      </w:pPr>
      <w:r>
        <w:t>Gilt auch für Composite Roles</w:t>
      </w:r>
      <w:r>
        <w:rPr>
          <w:rStyle w:val="Kommentarzeichen"/>
        </w:rPr>
        <w:annotationRef/>
      </w:r>
    </w:p>
  </w:comment>
  <w:comment w:id="46" w:author="Eric Hämmerle" w:date="2024-06-26T10:34:00Z" w:initials="EH">
    <w:p w14:paraId="6A13EE75" w14:textId="7E894F5E" w:rsidR="2F2F1BCE" w:rsidRDefault="2F2F1BCE" w:rsidP="2F2F1BCE">
      <w:pPr>
        <w:pStyle w:val="Kommentartext"/>
      </w:pPr>
      <w:r>
        <w:t xml:space="preserve">Welchen Effekt hat das? Was ermöglicht dir das? Wozu braucht man das? </w:t>
      </w:r>
      <w:r>
        <w:rPr>
          <w:rStyle w:val="Kommentarzeichen"/>
        </w:rPr>
        <w:annotationRef/>
      </w:r>
    </w:p>
  </w:comment>
  <w:comment w:id="47" w:author="Eric Hämmerle" w:date="2024-06-26T10:36:00Z" w:initials="EH">
    <w:p w14:paraId="15C329BA" w14:textId="66E94577" w:rsidR="2F2F1BCE" w:rsidRDefault="2F2F1BCE" w:rsidP="2F2F1BCE">
      <w:pPr>
        <w:pStyle w:val="Kommentartext"/>
      </w:pPr>
      <w:r>
        <w:t>Gilt auch für Composite Roles</w:t>
      </w:r>
      <w:r>
        <w:rPr>
          <w:rStyle w:val="Kommentarzeichen"/>
        </w:rPr>
        <w:annotationRef/>
      </w:r>
    </w:p>
  </w:comment>
  <w:comment w:id="65" w:author="Michael Prib" w:date="2024-06-27T16:30:00Z" w:initials="MP">
    <w:p w14:paraId="7FA7F9C3" w14:textId="37B70B34" w:rsidR="14E92987" w:rsidRDefault="14E92987">
      <w:pPr>
        <w:pStyle w:val="Kommentartext"/>
      </w:pPr>
      <w:r>
        <w:t>Wozu sind die einzelnen Tokens gut?</w:t>
      </w:r>
      <w:r>
        <w:rPr>
          <w:rStyle w:val="Kommentarzeichen"/>
        </w:rPr>
        <w:annotationRef/>
      </w:r>
    </w:p>
  </w:comment>
  <w:comment w:id="73" w:author="Michael Prib" w:date="2024-06-28T10:32:00Z" w:initials="MP">
    <w:p w14:paraId="6C00BB09" w14:textId="5D2F202A" w:rsidR="2F2F1BCE" w:rsidRDefault="2F2F1BCE">
      <w:pPr>
        <w:pStyle w:val="Kommentartext"/>
      </w:pPr>
      <w:r>
        <w:t>zwei gleiche Objekte?</w:t>
      </w:r>
      <w:r>
        <w:rPr>
          <w:rStyle w:val="Kommentarzeichen"/>
        </w:rPr>
        <w:annotationRef/>
      </w:r>
    </w:p>
  </w:comment>
  <w:comment w:id="79" w:author="Michael Prib" w:date="2024-06-28T10:39:00Z" w:initials="MP">
    <w:p w14:paraId="6AF0A2E3" w14:textId="6223F986" w:rsidR="2F2F1BCE" w:rsidRDefault="2F2F1BCE">
      <w:pPr>
        <w:pStyle w:val="Kommentartext"/>
      </w:pPr>
      <w:r>
        <w:t>hier besser ein Code Beispiel</w:t>
      </w:r>
      <w:r>
        <w:rPr>
          <w:rStyle w:val="Kommentarzeichen"/>
        </w:rPr>
        <w:annotationRef/>
      </w:r>
    </w:p>
  </w:comment>
  <w:comment w:id="84" w:author="Michael Prib" w:date="2024-06-28T10:40:00Z" w:initials="MP">
    <w:p w14:paraId="0D5461FB" w14:textId="41925703" w:rsidR="2F2F1BCE" w:rsidRDefault="2F2F1BCE">
      <w:pPr>
        <w:pStyle w:val="Kommentartext"/>
      </w:pPr>
      <w:r>
        <w:t>absichert</w:t>
      </w:r>
      <w:r>
        <w:rPr>
          <w:rStyle w:val="Kommentarzeichen"/>
        </w:rPr>
        <w:annotationRef/>
      </w:r>
    </w:p>
  </w:comment>
  <w:comment w:id="105" w:author="Michael Prib" w:date="2024-06-28T10:52:00Z" w:initials="MP">
    <w:p w14:paraId="4FBE7C44" w14:textId="3C680143" w:rsidR="2F2F1BCE" w:rsidRDefault="2F2F1BCE">
      <w:pPr>
        <w:pStyle w:val="Kommentartext"/>
      </w:pPr>
      <w:r>
        <w:t>Der Abschnitt ist Kubernetis und Docker. Du referenzierst aber Artikel aus Google Could. Es  sollte die offizielle Doku von Kubernetis und Docker verwendet werden-</w:t>
      </w:r>
      <w:r>
        <w:rPr>
          <w:rStyle w:val="Kommentarzeichen"/>
        </w:rPr>
        <w:annotationRef/>
      </w:r>
    </w:p>
  </w:comment>
  <w:comment w:id="107" w:author="Michael Prib" w:date="2024-06-28T10:58:00Z" w:initials="MP">
    <w:p w14:paraId="34599184" w14:textId="10CD6C87" w:rsidR="2F2F1BCE" w:rsidRDefault="2F2F1BCE">
      <w:pPr>
        <w:pStyle w:val="Kommentartext"/>
      </w:pPr>
      <w:r>
        <w:t>ist das wiklich so?</w:t>
      </w:r>
      <w:r>
        <w:rPr>
          <w:rStyle w:val="Kommentarzeichen"/>
        </w:rPr>
        <w:annotationRef/>
      </w:r>
    </w:p>
  </w:comment>
  <w:comment w:id="110" w:author="Michael Prib" w:date="2024-06-28T11:01:00Z" w:initials="MP">
    <w:p w14:paraId="3580CFC8" w14:textId="164975EE" w:rsidR="2F2F1BCE" w:rsidRDefault="2F2F1BCE">
      <w:pPr>
        <w:pStyle w:val="Kommentartext"/>
      </w:pPr>
      <w:r>
        <w:t>Zum Docker könnte man viel mehr schreiben. Es ist zu überlegen, ob man zuerst Docker beschreibt und dann Kubernetis.</w:t>
      </w:r>
      <w:r>
        <w:rPr>
          <w:rStyle w:val="Kommentarzeichen"/>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5BBF14F" w15:done="0"/>
  <w15:commentEx w15:paraId="23841C21" w15:done="0"/>
  <w15:commentEx w15:paraId="3FCCAF87" w15:done="0"/>
  <w15:commentEx w15:paraId="48E71D12" w15:done="0"/>
  <w15:commentEx w15:paraId="4043D767" w15:paraIdParent="48E71D12" w15:done="0"/>
  <w15:commentEx w15:paraId="72665495" w15:paraIdParent="48E71D12" w15:done="0"/>
  <w15:commentEx w15:paraId="151601B4" w15:done="0"/>
  <w15:commentEx w15:paraId="6F01646A" w15:done="0"/>
  <w15:commentEx w15:paraId="25A1F8BC" w15:done="0"/>
  <w15:commentEx w15:paraId="4732F68A" w15:done="0"/>
  <w15:commentEx w15:paraId="4D4CA0A8" w15:paraIdParent="4732F68A" w15:done="0"/>
  <w15:commentEx w15:paraId="4BBD51B3" w15:done="0"/>
  <w15:commentEx w15:paraId="413AE24F" w15:done="0"/>
  <w15:commentEx w15:paraId="6431E258" w15:done="0"/>
  <w15:commentEx w15:paraId="592FBA7C" w15:done="0"/>
  <w15:commentEx w15:paraId="6A3B6447" w15:done="0"/>
  <w15:commentEx w15:paraId="6A9253E6" w15:paraIdParent="6A3B6447" w15:done="0"/>
  <w15:commentEx w15:paraId="65D6C5EA" w15:done="0"/>
  <w15:commentEx w15:paraId="50E351C2" w15:paraIdParent="65D6C5EA" w15:done="0"/>
  <w15:commentEx w15:paraId="3948DC67" w15:done="0"/>
  <w15:commentEx w15:paraId="741FB445" w15:paraIdParent="3948DC67" w15:done="0"/>
  <w15:commentEx w15:paraId="6A13EE75" w15:done="0"/>
  <w15:commentEx w15:paraId="15C329BA" w15:paraIdParent="6A13EE75" w15:done="0"/>
  <w15:commentEx w15:paraId="7FA7F9C3" w15:done="0"/>
  <w15:commentEx w15:paraId="6C00BB09" w15:done="0"/>
  <w15:commentEx w15:paraId="6AF0A2E3" w15:done="0"/>
  <w15:commentEx w15:paraId="0D5461FB" w15:done="0"/>
  <w15:commentEx w15:paraId="4FBE7C44" w15:done="0"/>
  <w15:commentEx w15:paraId="34599184" w15:done="0"/>
  <w15:commentEx w15:paraId="3580CF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3EFCAB0" w16cex:dateUtc="2024-06-19T07:05:00Z"/>
  <w16cex:commentExtensible w16cex:durableId="37625F48" w16cex:dateUtc="2024-06-27T09:20:00Z"/>
  <w16cex:commentExtensible w16cex:durableId="24FE5F94" w16cex:dateUtc="2024-06-27T09:21:00Z"/>
  <w16cex:commentExtensible w16cex:durableId="3DA0261F" w16cex:dateUtc="2024-06-26T07:56:00Z"/>
  <w16cex:commentExtensible w16cex:durableId="69F07F14" w16cex:dateUtc="2024-06-26T08:28:00Z"/>
  <w16cex:commentExtensible w16cex:durableId="44370DCB" w16cex:dateUtc="2024-06-27T09:34:00Z"/>
  <w16cex:commentExtensible w16cex:durableId="7B54AFA2" w16cex:dateUtc="2024-06-26T07:59:00Z"/>
  <w16cex:commentExtensible w16cex:durableId="6F4BB19B" w16cex:dateUtc="2024-06-26T08:00:00Z"/>
  <w16cex:commentExtensible w16cex:durableId="0B7C3FD4" w16cex:dateUtc="2024-06-26T08:17:00Z"/>
  <w16cex:commentExtensible w16cex:durableId="40E865DA" w16cex:dateUtc="2024-06-27T14:12:00Z"/>
  <w16cex:commentExtensible w16cex:durableId="3A9233DB" w16cex:dateUtc="2024-06-27T14:14:00Z"/>
  <w16cex:commentExtensible w16cex:durableId="1D01D257" w16cex:dateUtc="2024-06-26T08:16:00Z"/>
  <w16cex:commentExtensible w16cex:durableId="7228C052" w16cex:dateUtc="2024-06-26T08:25:00Z"/>
  <w16cex:commentExtensible w16cex:durableId="43D05764" w16cex:dateUtc="2024-06-26T08:25:00Z"/>
  <w16cex:commentExtensible w16cex:durableId="1D8843FA" w16cex:dateUtc="2024-06-26T08:26:00Z"/>
  <w16cex:commentExtensible w16cex:durableId="72978BE4" w16cex:dateUtc="2024-06-26T08:27:00Z"/>
  <w16cex:commentExtensible w16cex:durableId="156348ED" w16cex:dateUtc="2024-06-26T08:28:00Z"/>
  <w16cex:commentExtensible w16cex:durableId="243EE7C5" w16cex:dateUtc="2024-06-26T08:33:00Z"/>
  <w16cex:commentExtensible w16cex:durableId="1F25DE13" w16cex:dateUtc="2024-06-27T14:16:00Z"/>
  <w16cex:commentExtensible w16cex:durableId="573A3916" w16cex:dateUtc="2024-06-26T08:34:00Z"/>
  <w16cex:commentExtensible w16cex:durableId="1EAAAEA6" w16cex:dateUtc="2024-06-26T08:36:00Z"/>
  <w16cex:commentExtensible w16cex:durableId="4E297054" w16cex:dateUtc="2024-06-26T08:34:00Z"/>
  <w16cex:commentExtensible w16cex:durableId="1C9D9DFE" w16cex:dateUtc="2024-06-26T08:36:00Z"/>
  <w16cex:commentExtensible w16cex:durableId="520D5774" w16cex:dateUtc="2024-06-27T14:30:00Z"/>
  <w16cex:commentExtensible w16cex:durableId="7E5AC330" w16cex:dateUtc="2024-06-28T08:32:00Z"/>
  <w16cex:commentExtensible w16cex:durableId="4BC06BEC" w16cex:dateUtc="2024-06-28T08:39:00Z"/>
  <w16cex:commentExtensible w16cex:durableId="4DB3753D" w16cex:dateUtc="2024-06-28T08:40:00Z"/>
  <w16cex:commentExtensible w16cex:durableId="528FFBF5" w16cex:dateUtc="2024-06-28T08:52:00Z"/>
  <w16cex:commentExtensible w16cex:durableId="67A99244" w16cex:dateUtc="2024-06-28T08:58:00Z"/>
  <w16cex:commentExtensible w16cex:durableId="5576D507" w16cex:dateUtc="2024-06-28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5BBF14F" w16cid:durableId="63EFCAB0"/>
  <w16cid:commentId w16cid:paraId="23841C21" w16cid:durableId="37625F48"/>
  <w16cid:commentId w16cid:paraId="3FCCAF87" w16cid:durableId="24FE5F94"/>
  <w16cid:commentId w16cid:paraId="48E71D12" w16cid:durableId="3DA0261F"/>
  <w16cid:commentId w16cid:paraId="4043D767" w16cid:durableId="69F07F14"/>
  <w16cid:commentId w16cid:paraId="72665495" w16cid:durableId="44370DCB"/>
  <w16cid:commentId w16cid:paraId="151601B4" w16cid:durableId="7B54AFA2"/>
  <w16cid:commentId w16cid:paraId="6F01646A" w16cid:durableId="6F4BB19B"/>
  <w16cid:commentId w16cid:paraId="25A1F8BC" w16cid:durableId="0B7C3FD4"/>
  <w16cid:commentId w16cid:paraId="4732F68A" w16cid:durableId="40E865DA"/>
  <w16cid:commentId w16cid:paraId="4D4CA0A8" w16cid:durableId="3A9233DB"/>
  <w16cid:commentId w16cid:paraId="4BBD51B3" w16cid:durableId="1D01D257"/>
  <w16cid:commentId w16cid:paraId="413AE24F" w16cid:durableId="7228C052"/>
  <w16cid:commentId w16cid:paraId="6431E258" w16cid:durableId="43D05764"/>
  <w16cid:commentId w16cid:paraId="592FBA7C" w16cid:durableId="1D8843FA"/>
  <w16cid:commentId w16cid:paraId="6A3B6447" w16cid:durableId="72978BE4"/>
  <w16cid:commentId w16cid:paraId="6A9253E6" w16cid:durableId="156348ED"/>
  <w16cid:commentId w16cid:paraId="65D6C5EA" w16cid:durableId="243EE7C5"/>
  <w16cid:commentId w16cid:paraId="50E351C2" w16cid:durableId="1F25DE13"/>
  <w16cid:commentId w16cid:paraId="3948DC67" w16cid:durableId="573A3916"/>
  <w16cid:commentId w16cid:paraId="741FB445" w16cid:durableId="1EAAAEA6"/>
  <w16cid:commentId w16cid:paraId="6A13EE75" w16cid:durableId="4E297054"/>
  <w16cid:commentId w16cid:paraId="15C329BA" w16cid:durableId="1C9D9DFE"/>
  <w16cid:commentId w16cid:paraId="7FA7F9C3" w16cid:durableId="520D5774"/>
  <w16cid:commentId w16cid:paraId="6C00BB09" w16cid:durableId="7E5AC330"/>
  <w16cid:commentId w16cid:paraId="6AF0A2E3" w16cid:durableId="4BC06BEC"/>
  <w16cid:commentId w16cid:paraId="0D5461FB" w16cid:durableId="4DB3753D"/>
  <w16cid:commentId w16cid:paraId="4FBE7C44" w16cid:durableId="528FFBF5"/>
  <w16cid:commentId w16cid:paraId="34599184" w16cid:durableId="67A99244"/>
  <w16cid:commentId w16cid:paraId="3580CFC8" w16cid:durableId="5576D5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3C0DD9" w14:textId="77777777" w:rsidR="00026214" w:rsidRDefault="00026214">
      <w:pPr>
        <w:spacing w:after="0" w:line="240" w:lineRule="auto"/>
      </w:pPr>
      <w:r>
        <w:separator/>
      </w:r>
    </w:p>
  </w:endnote>
  <w:endnote w:type="continuationSeparator" w:id="0">
    <w:p w14:paraId="63854E6D" w14:textId="77777777" w:rsidR="00026214" w:rsidRDefault="00026214">
      <w:pPr>
        <w:spacing w:after="0" w:line="240" w:lineRule="auto"/>
      </w:pPr>
      <w:r>
        <w:continuationSeparator/>
      </w:r>
    </w:p>
  </w:endnote>
  <w:endnote w:type="continuationNotice" w:id="1">
    <w:p w14:paraId="0CB50B8C" w14:textId="77777777" w:rsidR="00026214" w:rsidRDefault="000262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altName w:val="Arial"/>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4791525"/>
      <w:docPartObj>
        <w:docPartGallery w:val="Page Numbers (Bottom of Page)"/>
        <w:docPartUnique/>
      </w:docPartObj>
    </w:sdtPr>
    <w:sdtContent>
      <w:p w14:paraId="4EB052B2" w14:textId="64271EDC" w:rsidR="00A433BB" w:rsidRDefault="00651F0E">
        <w:pPr>
          <w:pStyle w:val="Fuzeile"/>
          <w:jc w:val="right"/>
        </w:pPr>
      </w:p>
    </w:sdtContent>
  </w:sdt>
  <w:p w14:paraId="0FD463F1" w14:textId="77777777" w:rsidR="00FB2F41" w:rsidRDefault="00FB2F4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009833A" w14:paraId="67948100" w14:textId="77777777" w:rsidTr="5009833A">
      <w:trPr>
        <w:trHeight w:val="300"/>
      </w:trPr>
      <w:tc>
        <w:tcPr>
          <w:tcW w:w="3005" w:type="dxa"/>
        </w:tcPr>
        <w:p w14:paraId="7E90411C" w14:textId="5F5AAC8C" w:rsidR="5009833A" w:rsidRDefault="5009833A" w:rsidP="5009833A">
          <w:pPr>
            <w:pStyle w:val="Kopfzeile"/>
            <w:ind w:left="-115"/>
          </w:pPr>
        </w:p>
      </w:tc>
      <w:tc>
        <w:tcPr>
          <w:tcW w:w="3005" w:type="dxa"/>
        </w:tcPr>
        <w:p w14:paraId="3E1A73BD" w14:textId="3E18097E" w:rsidR="5009833A" w:rsidRDefault="5009833A" w:rsidP="5009833A">
          <w:pPr>
            <w:pStyle w:val="Kopfzeile"/>
            <w:jc w:val="center"/>
          </w:pPr>
        </w:p>
      </w:tc>
      <w:tc>
        <w:tcPr>
          <w:tcW w:w="3005" w:type="dxa"/>
        </w:tcPr>
        <w:p w14:paraId="26F8188F" w14:textId="02DFB8F7" w:rsidR="5009833A" w:rsidRDefault="5009833A" w:rsidP="5009833A">
          <w:pPr>
            <w:pStyle w:val="Kopfzeile"/>
            <w:ind w:right="-115"/>
            <w:jc w:val="right"/>
          </w:pPr>
        </w:p>
      </w:tc>
    </w:tr>
  </w:tbl>
  <w:p w14:paraId="60F5FCA6" w14:textId="3FB6D0DC" w:rsidR="5009833A" w:rsidRDefault="5009833A" w:rsidP="5009833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4309363"/>
      <w:docPartObj>
        <w:docPartGallery w:val="Page Numbers (Bottom of Page)"/>
        <w:docPartUnique/>
      </w:docPartObj>
    </w:sdtPr>
    <w:sdtContent>
      <w:p w14:paraId="7AF84492" w14:textId="77777777" w:rsidR="00A433BB" w:rsidRDefault="00A433BB">
        <w:pPr>
          <w:pStyle w:val="Fuzeile"/>
          <w:jc w:val="right"/>
        </w:pPr>
        <w:r>
          <w:fldChar w:fldCharType="begin"/>
        </w:r>
        <w:r>
          <w:instrText>PAGE   \* MERGEFORMAT</w:instrText>
        </w:r>
        <w:r>
          <w:fldChar w:fldCharType="separate"/>
        </w:r>
        <w:r>
          <w:t>2</w:t>
        </w:r>
        <w:r>
          <w:fldChar w:fldCharType="end"/>
        </w:r>
      </w:p>
    </w:sdtContent>
  </w:sdt>
  <w:p w14:paraId="620D8810" w14:textId="70F062DC" w:rsidR="00A433BB" w:rsidRDefault="00A433BB">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2150758"/>
      <w:docPartObj>
        <w:docPartGallery w:val="Page Numbers (Bottom of Page)"/>
        <w:docPartUnique/>
      </w:docPartObj>
    </w:sdtPr>
    <w:sdtContent>
      <w:p w14:paraId="7C5A4D41" w14:textId="62460B98" w:rsidR="00A433BB" w:rsidRDefault="00A433BB">
        <w:pPr>
          <w:pStyle w:val="Fuzeile"/>
          <w:jc w:val="right"/>
        </w:pPr>
        <w:r>
          <w:fldChar w:fldCharType="begin"/>
        </w:r>
        <w:r>
          <w:instrText>PAGE   \* MERGEFORMAT</w:instrText>
        </w:r>
        <w:r>
          <w:fldChar w:fldCharType="separate"/>
        </w:r>
        <w:r>
          <w:t>2</w:t>
        </w:r>
        <w:r>
          <w:fldChar w:fldCharType="end"/>
        </w:r>
      </w:p>
    </w:sdtContent>
  </w:sdt>
  <w:p w14:paraId="20663B50" w14:textId="77777777" w:rsidR="00FB2F41" w:rsidRDefault="00FB2F41" w:rsidP="5009833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8DECFA" w14:textId="77777777" w:rsidR="00026214" w:rsidRDefault="00026214">
      <w:pPr>
        <w:spacing w:after="0" w:line="240" w:lineRule="auto"/>
      </w:pPr>
      <w:r>
        <w:separator/>
      </w:r>
    </w:p>
  </w:footnote>
  <w:footnote w:type="continuationSeparator" w:id="0">
    <w:p w14:paraId="11EE07E8" w14:textId="77777777" w:rsidR="00026214" w:rsidRDefault="00026214">
      <w:pPr>
        <w:spacing w:after="0" w:line="240" w:lineRule="auto"/>
      </w:pPr>
      <w:r>
        <w:continuationSeparator/>
      </w:r>
    </w:p>
  </w:footnote>
  <w:footnote w:type="continuationNotice" w:id="1">
    <w:p w14:paraId="120BFC87" w14:textId="77777777" w:rsidR="00026214" w:rsidRDefault="00026214">
      <w:pPr>
        <w:spacing w:after="0" w:line="240" w:lineRule="auto"/>
      </w:pPr>
    </w:p>
  </w:footnote>
  <w:footnote w:id="2">
    <w:p w14:paraId="62EC2987" w14:textId="66A9854C" w:rsidR="14E92987" w:rsidRDefault="14E92987" w:rsidP="14E92987">
      <w:pPr>
        <w:spacing w:line="360" w:lineRule="auto"/>
        <w:rPr>
          <w:sz w:val="20"/>
          <w:szCs w:val="20"/>
        </w:rPr>
      </w:pPr>
      <w:r w:rsidRPr="14E92987">
        <w:rPr>
          <w:rStyle w:val="Funotenzeichen"/>
        </w:rPr>
        <w:footnoteRef/>
      </w:r>
      <w:r>
        <w:t xml:space="preserve">  </w:t>
      </w:r>
      <w:r w:rsidRPr="14E92987">
        <w:rPr>
          <w:sz w:val="20"/>
          <w:szCs w:val="20"/>
        </w:rPr>
        <w:t>In dieser Arbeit wird auf das Gendern verzichtet, aufgrund des angewöhnten Schreibstils.</w:t>
      </w:r>
    </w:p>
    <w:p w14:paraId="67A25517" w14:textId="0AE9E599" w:rsidR="14E92987" w:rsidRDefault="14E92987" w:rsidP="14E92987">
      <w:pPr>
        <w:spacing w:line="360" w:lineRule="auto"/>
        <w:rPr>
          <w:sz w:val="20"/>
          <w:szCs w:val="20"/>
        </w:rPr>
      </w:pPr>
      <w:r w:rsidRPr="14E92987">
        <w:rPr>
          <w:sz w:val="20"/>
          <w:szCs w:val="20"/>
        </w:rPr>
        <w:t xml:space="preserve">    Im Maskulin werden hier die weibliche, diverse sowie männliche Formen miteinbezogen</w:t>
      </w:r>
    </w:p>
    <w:p w14:paraId="10C000BB" w14:textId="49909C87" w:rsidR="14E92987" w:rsidRDefault="14E92987" w:rsidP="14E92987">
      <w:pPr>
        <w:pStyle w:val="Funotentext"/>
      </w:pPr>
    </w:p>
  </w:footnote>
  <w:footnote w:id="3">
    <w:p w14:paraId="0514E5E1" w14:textId="278C52CF" w:rsidR="14E92987" w:rsidRDefault="14E92987" w:rsidP="14E92987">
      <w:pPr>
        <w:pStyle w:val="Funotentext"/>
      </w:pPr>
      <w:r w:rsidRPr="14E92987">
        <w:rPr>
          <w:rStyle w:val="Funotenzeichen"/>
        </w:rPr>
        <w:footnoteRef/>
      </w:r>
      <w:r>
        <w:t xml:space="preserve"> Hier wird hauptsächlich die Keycloak Dokumentation verwendet, um die Terminologien zu beschreiben:</w:t>
      </w:r>
    </w:p>
    <w:p w14:paraId="41A03C8D" w14:textId="2D9013B2" w:rsidR="14E92987" w:rsidRPr="00B02355" w:rsidRDefault="14E92987" w:rsidP="14E92987">
      <w:pPr>
        <w:pStyle w:val="Funotentext"/>
        <w:rPr>
          <w:rFonts w:ascii="Arial" w:eastAsia="Arial" w:hAnsi="Arial" w:cs="Arial"/>
          <w:i/>
          <w:iCs/>
          <w:sz w:val="24"/>
          <w:szCs w:val="24"/>
        </w:rPr>
      </w:pPr>
      <w:r w:rsidRPr="00B02355">
        <w:rPr>
          <w:rFonts w:eastAsiaTheme="minorEastAsia"/>
          <w:i/>
          <w:iCs/>
        </w:rPr>
        <w:t xml:space="preserve">”Server Administration Guide” [Online]. Verfügbar unter: </w:t>
      </w:r>
      <w:hyperlink r:id="rId1">
        <w:r w:rsidRPr="00B02355">
          <w:rPr>
            <w:rStyle w:val="Hyperlink"/>
            <w:rFonts w:eastAsiaTheme="minorEastAsia"/>
            <w:i/>
            <w:iCs/>
          </w:rPr>
          <w:t>https://www.keycloak.org/docs/23.0.0/server_admin/</w:t>
        </w:r>
      </w:hyperlink>
      <w:r w:rsidRPr="14E92987">
        <w:rPr>
          <w:rFonts w:eastAsiaTheme="minorEastAsia"/>
        </w:rPr>
        <w:t>.</w:t>
      </w:r>
      <w:r>
        <w:t xml:space="preserve"> </w:t>
      </w:r>
    </w:p>
    <w:p w14:paraId="7D83E183" w14:textId="24E8A908" w:rsidR="14E92987" w:rsidRPr="00B02355" w:rsidRDefault="14E92987" w:rsidP="14E92987">
      <w:pPr>
        <w:pStyle w:val="Funotentext"/>
        <w:rPr>
          <w:rFonts w:ascii="Arial" w:eastAsia="Arial" w:hAnsi="Arial" w:cs="Arial"/>
          <w:i/>
          <w:iCs/>
          <w:sz w:val="24"/>
          <w:szCs w:val="24"/>
        </w:rPr>
      </w:pPr>
      <w:r>
        <w:t>Es konnten keine zielführenderen Informationen zu dieser Thematik recherchiert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0052285" w14:paraId="39AAF745" w14:textId="77777777" w:rsidTr="5F13D769">
      <w:trPr>
        <w:trHeight w:val="300"/>
      </w:trPr>
      <w:tc>
        <w:tcPr>
          <w:tcW w:w="3005" w:type="dxa"/>
        </w:tcPr>
        <w:p w14:paraId="35ACE4CE" w14:textId="323AD1A8" w:rsidR="50052285" w:rsidRDefault="50052285" w:rsidP="50052285">
          <w:pPr>
            <w:pStyle w:val="Kopfzeile"/>
            <w:ind w:left="-115"/>
          </w:pPr>
          <w:r>
            <w:rPr>
              <w:noProof/>
            </w:rPr>
            <w:drawing>
              <wp:inline distT="0" distB="0" distL="0" distR="0" wp14:anchorId="2305EFD9" wp14:editId="70883A57">
                <wp:extent cx="1724025" cy="720779"/>
                <wp:effectExtent l="0" t="0" r="0" b="0"/>
                <wp:docPr id="1888507603" name="Picture 1888507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24025" cy="720779"/>
                        </a:xfrm>
                        <a:prstGeom prst="rect">
                          <a:avLst/>
                        </a:prstGeom>
                      </pic:spPr>
                    </pic:pic>
                  </a:graphicData>
                </a:graphic>
              </wp:inline>
            </w:drawing>
          </w:r>
        </w:p>
      </w:tc>
      <w:tc>
        <w:tcPr>
          <w:tcW w:w="3005" w:type="dxa"/>
        </w:tcPr>
        <w:p w14:paraId="68250BBB" w14:textId="5F083027" w:rsidR="50052285" w:rsidRDefault="50052285" w:rsidP="50052285">
          <w:pPr>
            <w:pStyle w:val="Kopfzeile"/>
            <w:jc w:val="center"/>
          </w:pPr>
        </w:p>
      </w:tc>
      <w:tc>
        <w:tcPr>
          <w:tcW w:w="3005" w:type="dxa"/>
        </w:tcPr>
        <w:p w14:paraId="41121687" w14:textId="62CB26EA" w:rsidR="50052285" w:rsidRDefault="5F13D769" w:rsidP="50052285">
          <w:pPr>
            <w:pStyle w:val="Kopfzeile"/>
            <w:ind w:right="-115"/>
            <w:jc w:val="right"/>
          </w:pPr>
          <w:r>
            <w:rPr>
              <w:noProof/>
            </w:rPr>
            <w:drawing>
              <wp:inline distT="0" distB="0" distL="0" distR="0" wp14:anchorId="6E36CEE6" wp14:editId="0FCBBD1A">
                <wp:extent cx="921596" cy="916614"/>
                <wp:effectExtent l="0" t="0" r="0" b="0"/>
                <wp:docPr id="1923694874" name="Picture 1923694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921596" cy="916614"/>
                        </a:xfrm>
                        <a:prstGeom prst="rect">
                          <a:avLst/>
                        </a:prstGeom>
                      </pic:spPr>
                    </pic:pic>
                  </a:graphicData>
                </a:graphic>
              </wp:inline>
            </w:drawing>
          </w:r>
        </w:p>
      </w:tc>
    </w:tr>
  </w:tbl>
  <w:p w14:paraId="52E9B07B" w14:textId="62B587C7" w:rsidR="50052285" w:rsidRDefault="50052285" w:rsidP="5005228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009833A" w14:paraId="6F751117" w14:textId="77777777" w:rsidTr="5009833A">
      <w:trPr>
        <w:trHeight w:val="300"/>
      </w:trPr>
      <w:tc>
        <w:tcPr>
          <w:tcW w:w="3005" w:type="dxa"/>
        </w:tcPr>
        <w:p w14:paraId="117CD5C3" w14:textId="225C09B9" w:rsidR="5009833A" w:rsidRDefault="5009833A" w:rsidP="5009833A">
          <w:pPr>
            <w:pStyle w:val="Kopfzeile"/>
            <w:ind w:left="-115"/>
          </w:pPr>
        </w:p>
      </w:tc>
      <w:tc>
        <w:tcPr>
          <w:tcW w:w="3005" w:type="dxa"/>
        </w:tcPr>
        <w:p w14:paraId="0D15D9CA" w14:textId="15A645A7" w:rsidR="5009833A" w:rsidRDefault="5009833A" w:rsidP="5009833A">
          <w:pPr>
            <w:pStyle w:val="Kopfzeile"/>
            <w:jc w:val="center"/>
          </w:pPr>
        </w:p>
      </w:tc>
      <w:tc>
        <w:tcPr>
          <w:tcW w:w="3005" w:type="dxa"/>
        </w:tcPr>
        <w:p w14:paraId="58BAC452" w14:textId="38605A0A" w:rsidR="5009833A" w:rsidRDefault="5009833A" w:rsidP="5009833A">
          <w:pPr>
            <w:pStyle w:val="Kopfzeile"/>
            <w:ind w:right="-115"/>
            <w:jc w:val="right"/>
          </w:pPr>
        </w:p>
      </w:tc>
    </w:tr>
  </w:tbl>
  <w:p w14:paraId="7AF67223" w14:textId="75FFA1B8" w:rsidR="5009833A" w:rsidRDefault="5009833A" w:rsidP="5009833A">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DB700" w14:textId="77777777" w:rsidR="00503FB6" w:rsidRDefault="00503FB6">
    <w:pPr>
      <w:pStyle w:val="Kopfzeile"/>
    </w:pPr>
  </w:p>
</w:hdr>
</file>

<file path=word/intelligence2.xml><?xml version="1.0" encoding="utf-8"?>
<int2:intelligence xmlns:int2="http://schemas.microsoft.com/office/intelligence/2020/intelligence" xmlns:oel="http://schemas.microsoft.com/office/2019/extlst">
  <int2:observations>
    <int2:bookmark int2:bookmarkName="_Int_8uHZddwS" int2:invalidationBookmarkName="" int2:hashCode="AA55PbcMWTCfpv" int2:id="pfOl56W3">
      <int2:state int2:value="Rejected" int2:type="AugLoop_Text_Critique"/>
    </int2:bookmark>
    <int2:bookmark int2:bookmarkName="_Int_T7MloilI" int2:invalidationBookmarkName="" int2:hashCode="/bqA6zNNu1x4VE" int2:id="tFQXtSb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140BF"/>
    <w:multiLevelType w:val="hybridMultilevel"/>
    <w:tmpl w:val="19EAA1C0"/>
    <w:lvl w:ilvl="0" w:tplc="AD82E302">
      <w:start w:val="1"/>
      <w:numFmt w:val="bullet"/>
      <w:lvlText w:val=""/>
      <w:lvlJc w:val="left"/>
      <w:pPr>
        <w:ind w:left="720" w:hanging="360"/>
      </w:pPr>
      <w:rPr>
        <w:rFonts w:ascii="Symbol" w:hAnsi="Symbol" w:hint="default"/>
      </w:rPr>
    </w:lvl>
    <w:lvl w:ilvl="1" w:tplc="5C5EE810">
      <w:start w:val="1"/>
      <w:numFmt w:val="bullet"/>
      <w:lvlText w:val="o"/>
      <w:lvlJc w:val="left"/>
      <w:pPr>
        <w:ind w:left="1440" w:hanging="360"/>
      </w:pPr>
      <w:rPr>
        <w:rFonts w:ascii="Courier New" w:hAnsi="Courier New" w:hint="default"/>
      </w:rPr>
    </w:lvl>
    <w:lvl w:ilvl="2" w:tplc="3EBC3376">
      <w:start w:val="1"/>
      <w:numFmt w:val="bullet"/>
      <w:lvlText w:val=""/>
      <w:lvlJc w:val="left"/>
      <w:pPr>
        <w:ind w:left="2160" w:hanging="360"/>
      </w:pPr>
      <w:rPr>
        <w:rFonts w:ascii="Wingdings" w:hAnsi="Wingdings" w:hint="default"/>
      </w:rPr>
    </w:lvl>
    <w:lvl w:ilvl="3" w:tplc="872623E2">
      <w:start w:val="1"/>
      <w:numFmt w:val="bullet"/>
      <w:lvlText w:val=""/>
      <w:lvlJc w:val="left"/>
      <w:pPr>
        <w:ind w:left="2880" w:hanging="360"/>
      </w:pPr>
      <w:rPr>
        <w:rFonts w:ascii="Symbol" w:hAnsi="Symbol" w:hint="default"/>
      </w:rPr>
    </w:lvl>
    <w:lvl w:ilvl="4" w:tplc="E9C259CE">
      <w:start w:val="1"/>
      <w:numFmt w:val="bullet"/>
      <w:lvlText w:val="o"/>
      <w:lvlJc w:val="left"/>
      <w:pPr>
        <w:ind w:left="3600" w:hanging="360"/>
      </w:pPr>
      <w:rPr>
        <w:rFonts w:ascii="Courier New" w:hAnsi="Courier New" w:hint="default"/>
      </w:rPr>
    </w:lvl>
    <w:lvl w:ilvl="5" w:tplc="C4E289BA">
      <w:start w:val="1"/>
      <w:numFmt w:val="bullet"/>
      <w:lvlText w:val=""/>
      <w:lvlJc w:val="left"/>
      <w:pPr>
        <w:ind w:left="4320" w:hanging="360"/>
      </w:pPr>
      <w:rPr>
        <w:rFonts w:ascii="Wingdings" w:hAnsi="Wingdings" w:hint="default"/>
      </w:rPr>
    </w:lvl>
    <w:lvl w:ilvl="6" w:tplc="1A245140">
      <w:start w:val="1"/>
      <w:numFmt w:val="bullet"/>
      <w:lvlText w:val=""/>
      <w:lvlJc w:val="left"/>
      <w:pPr>
        <w:ind w:left="5040" w:hanging="360"/>
      </w:pPr>
      <w:rPr>
        <w:rFonts w:ascii="Symbol" w:hAnsi="Symbol" w:hint="default"/>
      </w:rPr>
    </w:lvl>
    <w:lvl w:ilvl="7" w:tplc="7B3890E6">
      <w:start w:val="1"/>
      <w:numFmt w:val="bullet"/>
      <w:lvlText w:val="o"/>
      <w:lvlJc w:val="left"/>
      <w:pPr>
        <w:ind w:left="5760" w:hanging="360"/>
      </w:pPr>
      <w:rPr>
        <w:rFonts w:ascii="Courier New" w:hAnsi="Courier New" w:hint="default"/>
      </w:rPr>
    </w:lvl>
    <w:lvl w:ilvl="8" w:tplc="291A3E7A">
      <w:start w:val="1"/>
      <w:numFmt w:val="bullet"/>
      <w:lvlText w:val=""/>
      <w:lvlJc w:val="left"/>
      <w:pPr>
        <w:ind w:left="6480" w:hanging="360"/>
      </w:pPr>
      <w:rPr>
        <w:rFonts w:ascii="Wingdings" w:hAnsi="Wingdings" w:hint="default"/>
      </w:rPr>
    </w:lvl>
  </w:abstractNum>
  <w:abstractNum w:abstractNumId="1" w15:restartNumberingAfterBreak="0">
    <w:nsid w:val="036B71E4"/>
    <w:multiLevelType w:val="hybridMultilevel"/>
    <w:tmpl w:val="A464376E"/>
    <w:lvl w:ilvl="0" w:tplc="C9881380">
      <w:start w:val="1"/>
      <w:numFmt w:val="decimal"/>
      <w:lvlText w:val="%1."/>
      <w:lvlJc w:val="left"/>
      <w:pPr>
        <w:ind w:left="720" w:hanging="360"/>
      </w:pPr>
    </w:lvl>
    <w:lvl w:ilvl="1" w:tplc="91563C0E">
      <w:start w:val="1"/>
      <w:numFmt w:val="lowerLetter"/>
      <w:lvlText w:val="%2."/>
      <w:lvlJc w:val="left"/>
      <w:pPr>
        <w:ind w:left="1440" w:hanging="360"/>
      </w:pPr>
    </w:lvl>
    <w:lvl w:ilvl="2" w:tplc="666A8484">
      <w:start w:val="1"/>
      <w:numFmt w:val="lowerRoman"/>
      <w:lvlText w:val="%3."/>
      <w:lvlJc w:val="right"/>
      <w:pPr>
        <w:ind w:left="2160" w:hanging="180"/>
      </w:pPr>
    </w:lvl>
    <w:lvl w:ilvl="3" w:tplc="3672FB96">
      <w:start w:val="1"/>
      <w:numFmt w:val="decimal"/>
      <w:lvlText w:val="%4."/>
      <w:lvlJc w:val="left"/>
      <w:pPr>
        <w:ind w:left="2880" w:hanging="360"/>
      </w:pPr>
    </w:lvl>
    <w:lvl w:ilvl="4" w:tplc="59D250F4">
      <w:start w:val="1"/>
      <w:numFmt w:val="lowerLetter"/>
      <w:lvlText w:val="%5."/>
      <w:lvlJc w:val="left"/>
      <w:pPr>
        <w:ind w:left="3600" w:hanging="360"/>
      </w:pPr>
    </w:lvl>
    <w:lvl w:ilvl="5" w:tplc="309E9946">
      <w:start w:val="1"/>
      <w:numFmt w:val="lowerRoman"/>
      <w:lvlText w:val="%6."/>
      <w:lvlJc w:val="right"/>
      <w:pPr>
        <w:ind w:left="4320" w:hanging="180"/>
      </w:pPr>
    </w:lvl>
    <w:lvl w:ilvl="6" w:tplc="874AAB5C">
      <w:start w:val="1"/>
      <w:numFmt w:val="decimal"/>
      <w:lvlText w:val="%7."/>
      <w:lvlJc w:val="left"/>
      <w:pPr>
        <w:ind w:left="5040" w:hanging="360"/>
      </w:pPr>
    </w:lvl>
    <w:lvl w:ilvl="7" w:tplc="79F41A6A">
      <w:start w:val="1"/>
      <w:numFmt w:val="lowerLetter"/>
      <w:lvlText w:val="%8."/>
      <w:lvlJc w:val="left"/>
      <w:pPr>
        <w:ind w:left="5760" w:hanging="360"/>
      </w:pPr>
    </w:lvl>
    <w:lvl w:ilvl="8" w:tplc="A0788BFC">
      <w:start w:val="1"/>
      <w:numFmt w:val="lowerRoman"/>
      <w:lvlText w:val="%9."/>
      <w:lvlJc w:val="right"/>
      <w:pPr>
        <w:ind w:left="6480" w:hanging="180"/>
      </w:pPr>
    </w:lvl>
  </w:abstractNum>
  <w:abstractNum w:abstractNumId="2" w15:restartNumberingAfterBreak="0">
    <w:nsid w:val="079DB212"/>
    <w:multiLevelType w:val="hybridMultilevel"/>
    <w:tmpl w:val="1FE2888E"/>
    <w:lvl w:ilvl="0" w:tplc="4C1E69A4">
      <w:start w:val="1"/>
      <w:numFmt w:val="bullet"/>
      <w:lvlText w:val=""/>
      <w:lvlJc w:val="left"/>
      <w:pPr>
        <w:ind w:left="720" w:hanging="360"/>
      </w:pPr>
      <w:rPr>
        <w:rFonts w:ascii="Symbol" w:hAnsi="Symbol" w:hint="default"/>
      </w:rPr>
    </w:lvl>
    <w:lvl w:ilvl="1" w:tplc="2AD20AEA">
      <w:start w:val="1"/>
      <w:numFmt w:val="bullet"/>
      <w:lvlText w:val="o"/>
      <w:lvlJc w:val="left"/>
      <w:pPr>
        <w:ind w:left="1440" w:hanging="360"/>
      </w:pPr>
      <w:rPr>
        <w:rFonts w:ascii="Courier New" w:hAnsi="Courier New" w:hint="default"/>
      </w:rPr>
    </w:lvl>
    <w:lvl w:ilvl="2" w:tplc="00729510">
      <w:start w:val="1"/>
      <w:numFmt w:val="bullet"/>
      <w:lvlText w:val=""/>
      <w:lvlJc w:val="left"/>
      <w:pPr>
        <w:ind w:left="2160" w:hanging="360"/>
      </w:pPr>
      <w:rPr>
        <w:rFonts w:ascii="Wingdings" w:hAnsi="Wingdings" w:hint="default"/>
      </w:rPr>
    </w:lvl>
    <w:lvl w:ilvl="3" w:tplc="15EEA544">
      <w:start w:val="1"/>
      <w:numFmt w:val="bullet"/>
      <w:lvlText w:val=""/>
      <w:lvlJc w:val="left"/>
      <w:pPr>
        <w:ind w:left="2880" w:hanging="360"/>
      </w:pPr>
      <w:rPr>
        <w:rFonts w:ascii="Symbol" w:hAnsi="Symbol" w:hint="default"/>
      </w:rPr>
    </w:lvl>
    <w:lvl w:ilvl="4" w:tplc="C14C2EDA">
      <w:start w:val="1"/>
      <w:numFmt w:val="bullet"/>
      <w:lvlText w:val="o"/>
      <w:lvlJc w:val="left"/>
      <w:pPr>
        <w:ind w:left="3600" w:hanging="360"/>
      </w:pPr>
      <w:rPr>
        <w:rFonts w:ascii="Courier New" w:hAnsi="Courier New" w:hint="default"/>
      </w:rPr>
    </w:lvl>
    <w:lvl w:ilvl="5" w:tplc="E77E68BC">
      <w:start w:val="1"/>
      <w:numFmt w:val="bullet"/>
      <w:lvlText w:val=""/>
      <w:lvlJc w:val="left"/>
      <w:pPr>
        <w:ind w:left="4320" w:hanging="360"/>
      </w:pPr>
      <w:rPr>
        <w:rFonts w:ascii="Wingdings" w:hAnsi="Wingdings" w:hint="default"/>
      </w:rPr>
    </w:lvl>
    <w:lvl w:ilvl="6" w:tplc="758AB392">
      <w:start w:val="1"/>
      <w:numFmt w:val="bullet"/>
      <w:lvlText w:val=""/>
      <w:lvlJc w:val="left"/>
      <w:pPr>
        <w:ind w:left="5040" w:hanging="360"/>
      </w:pPr>
      <w:rPr>
        <w:rFonts w:ascii="Symbol" w:hAnsi="Symbol" w:hint="default"/>
      </w:rPr>
    </w:lvl>
    <w:lvl w:ilvl="7" w:tplc="55F63B96">
      <w:start w:val="1"/>
      <w:numFmt w:val="bullet"/>
      <w:lvlText w:val="o"/>
      <w:lvlJc w:val="left"/>
      <w:pPr>
        <w:ind w:left="5760" w:hanging="360"/>
      </w:pPr>
      <w:rPr>
        <w:rFonts w:ascii="Courier New" w:hAnsi="Courier New" w:hint="default"/>
      </w:rPr>
    </w:lvl>
    <w:lvl w:ilvl="8" w:tplc="6E565A9C">
      <w:start w:val="1"/>
      <w:numFmt w:val="bullet"/>
      <w:lvlText w:val=""/>
      <w:lvlJc w:val="left"/>
      <w:pPr>
        <w:ind w:left="6480" w:hanging="360"/>
      </w:pPr>
      <w:rPr>
        <w:rFonts w:ascii="Wingdings" w:hAnsi="Wingdings" w:hint="default"/>
      </w:rPr>
    </w:lvl>
  </w:abstractNum>
  <w:abstractNum w:abstractNumId="3" w15:restartNumberingAfterBreak="0">
    <w:nsid w:val="105D1B27"/>
    <w:multiLevelType w:val="hybridMultilevel"/>
    <w:tmpl w:val="4EFA5812"/>
    <w:lvl w:ilvl="0" w:tplc="07967444">
      <w:start w:val="1"/>
      <w:numFmt w:val="bullet"/>
      <w:lvlText w:val="-"/>
      <w:lvlJc w:val="left"/>
      <w:pPr>
        <w:ind w:left="720" w:hanging="360"/>
      </w:pPr>
      <w:rPr>
        <w:rFonts w:ascii="Calibri" w:hAnsi="Calibri" w:hint="default"/>
      </w:rPr>
    </w:lvl>
    <w:lvl w:ilvl="1" w:tplc="D79E42C4">
      <w:start w:val="1"/>
      <w:numFmt w:val="bullet"/>
      <w:lvlText w:val="o"/>
      <w:lvlJc w:val="left"/>
      <w:pPr>
        <w:ind w:left="1440" w:hanging="360"/>
      </w:pPr>
      <w:rPr>
        <w:rFonts w:ascii="Courier New" w:hAnsi="Courier New" w:hint="default"/>
      </w:rPr>
    </w:lvl>
    <w:lvl w:ilvl="2" w:tplc="BCA8F9A0">
      <w:start w:val="1"/>
      <w:numFmt w:val="bullet"/>
      <w:lvlText w:val=""/>
      <w:lvlJc w:val="left"/>
      <w:pPr>
        <w:ind w:left="2160" w:hanging="360"/>
      </w:pPr>
      <w:rPr>
        <w:rFonts w:ascii="Wingdings" w:hAnsi="Wingdings" w:hint="default"/>
      </w:rPr>
    </w:lvl>
    <w:lvl w:ilvl="3" w:tplc="1AEE63CC">
      <w:start w:val="1"/>
      <w:numFmt w:val="bullet"/>
      <w:lvlText w:val=""/>
      <w:lvlJc w:val="left"/>
      <w:pPr>
        <w:ind w:left="2880" w:hanging="360"/>
      </w:pPr>
      <w:rPr>
        <w:rFonts w:ascii="Symbol" w:hAnsi="Symbol" w:hint="default"/>
      </w:rPr>
    </w:lvl>
    <w:lvl w:ilvl="4" w:tplc="15E66AD0">
      <w:start w:val="1"/>
      <w:numFmt w:val="bullet"/>
      <w:lvlText w:val="o"/>
      <w:lvlJc w:val="left"/>
      <w:pPr>
        <w:ind w:left="3600" w:hanging="360"/>
      </w:pPr>
      <w:rPr>
        <w:rFonts w:ascii="Courier New" w:hAnsi="Courier New" w:hint="default"/>
      </w:rPr>
    </w:lvl>
    <w:lvl w:ilvl="5" w:tplc="40848D9A">
      <w:start w:val="1"/>
      <w:numFmt w:val="bullet"/>
      <w:lvlText w:val=""/>
      <w:lvlJc w:val="left"/>
      <w:pPr>
        <w:ind w:left="4320" w:hanging="360"/>
      </w:pPr>
      <w:rPr>
        <w:rFonts w:ascii="Wingdings" w:hAnsi="Wingdings" w:hint="default"/>
      </w:rPr>
    </w:lvl>
    <w:lvl w:ilvl="6" w:tplc="CF4C44A2">
      <w:start w:val="1"/>
      <w:numFmt w:val="bullet"/>
      <w:lvlText w:val=""/>
      <w:lvlJc w:val="left"/>
      <w:pPr>
        <w:ind w:left="5040" w:hanging="360"/>
      </w:pPr>
      <w:rPr>
        <w:rFonts w:ascii="Symbol" w:hAnsi="Symbol" w:hint="default"/>
      </w:rPr>
    </w:lvl>
    <w:lvl w:ilvl="7" w:tplc="5D201E6C">
      <w:start w:val="1"/>
      <w:numFmt w:val="bullet"/>
      <w:lvlText w:val="o"/>
      <w:lvlJc w:val="left"/>
      <w:pPr>
        <w:ind w:left="5760" w:hanging="360"/>
      </w:pPr>
      <w:rPr>
        <w:rFonts w:ascii="Courier New" w:hAnsi="Courier New" w:hint="default"/>
      </w:rPr>
    </w:lvl>
    <w:lvl w:ilvl="8" w:tplc="9DFEBBF8">
      <w:start w:val="1"/>
      <w:numFmt w:val="bullet"/>
      <w:lvlText w:val=""/>
      <w:lvlJc w:val="left"/>
      <w:pPr>
        <w:ind w:left="6480" w:hanging="360"/>
      </w:pPr>
      <w:rPr>
        <w:rFonts w:ascii="Wingdings" w:hAnsi="Wingdings" w:hint="default"/>
      </w:rPr>
    </w:lvl>
  </w:abstractNum>
  <w:abstractNum w:abstractNumId="4" w15:restartNumberingAfterBreak="0">
    <w:nsid w:val="112E100F"/>
    <w:multiLevelType w:val="hybridMultilevel"/>
    <w:tmpl w:val="62B2BAA4"/>
    <w:lvl w:ilvl="0" w:tplc="A822C0B4">
      <w:start w:val="1"/>
      <w:numFmt w:val="bullet"/>
      <w:lvlText w:val=""/>
      <w:lvlJc w:val="left"/>
      <w:pPr>
        <w:ind w:left="720" w:hanging="360"/>
      </w:pPr>
      <w:rPr>
        <w:rFonts w:ascii="Symbol" w:hAnsi="Symbol" w:hint="default"/>
      </w:rPr>
    </w:lvl>
    <w:lvl w:ilvl="1" w:tplc="465E19EE">
      <w:start w:val="1"/>
      <w:numFmt w:val="bullet"/>
      <w:lvlText w:val="o"/>
      <w:lvlJc w:val="left"/>
      <w:pPr>
        <w:ind w:left="1440" w:hanging="360"/>
      </w:pPr>
      <w:rPr>
        <w:rFonts w:ascii="Courier New" w:hAnsi="Courier New" w:hint="default"/>
      </w:rPr>
    </w:lvl>
    <w:lvl w:ilvl="2" w:tplc="26DA04CA">
      <w:start w:val="1"/>
      <w:numFmt w:val="bullet"/>
      <w:lvlText w:val=""/>
      <w:lvlJc w:val="left"/>
      <w:pPr>
        <w:ind w:left="2160" w:hanging="360"/>
      </w:pPr>
      <w:rPr>
        <w:rFonts w:ascii="Wingdings" w:hAnsi="Wingdings" w:hint="default"/>
      </w:rPr>
    </w:lvl>
    <w:lvl w:ilvl="3" w:tplc="0D086F36">
      <w:start w:val="1"/>
      <w:numFmt w:val="bullet"/>
      <w:lvlText w:val=""/>
      <w:lvlJc w:val="left"/>
      <w:pPr>
        <w:ind w:left="2880" w:hanging="360"/>
      </w:pPr>
      <w:rPr>
        <w:rFonts w:ascii="Symbol" w:hAnsi="Symbol" w:hint="default"/>
      </w:rPr>
    </w:lvl>
    <w:lvl w:ilvl="4" w:tplc="E6AA9B54">
      <w:start w:val="1"/>
      <w:numFmt w:val="bullet"/>
      <w:lvlText w:val="o"/>
      <w:lvlJc w:val="left"/>
      <w:pPr>
        <w:ind w:left="3600" w:hanging="360"/>
      </w:pPr>
      <w:rPr>
        <w:rFonts w:ascii="Courier New" w:hAnsi="Courier New" w:hint="default"/>
      </w:rPr>
    </w:lvl>
    <w:lvl w:ilvl="5" w:tplc="8A0EC354">
      <w:start w:val="1"/>
      <w:numFmt w:val="bullet"/>
      <w:lvlText w:val=""/>
      <w:lvlJc w:val="left"/>
      <w:pPr>
        <w:ind w:left="4320" w:hanging="360"/>
      </w:pPr>
      <w:rPr>
        <w:rFonts w:ascii="Wingdings" w:hAnsi="Wingdings" w:hint="default"/>
      </w:rPr>
    </w:lvl>
    <w:lvl w:ilvl="6" w:tplc="0AD25456">
      <w:start w:val="1"/>
      <w:numFmt w:val="bullet"/>
      <w:lvlText w:val=""/>
      <w:lvlJc w:val="left"/>
      <w:pPr>
        <w:ind w:left="5040" w:hanging="360"/>
      </w:pPr>
      <w:rPr>
        <w:rFonts w:ascii="Symbol" w:hAnsi="Symbol" w:hint="default"/>
      </w:rPr>
    </w:lvl>
    <w:lvl w:ilvl="7" w:tplc="F3B64320">
      <w:start w:val="1"/>
      <w:numFmt w:val="bullet"/>
      <w:lvlText w:val="o"/>
      <w:lvlJc w:val="left"/>
      <w:pPr>
        <w:ind w:left="5760" w:hanging="360"/>
      </w:pPr>
      <w:rPr>
        <w:rFonts w:ascii="Courier New" w:hAnsi="Courier New" w:hint="default"/>
      </w:rPr>
    </w:lvl>
    <w:lvl w:ilvl="8" w:tplc="8750869E">
      <w:start w:val="1"/>
      <w:numFmt w:val="bullet"/>
      <w:lvlText w:val=""/>
      <w:lvlJc w:val="left"/>
      <w:pPr>
        <w:ind w:left="6480" w:hanging="360"/>
      </w:pPr>
      <w:rPr>
        <w:rFonts w:ascii="Wingdings" w:hAnsi="Wingdings" w:hint="default"/>
      </w:rPr>
    </w:lvl>
  </w:abstractNum>
  <w:abstractNum w:abstractNumId="5" w15:restartNumberingAfterBreak="0">
    <w:nsid w:val="145AB7AA"/>
    <w:multiLevelType w:val="hybridMultilevel"/>
    <w:tmpl w:val="2E2CCD4C"/>
    <w:lvl w:ilvl="0" w:tplc="88AA70A4">
      <w:start w:val="1"/>
      <w:numFmt w:val="bullet"/>
      <w:lvlText w:val=""/>
      <w:lvlJc w:val="left"/>
      <w:pPr>
        <w:ind w:left="720" w:hanging="360"/>
      </w:pPr>
      <w:rPr>
        <w:rFonts w:ascii="Symbol" w:hAnsi="Symbol" w:hint="default"/>
      </w:rPr>
    </w:lvl>
    <w:lvl w:ilvl="1" w:tplc="AC90BA0C">
      <w:start w:val="1"/>
      <w:numFmt w:val="bullet"/>
      <w:lvlText w:val="o"/>
      <w:lvlJc w:val="left"/>
      <w:pPr>
        <w:ind w:left="1440" w:hanging="360"/>
      </w:pPr>
      <w:rPr>
        <w:rFonts w:ascii="Courier New" w:hAnsi="Courier New" w:hint="default"/>
      </w:rPr>
    </w:lvl>
    <w:lvl w:ilvl="2" w:tplc="05EEDFDC">
      <w:start w:val="1"/>
      <w:numFmt w:val="bullet"/>
      <w:lvlText w:val=""/>
      <w:lvlJc w:val="left"/>
      <w:pPr>
        <w:ind w:left="2160" w:hanging="360"/>
      </w:pPr>
      <w:rPr>
        <w:rFonts w:ascii="Wingdings" w:hAnsi="Wingdings" w:hint="default"/>
      </w:rPr>
    </w:lvl>
    <w:lvl w:ilvl="3" w:tplc="BE344F00">
      <w:start w:val="1"/>
      <w:numFmt w:val="bullet"/>
      <w:lvlText w:val=""/>
      <w:lvlJc w:val="left"/>
      <w:pPr>
        <w:ind w:left="2880" w:hanging="360"/>
      </w:pPr>
      <w:rPr>
        <w:rFonts w:ascii="Symbol" w:hAnsi="Symbol" w:hint="default"/>
      </w:rPr>
    </w:lvl>
    <w:lvl w:ilvl="4" w:tplc="3592765A">
      <w:start w:val="1"/>
      <w:numFmt w:val="bullet"/>
      <w:lvlText w:val="o"/>
      <w:lvlJc w:val="left"/>
      <w:pPr>
        <w:ind w:left="3600" w:hanging="360"/>
      </w:pPr>
      <w:rPr>
        <w:rFonts w:ascii="Courier New" w:hAnsi="Courier New" w:hint="default"/>
      </w:rPr>
    </w:lvl>
    <w:lvl w:ilvl="5" w:tplc="B8620E22">
      <w:start w:val="1"/>
      <w:numFmt w:val="bullet"/>
      <w:lvlText w:val=""/>
      <w:lvlJc w:val="left"/>
      <w:pPr>
        <w:ind w:left="4320" w:hanging="360"/>
      </w:pPr>
      <w:rPr>
        <w:rFonts w:ascii="Wingdings" w:hAnsi="Wingdings" w:hint="default"/>
      </w:rPr>
    </w:lvl>
    <w:lvl w:ilvl="6" w:tplc="8F6EF3A2">
      <w:start w:val="1"/>
      <w:numFmt w:val="bullet"/>
      <w:lvlText w:val=""/>
      <w:lvlJc w:val="left"/>
      <w:pPr>
        <w:ind w:left="5040" w:hanging="360"/>
      </w:pPr>
      <w:rPr>
        <w:rFonts w:ascii="Symbol" w:hAnsi="Symbol" w:hint="default"/>
      </w:rPr>
    </w:lvl>
    <w:lvl w:ilvl="7" w:tplc="2564BD34">
      <w:start w:val="1"/>
      <w:numFmt w:val="bullet"/>
      <w:lvlText w:val="o"/>
      <w:lvlJc w:val="left"/>
      <w:pPr>
        <w:ind w:left="5760" w:hanging="360"/>
      </w:pPr>
      <w:rPr>
        <w:rFonts w:ascii="Courier New" w:hAnsi="Courier New" w:hint="default"/>
      </w:rPr>
    </w:lvl>
    <w:lvl w:ilvl="8" w:tplc="0D4C6B4A">
      <w:start w:val="1"/>
      <w:numFmt w:val="bullet"/>
      <w:lvlText w:val=""/>
      <w:lvlJc w:val="left"/>
      <w:pPr>
        <w:ind w:left="6480" w:hanging="360"/>
      </w:pPr>
      <w:rPr>
        <w:rFonts w:ascii="Wingdings" w:hAnsi="Wingdings" w:hint="default"/>
      </w:rPr>
    </w:lvl>
  </w:abstractNum>
  <w:abstractNum w:abstractNumId="6" w15:restartNumberingAfterBreak="0">
    <w:nsid w:val="14A3C146"/>
    <w:multiLevelType w:val="hybridMultilevel"/>
    <w:tmpl w:val="77D6CAAE"/>
    <w:lvl w:ilvl="0" w:tplc="304ACDD2">
      <w:start w:val="1"/>
      <w:numFmt w:val="decimal"/>
      <w:lvlText w:val="%1."/>
      <w:lvlJc w:val="left"/>
      <w:pPr>
        <w:ind w:left="720" w:hanging="360"/>
      </w:pPr>
    </w:lvl>
    <w:lvl w:ilvl="1" w:tplc="8C7CDC5E">
      <w:start w:val="1"/>
      <w:numFmt w:val="lowerLetter"/>
      <w:lvlText w:val="%2."/>
      <w:lvlJc w:val="left"/>
      <w:pPr>
        <w:ind w:left="1440" w:hanging="360"/>
      </w:pPr>
    </w:lvl>
    <w:lvl w:ilvl="2" w:tplc="87BE0480">
      <w:start w:val="1"/>
      <w:numFmt w:val="lowerRoman"/>
      <w:lvlText w:val="%3."/>
      <w:lvlJc w:val="right"/>
      <w:pPr>
        <w:ind w:left="2160" w:hanging="180"/>
      </w:pPr>
    </w:lvl>
    <w:lvl w:ilvl="3" w:tplc="0D5CC7E8">
      <w:start w:val="1"/>
      <w:numFmt w:val="decimal"/>
      <w:lvlText w:val="%4."/>
      <w:lvlJc w:val="left"/>
      <w:pPr>
        <w:ind w:left="2880" w:hanging="360"/>
      </w:pPr>
    </w:lvl>
    <w:lvl w:ilvl="4" w:tplc="B818246E">
      <w:start w:val="1"/>
      <w:numFmt w:val="lowerLetter"/>
      <w:lvlText w:val="%5."/>
      <w:lvlJc w:val="left"/>
      <w:pPr>
        <w:ind w:left="3600" w:hanging="360"/>
      </w:pPr>
    </w:lvl>
    <w:lvl w:ilvl="5" w:tplc="0A3881A2">
      <w:start w:val="1"/>
      <w:numFmt w:val="lowerRoman"/>
      <w:lvlText w:val="%6."/>
      <w:lvlJc w:val="right"/>
      <w:pPr>
        <w:ind w:left="4320" w:hanging="180"/>
      </w:pPr>
    </w:lvl>
    <w:lvl w:ilvl="6" w:tplc="A49EA8E0">
      <w:start w:val="1"/>
      <w:numFmt w:val="decimal"/>
      <w:lvlText w:val="%7."/>
      <w:lvlJc w:val="left"/>
      <w:pPr>
        <w:ind w:left="5040" w:hanging="360"/>
      </w:pPr>
    </w:lvl>
    <w:lvl w:ilvl="7" w:tplc="3C04D588">
      <w:start w:val="1"/>
      <w:numFmt w:val="lowerLetter"/>
      <w:lvlText w:val="%8."/>
      <w:lvlJc w:val="left"/>
      <w:pPr>
        <w:ind w:left="5760" w:hanging="360"/>
      </w:pPr>
    </w:lvl>
    <w:lvl w:ilvl="8" w:tplc="497EDA9C">
      <w:start w:val="1"/>
      <w:numFmt w:val="lowerRoman"/>
      <w:lvlText w:val="%9."/>
      <w:lvlJc w:val="right"/>
      <w:pPr>
        <w:ind w:left="6480" w:hanging="180"/>
      </w:pPr>
    </w:lvl>
  </w:abstractNum>
  <w:abstractNum w:abstractNumId="7" w15:restartNumberingAfterBreak="0">
    <w:nsid w:val="18DA7B84"/>
    <w:multiLevelType w:val="hybridMultilevel"/>
    <w:tmpl w:val="D8B89A4E"/>
    <w:lvl w:ilvl="0" w:tplc="2C88C644">
      <w:start w:val="1"/>
      <w:numFmt w:val="decimal"/>
      <w:lvlText w:val="%1."/>
      <w:lvlJc w:val="left"/>
      <w:pPr>
        <w:ind w:left="720" w:hanging="360"/>
      </w:pPr>
    </w:lvl>
    <w:lvl w:ilvl="1" w:tplc="96942C06">
      <w:start w:val="1"/>
      <w:numFmt w:val="lowerLetter"/>
      <w:lvlText w:val="%2."/>
      <w:lvlJc w:val="left"/>
      <w:pPr>
        <w:ind w:left="1440" w:hanging="360"/>
      </w:pPr>
    </w:lvl>
    <w:lvl w:ilvl="2" w:tplc="41B65EE6">
      <w:start w:val="1"/>
      <w:numFmt w:val="lowerRoman"/>
      <w:lvlText w:val="%3."/>
      <w:lvlJc w:val="right"/>
      <w:pPr>
        <w:ind w:left="2160" w:hanging="180"/>
      </w:pPr>
    </w:lvl>
    <w:lvl w:ilvl="3" w:tplc="01160A56">
      <w:start w:val="1"/>
      <w:numFmt w:val="decimal"/>
      <w:lvlText w:val="%4."/>
      <w:lvlJc w:val="left"/>
      <w:pPr>
        <w:ind w:left="2880" w:hanging="360"/>
      </w:pPr>
    </w:lvl>
    <w:lvl w:ilvl="4" w:tplc="CCC68156">
      <w:start w:val="1"/>
      <w:numFmt w:val="lowerLetter"/>
      <w:lvlText w:val="%5."/>
      <w:lvlJc w:val="left"/>
      <w:pPr>
        <w:ind w:left="3600" w:hanging="360"/>
      </w:pPr>
    </w:lvl>
    <w:lvl w:ilvl="5" w:tplc="43B4C5F2">
      <w:start w:val="1"/>
      <w:numFmt w:val="lowerRoman"/>
      <w:lvlText w:val="%6."/>
      <w:lvlJc w:val="right"/>
      <w:pPr>
        <w:ind w:left="4320" w:hanging="180"/>
      </w:pPr>
    </w:lvl>
    <w:lvl w:ilvl="6" w:tplc="74DCB780">
      <w:start w:val="1"/>
      <w:numFmt w:val="decimal"/>
      <w:lvlText w:val="%7."/>
      <w:lvlJc w:val="left"/>
      <w:pPr>
        <w:ind w:left="5040" w:hanging="360"/>
      </w:pPr>
    </w:lvl>
    <w:lvl w:ilvl="7" w:tplc="42FC30F2">
      <w:start w:val="1"/>
      <w:numFmt w:val="lowerLetter"/>
      <w:lvlText w:val="%8."/>
      <w:lvlJc w:val="left"/>
      <w:pPr>
        <w:ind w:left="5760" w:hanging="360"/>
      </w:pPr>
    </w:lvl>
    <w:lvl w:ilvl="8" w:tplc="04ACBBAE">
      <w:start w:val="1"/>
      <w:numFmt w:val="lowerRoman"/>
      <w:lvlText w:val="%9."/>
      <w:lvlJc w:val="right"/>
      <w:pPr>
        <w:ind w:left="6480" w:hanging="180"/>
      </w:pPr>
    </w:lvl>
  </w:abstractNum>
  <w:abstractNum w:abstractNumId="8" w15:restartNumberingAfterBreak="0">
    <w:nsid w:val="191BFD4A"/>
    <w:multiLevelType w:val="hybridMultilevel"/>
    <w:tmpl w:val="EAF2EB14"/>
    <w:lvl w:ilvl="0" w:tplc="FDDC9C8C">
      <w:start w:val="1"/>
      <w:numFmt w:val="bullet"/>
      <w:lvlText w:val=""/>
      <w:lvlJc w:val="left"/>
      <w:pPr>
        <w:ind w:left="720" w:hanging="360"/>
      </w:pPr>
      <w:rPr>
        <w:rFonts w:ascii="Symbol" w:hAnsi="Symbol" w:hint="default"/>
      </w:rPr>
    </w:lvl>
    <w:lvl w:ilvl="1" w:tplc="3C724F74">
      <w:start w:val="1"/>
      <w:numFmt w:val="bullet"/>
      <w:lvlText w:val="o"/>
      <w:lvlJc w:val="left"/>
      <w:pPr>
        <w:ind w:left="1440" w:hanging="360"/>
      </w:pPr>
      <w:rPr>
        <w:rFonts w:ascii="Courier New" w:hAnsi="Courier New" w:hint="default"/>
      </w:rPr>
    </w:lvl>
    <w:lvl w:ilvl="2" w:tplc="972AB4D8">
      <w:start w:val="1"/>
      <w:numFmt w:val="bullet"/>
      <w:lvlText w:val=""/>
      <w:lvlJc w:val="left"/>
      <w:pPr>
        <w:ind w:left="2160" w:hanging="360"/>
      </w:pPr>
      <w:rPr>
        <w:rFonts w:ascii="Wingdings" w:hAnsi="Wingdings" w:hint="default"/>
      </w:rPr>
    </w:lvl>
    <w:lvl w:ilvl="3" w:tplc="3D9A9E28">
      <w:start w:val="1"/>
      <w:numFmt w:val="bullet"/>
      <w:lvlText w:val=""/>
      <w:lvlJc w:val="left"/>
      <w:pPr>
        <w:ind w:left="2880" w:hanging="360"/>
      </w:pPr>
      <w:rPr>
        <w:rFonts w:ascii="Symbol" w:hAnsi="Symbol" w:hint="default"/>
      </w:rPr>
    </w:lvl>
    <w:lvl w:ilvl="4" w:tplc="E738099C">
      <w:start w:val="1"/>
      <w:numFmt w:val="bullet"/>
      <w:lvlText w:val="o"/>
      <w:lvlJc w:val="left"/>
      <w:pPr>
        <w:ind w:left="3600" w:hanging="360"/>
      </w:pPr>
      <w:rPr>
        <w:rFonts w:ascii="Courier New" w:hAnsi="Courier New" w:hint="default"/>
      </w:rPr>
    </w:lvl>
    <w:lvl w:ilvl="5" w:tplc="1210411A">
      <w:start w:val="1"/>
      <w:numFmt w:val="bullet"/>
      <w:lvlText w:val=""/>
      <w:lvlJc w:val="left"/>
      <w:pPr>
        <w:ind w:left="4320" w:hanging="360"/>
      </w:pPr>
      <w:rPr>
        <w:rFonts w:ascii="Wingdings" w:hAnsi="Wingdings" w:hint="default"/>
      </w:rPr>
    </w:lvl>
    <w:lvl w:ilvl="6" w:tplc="E37CA680">
      <w:start w:val="1"/>
      <w:numFmt w:val="bullet"/>
      <w:lvlText w:val=""/>
      <w:lvlJc w:val="left"/>
      <w:pPr>
        <w:ind w:left="5040" w:hanging="360"/>
      </w:pPr>
      <w:rPr>
        <w:rFonts w:ascii="Symbol" w:hAnsi="Symbol" w:hint="default"/>
      </w:rPr>
    </w:lvl>
    <w:lvl w:ilvl="7" w:tplc="285EF524">
      <w:start w:val="1"/>
      <w:numFmt w:val="bullet"/>
      <w:lvlText w:val="o"/>
      <w:lvlJc w:val="left"/>
      <w:pPr>
        <w:ind w:left="5760" w:hanging="360"/>
      </w:pPr>
      <w:rPr>
        <w:rFonts w:ascii="Courier New" w:hAnsi="Courier New" w:hint="default"/>
      </w:rPr>
    </w:lvl>
    <w:lvl w:ilvl="8" w:tplc="F9BA0C90">
      <w:start w:val="1"/>
      <w:numFmt w:val="bullet"/>
      <w:lvlText w:val=""/>
      <w:lvlJc w:val="left"/>
      <w:pPr>
        <w:ind w:left="6480" w:hanging="360"/>
      </w:pPr>
      <w:rPr>
        <w:rFonts w:ascii="Wingdings" w:hAnsi="Wingdings" w:hint="default"/>
      </w:rPr>
    </w:lvl>
  </w:abstractNum>
  <w:abstractNum w:abstractNumId="9" w15:restartNumberingAfterBreak="0">
    <w:nsid w:val="1E6A0174"/>
    <w:multiLevelType w:val="hybridMultilevel"/>
    <w:tmpl w:val="1C10EF30"/>
    <w:lvl w:ilvl="0" w:tplc="AF74AA26">
      <w:start w:val="1"/>
      <w:numFmt w:val="bullet"/>
      <w:lvlText w:val=""/>
      <w:lvlJc w:val="left"/>
      <w:pPr>
        <w:ind w:left="720" w:hanging="360"/>
      </w:pPr>
      <w:rPr>
        <w:rFonts w:ascii="Symbol" w:hAnsi="Symbol" w:hint="default"/>
      </w:rPr>
    </w:lvl>
    <w:lvl w:ilvl="1" w:tplc="FF4A6C94">
      <w:start w:val="1"/>
      <w:numFmt w:val="bullet"/>
      <w:lvlText w:val="o"/>
      <w:lvlJc w:val="left"/>
      <w:pPr>
        <w:ind w:left="1440" w:hanging="360"/>
      </w:pPr>
      <w:rPr>
        <w:rFonts w:ascii="Courier New" w:hAnsi="Courier New" w:hint="default"/>
      </w:rPr>
    </w:lvl>
    <w:lvl w:ilvl="2" w:tplc="EF0C4186">
      <w:start w:val="1"/>
      <w:numFmt w:val="bullet"/>
      <w:lvlText w:val=""/>
      <w:lvlJc w:val="left"/>
      <w:pPr>
        <w:ind w:left="2160" w:hanging="360"/>
      </w:pPr>
      <w:rPr>
        <w:rFonts w:ascii="Wingdings" w:hAnsi="Wingdings" w:hint="default"/>
      </w:rPr>
    </w:lvl>
    <w:lvl w:ilvl="3" w:tplc="0BCAB0FE">
      <w:start w:val="1"/>
      <w:numFmt w:val="bullet"/>
      <w:lvlText w:val=""/>
      <w:lvlJc w:val="left"/>
      <w:pPr>
        <w:ind w:left="2880" w:hanging="360"/>
      </w:pPr>
      <w:rPr>
        <w:rFonts w:ascii="Symbol" w:hAnsi="Symbol" w:hint="default"/>
      </w:rPr>
    </w:lvl>
    <w:lvl w:ilvl="4" w:tplc="982074C2">
      <w:start w:val="1"/>
      <w:numFmt w:val="bullet"/>
      <w:lvlText w:val="o"/>
      <w:lvlJc w:val="left"/>
      <w:pPr>
        <w:ind w:left="3600" w:hanging="360"/>
      </w:pPr>
      <w:rPr>
        <w:rFonts w:ascii="Courier New" w:hAnsi="Courier New" w:hint="default"/>
      </w:rPr>
    </w:lvl>
    <w:lvl w:ilvl="5" w:tplc="D68E871C">
      <w:start w:val="1"/>
      <w:numFmt w:val="bullet"/>
      <w:lvlText w:val=""/>
      <w:lvlJc w:val="left"/>
      <w:pPr>
        <w:ind w:left="4320" w:hanging="360"/>
      </w:pPr>
      <w:rPr>
        <w:rFonts w:ascii="Wingdings" w:hAnsi="Wingdings" w:hint="default"/>
      </w:rPr>
    </w:lvl>
    <w:lvl w:ilvl="6" w:tplc="D6344590">
      <w:start w:val="1"/>
      <w:numFmt w:val="bullet"/>
      <w:lvlText w:val=""/>
      <w:lvlJc w:val="left"/>
      <w:pPr>
        <w:ind w:left="5040" w:hanging="360"/>
      </w:pPr>
      <w:rPr>
        <w:rFonts w:ascii="Symbol" w:hAnsi="Symbol" w:hint="default"/>
      </w:rPr>
    </w:lvl>
    <w:lvl w:ilvl="7" w:tplc="F2F41F2E">
      <w:start w:val="1"/>
      <w:numFmt w:val="bullet"/>
      <w:lvlText w:val="o"/>
      <w:lvlJc w:val="left"/>
      <w:pPr>
        <w:ind w:left="5760" w:hanging="360"/>
      </w:pPr>
      <w:rPr>
        <w:rFonts w:ascii="Courier New" w:hAnsi="Courier New" w:hint="default"/>
      </w:rPr>
    </w:lvl>
    <w:lvl w:ilvl="8" w:tplc="6D828138">
      <w:start w:val="1"/>
      <w:numFmt w:val="bullet"/>
      <w:lvlText w:val=""/>
      <w:lvlJc w:val="left"/>
      <w:pPr>
        <w:ind w:left="6480" w:hanging="360"/>
      </w:pPr>
      <w:rPr>
        <w:rFonts w:ascii="Wingdings" w:hAnsi="Wingdings" w:hint="default"/>
      </w:rPr>
    </w:lvl>
  </w:abstractNum>
  <w:abstractNum w:abstractNumId="10" w15:restartNumberingAfterBreak="0">
    <w:nsid w:val="1F2D5D3C"/>
    <w:multiLevelType w:val="hybridMultilevel"/>
    <w:tmpl w:val="B75A8978"/>
    <w:lvl w:ilvl="0" w:tplc="5CAC97BE">
      <w:start w:val="1"/>
      <w:numFmt w:val="bullet"/>
      <w:lvlText w:val=""/>
      <w:lvlJc w:val="left"/>
      <w:pPr>
        <w:ind w:left="720" w:hanging="360"/>
      </w:pPr>
      <w:rPr>
        <w:rFonts w:ascii="Symbol" w:hAnsi="Symbol" w:hint="default"/>
      </w:rPr>
    </w:lvl>
    <w:lvl w:ilvl="1" w:tplc="F462D5A0">
      <w:start w:val="1"/>
      <w:numFmt w:val="bullet"/>
      <w:lvlText w:val="o"/>
      <w:lvlJc w:val="left"/>
      <w:pPr>
        <w:ind w:left="1440" w:hanging="360"/>
      </w:pPr>
      <w:rPr>
        <w:rFonts w:ascii="Courier New" w:hAnsi="Courier New" w:hint="default"/>
      </w:rPr>
    </w:lvl>
    <w:lvl w:ilvl="2" w:tplc="0F3E0186">
      <w:start w:val="1"/>
      <w:numFmt w:val="bullet"/>
      <w:lvlText w:val=""/>
      <w:lvlJc w:val="left"/>
      <w:pPr>
        <w:ind w:left="2160" w:hanging="360"/>
      </w:pPr>
      <w:rPr>
        <w:rFonts w:ascii="Wingdings" w:hAnsi="Wingdings" w:hint="default"/>
      </w:rPr>
    </w:lvl>
    <w:lvl w:ilvl="3" w:tplc="CDD4D108">
      <w:start w:val="1"/>
      <w:numFmt w:val="bullet"/>
      <w:lvlText w:val=""/>
      <w:lvlJc w:val="left"/>
      <w:pPr>
        <w:ind w:left="2880" w:hanging="360"/>
      </w:pPr>
      <w:rPr>
        <w:rFonts w:ascii="Symbol" w:hAnsi="Symbol" w:hint="default"/>
      </w:rPr>
    </w:lvl>
    <w:lvl w:ilvl="4" w:tplc="CCF206C4">
      <w:start w:val="1"/>
      <w:numFmt w:val="bullet"/>
      <w:lvlText w:val="o"/>
      <w:lvlJc w:val="left"/>
      <w:pPr>
        <w:ind w:left="3600" w:hanging="360"/>
      </w:pPr>
      <w:rPr>
        <w:rFonts w:ascii="Courier New" w:hAnsi="Courier New" w:hint="default"/>
      </w:rPr>
    </w:lvl>
    <w:lvl w:ilvl="5" w:tplc="FEA822FA">
      <w:start w:val="1"/>
      <w:numFmt w:val="bullet"/>
      <w:lvlText w:val=""/>
      <w:lvlJc w:val="left"/>
      <w:pPr>
        <w:ind w:left="4320" w:hanging="360"/>
      </w:pPr>
      <w:rPr>
        <w:rFonts w:ascii="Wingdings" w:hAnsi="Wingdings" w:hint="default"/>
      </w:rPr>
    </w:lvl>
    <w:lvl w:ilvl="6" w:tplc="2C2AB904">
      <w:start w:val="1"/>
      <w:numFmt w:val="bullet"/>
      <w:lvlText w:val=""/>
      <w:lvlJc w:val="left"/>
      <w:pPr>
        <w:ind w:left="5040" w:hanging="360"/>
      </w:pPr>
      <w:rPr>
        <w:rFonts w:ascii="Symbol" w:hAnsi="Symbol" w:hint="default"/>
      </w:rPr>
    </w:lvl>
    <w:lvl w:ilvl="7" w:tplc="4D86622A">
      <w:start w:val="1"/>
      <w:numFmt w:val="bullet"/>
      <w:lvlText w:val="o"/>
      <w:lvlJc w:val="left"/>
      <w:pPr>
        <w:ind w:left="5760" w:hanging="360"/>
      </w:pPr>
      <w:rPr>
        <w:rFonts w:ascii="Courier New" w:hAnsi="Courier New" w:hint="default"/>
      </w:rPr>
    </w:lvl>
    <w:lvl w:ilvl="8" w:tplc="85766C12">
      <w:start w:val="1"/>
      <w:numFmt w:val="bullet"/>
      <w:lvlText w:val=""/>
      <w:lvlJc w:val="left"/>
      <w:pPr>
        <w:ind w:left="6480" w:hanging="360"/>
      </w:pPr>
      <w:rPr>
        <w:rFonts w:ascii="Wingdings" w:hAnsi="Wingdings" w:hint="default"/>
      </w:rPr>
    </w:lvl>
  </w:abstractNum>
  <w:abstractNum w:abstractNumId="11" w15:restartNumberingAfterBreak="0">
    <w:nsid w:val="27C75B02"/>
    <w:multiLevelType w:val="hybridMultilevel"/>
    <w:tmpl w:val="15F84F2E"/>
    <w:lvl w:ilvl="0" w:tplc="2F845674">
      <w:start w:val="1"/>
      <w:numFmt w:val="bullet"/>
      <w:lvlText w:val=""/>
      <w:lvlJc w:val="left"/>
      <w:pPr>
        <w:ind w:left="720" w:hanging="360"/>
      </w:pPr>
      <w:rPr>
        <w:rFonts w:ascii="Symbol" w:hAnsi="Symbol" w:hint="default"/>
      </w:rPr>
    </w:lvl>
    <w:lvl w:ilvl="1" w:tplc="3676ADB0">
      <w:start w:val="1"/>
      <w:numFmt w:val="bullet"/>
      <w:lvlText w:val="o"/>
      <w:lvlJc w:val="left"/>
      <w:pPr>
        <w:ind w:left="1440" w:hanging="360"/>
      </w:pPr>
      <w:rPr>
        <w:rFonts w:ascii="Courier New" w:hAnsi="Courier New" w:hint="default"/>
      </w:rPr>
    </w:lvl>
    <w:lvl w:ilvl="2" w:tplc="E572CF80">
      <w:start w:val="1"/>
      <w:numFmt w:val="bullet"/>
      <w:lvlText w:val=""/>
      <w:lvlJc w:val="left"/>
      <w:pPr>
        <w:ind w:left="2160" w:hanging="360"/>
      </w:pPr>
      <w:rPr>
        <w:rFonts w:ascii="Wingdings" w:hAnsi="Wingdings" w:hint="default"/>
      </w:rPr>
    </w:lvl>
    <w:lvl w:ilvl="3" w:tplc="0F5A7438">
      <w:start w:val="1"/>
      <w:numFmt w:val="bullet"/>
      <w:lvlText w:val=""/>
      <w:lvlJc w:val="left"/>
      <w:pPr>
        <w:ind w:left="2880" w:hanging="360"/>
      </w:pPr>
      <w:rPr>
        <w:rFonts w:ascii="Symbol" w:hAnsi="Symbol" w:hint="default"/>
      </w:rPr>
    </w:lvl>
    <w:lvl w:ilvl="4" w:tplc="21984476">
      <w:start w:val="1"/>
      <w:numFmt w:val="bullet"/>
      <w:lvlText w:val="o"/>
      <w:lvlJc w:val="left"/>
      <w:pPr>
        <w:ind w:left="3600" w:hanging="360"/>
      </w:pPr>
      <w:rPr>
        <w:rFonts w:ascii="Courier New" w:hAnsi="Courier New" w:hint="default"/>
      </w:rPr>
    </w:lvl>
    <w:lvl w:ilvl="5" w:tplc="C61C91DC">
      <w:start w:val="1"/>
      <w:numFmt w:val="bullet"/>
      <w:lvlText w:val=""/>
      <w:lvlJc w:val="left"/>
      <w:pPr>
        <w:ind w:left="4320" w:hanging="360"/>
      </w:pPr>
      <w:rPr>
        <w:rFonts w:ascii="Wingdings" w:hAnsi="Wingdings" w:hint="default"/>
      </w:rPr>
    </w:lvl>
    <w:lvl w:ilvl="6" w:tplc="4BE86236">
      <w:start w:val="1"/>
      <w:numFmt w:val="bullet"/>
      <w:lvlText w:val=""/>
      <w:lvlJc w:val="left"/>
      <w:pPr>
        <w:ind w:left="5040" w:hanging="360"/>
      </w:pPr>
      <w:rPr>
        <w:rFonts w:ascii="Symbol" w:hAnsi="Symbol" w:hint="default"/>
      </w:rPr>
    </w:lvl>
    <w:lvl w:ilvl="7" w:tplc="10FE63B0">
      <w:start w:val="1"/>
      <w:numFmt w:val="bullet"/>
      <w:lvlText w:val="o"/>
      <w:lvlJc w:val="left"/>
      <w:pPr>
        <w:ind w:left="5760" w:hanging="360"/>
      </w:pPr>
      <w:rPr>
        <w:rFonts w:ascii="Courier New" w:hAnsi="Courier New" w:hint="default"/>
      </w:rPr>
    </w:lvl>
    <w:lvl w:ilvl="8" w:tplc="D52CAEDA">
      <w:start w:val="1"/>
      <w:numFmt w:val="bullet"/>
      <w:lvlText w:val=""/>
      <w:lvlJc w:val="left"/>
      <w:pPr>
        <w:ind w:left="6480" w:hanging="360"/>
      </w:pPr>
      <w:rPr>
        <w:rFonts w:ascii="Wingdings" w:hAnsi="Wingdings" w:hint="default"/>
      </w:rPr>
    </w:lvl>
  </w:abstractNum>
  <w:abstractNum w:abstractNumId="12" w15:restartNumberingAfterBreak="0">
    <w:nsid w:val="300B9392"/>
    <w:multiLevelType w:val="hybridMultilevel"/>
    <w:tmpl w:val="598E06BC"/>
    <w:lvl w:ilvl="0" w:tplc="A62E9BFC">
      <w:start w:val="1"/>
      <w:numFmt w:val="decimal"/>
      <w:lvlText w:val="%1."/>
      <w:lvlJc w:val="left"/>
      <w:pPr>
        <w:ind w:left="1080" w:hanging="360"/>
      </w:pPr>
    </w:lvl>
    <w:lvl w:ilvl="1" w:tplc="797E62C6">
      <w:start w:val="1"/>
      <w:numFmt w:val="lowerLetter"/>
      <w:lvlText w:val="%2."/>
      <w:lvlJc w:val="left"/>
      <w:pPr>
        <w:ind w:left="1800" w:hanging="360"/>
      </w:pPr>
    </w:lvl>
    <w:lvl w:ilvl="2" w:tplc="B628CE46">
      <w:start w:val="1"/>
      <w:numFmt w:val="lowerRoman"/>
      <w:lvlText w:val="%3."/>
      <w:lvlJc w:val="right"/>
      <w:pPr>
        <w:ind w:left="2520" w:hanging="180"/>
      </w:pPr>
    </w:lvl>
    <w:lvl w:ilvl="3" w:tplc="E3C47456">
      <w:start w:val="1"/>
      <w:numFmt w:val="decimal"/>
      <w:lvlText w:val="%4."/>
      <w:lvlJc w:val="left"/>
      <w:pPr>
        <w:ind w:left="3240" w:hanging="360"/>
      </w:pPr>
    </w:lvl>
    <w:lvl w:ilvl="4" w:tplc="65C0D15A">
      <w:start w:val="1"/>
      <w:numFmt w:val="lowerLetter"/>
      <w:lvlText w:val="%5."/>
      <w:lvlJc w:val="left"/>
      <w:pPr>
        <w:ind w:left="3960" w:hanging="360"/>
      </w:pPr>
    </w:lvl>
    <w:lvl w:ilvl="5" w:tplc="E834CFEA">
      <w:start w:val="1"/>
      <w:numFmt w:val="lowerRoman"/>
      <w:lvlText w:val="%6."/>
      <w:lvlJc w:val="right"/>
      <w:pPr>
        <w:ind w:left="4680" w:hanging="180"/>
      </w:pPr>
    </w:lvl>
    <w:lvl w:ilvl="6" w:tplc="046E6DF4">
      <w:start w:val="1"/>
      <w:numFmt w:val="decimal"/>
      <w:lvlText w:val="%7."/>
      <w:lvlJc w:val="left"/>
      <w:pPr>
        <w:ind w:left="5400" w:hanging="360"/>
      </w:pPr>
    </w:lvl>
    <w:lvl w:ilvl="7" w:tplc="992A5696">
      <w:start w:val="1"/>
      <w:numFmt w:val="lowerLetter"/>
      <w:lvlText w:val="%8."/>
      <w:lvlJc w:val="left"/>
      <w:pPr>
        <w:ind w:left="6120" w:hanging="360"/>
      </w:pPr>
    </w:lvl>
    <w:lvl w:ilvl="8" w:tplc="1086630C">
      <w:start w:val="1"/>
      <w:numFmt w:val="lowerRoman"/>
      <w:lvlText w:val="%9."/>
      <w:lvlJc w:val="right"/>
      <w:pPr>
        <w:ind w:left="6840" w:hanging="180"/>
      </w:pPr>
    </w:lvl>
  </w:abstractNum>
  <w:abstractNum w:abstractNumId="13" w15:restartNumberingAfterBreak="0">
    <w:nsid w:val="311A2408"/>
    <w:multiLevelType w:val="hybridMultilevel"/>
    <w:tmpl w:val="353CB7AE"/>
    <w:lvl w:ilvl="0" w:tplc="39E44268">
      <w:start w:val="1"/>
      <w:numFmt w:val="bullet"/>
      <w:lvlText w:val=""/>
      <w:lvlJc w:val="left"/>
      <w:pPr>
        <w:ind w:left="720" w:hanging="360"/>
      </w:pPr>
      <w:rPr>
        <w:rFonts w:ascii="Symbol" w:hAnsi="Symbol" w:hint="default"/>
      </w:rPr>
    </w:lvl>
    <w:lvl w:ilvl="1" w:tplc="219600B8">
      <w:start w:val="1"/>
      <w:numFmt w:val="bullet"/>
      <w:lvlText w:val="o"/>
      <w:lvlJc w:val="left"/>
      <w:pPr>
        <w:ind w:left="1440" w:hanging="360"/>
      </w:pPr>
      <w:rPr>
        <w:rFonts w:ascii="Courier New" w:hAnsi="Courier New" w:hint="default"/>
      </w:rPr>
    </w:lvl>
    <w:lvl w:ilvl="2" w:tplc="033E9E3C">
      <w:start w:val="1"/>
      <w:numFmt w:val="bullet"/>
      <w:lvlText w:val=""/>
      <w:lvlJc w:val="left"/>
      <w:pPr>
        <w:ind w:left="2160" w:hanging="360"/>
      </w:pPr>
      <w:rPr>
        <w:rFonts w:ascii="Wingdings" w:hAnsi="Wingdings" w:hint="default"/>
      </w:rPr>
    </w:lvl>
    <w:lvl w:ilvl="3" w:tplc="13A63F9E">
      <w:start w:val="1"/>
      <w:numFmt w:val="bullet"/>
      <w:lvlText w:val=""/>
      <w:lvlJc w:val="left"/>
      <w:pPr>
        <w:ind w:left="2880" w:hanging="360"/>
      </w:pPr>
      <w:rPr>
        <w:rFonts w:ascii="Symbol" w:hAnsi="Symbol" w:hint="default"/>
      </w:rPr>
    </w:lvl>
    <w:lvl w:ilvl="4" w:tplc="10C6FF40">
      <w:start w:val="1"/>
      <w:numFmt w:val="bullet"/>
      <w:lvlText w:val="o"/>
      <w:lvlJc w:val="left"/>
      <w:pPr>
        <w:ind w:left="3600" w:hanging="360"/>
      </w:pPr>
      <w:rPr>
        <w:rFonts w:ascii="Courier New" w:hAnsi="Courier New" w:hint="default"/>
      </w:rPr>
    </w:lvl>
    <w:lvl w:ilvl="5" w:tplc="FD5E9B1E">
      <w:start w:val="1"/>
      <w:numFmt w:val="bullet"/>
      <w:lvlText w:val=""/>
      <w:lvlJc w:val="left"/>
      <w:pPr>
        <w:ind w:left="4320" w:hanging="360"/>
      </w:pPr>
      <w:rPr>
        <w:rFonts w:ascii="Wingdings" w:hAnsi="Wingdings" w:hint="default"/>
      </w:rPr>
    </w:lvl>
    <w:lvl w:ilvl="6" w:tplc="45AC647E">
      <w:start w:val="1"/>
      <w:numFmt w:val="bullet"/>
      <w:lvlText w:val=""/>
      <w:lvlJc w:val="left"/>
      <w:pPr>
        <w:ind w:left="5040" w:hanging="360"/>
      </w:pPr>
      <w:rPr>
        <w:rFonts w:ascii="Symbol" w:hAnsi="Symbol" w:hint="default"/>
      </w:rPr>
    </w:lvl>
    <w:lvl w:ilvl="7" w:tplc="A0E60CCE">
      <w:start w:val="1"/>
      <w:numFmt w:val="bullet"/>
      <w:lvlText w:val="o"/>
      <w:lvlJc w:val="left"/>
      <w:pPr>
        <w:ind w:left="5760" w:hanging="360"/>
      </w:pPr>
      <w:rPr>
        <w:rFonts w:ascii="Courier New" w:hAnsi="Courier New" w:hint="default"/>
      </w:rPr>
    </w:lvl>
    <w:lvl w:ilvl="8" w:tplc="8CB69CB6">
      <w:start w:val="1"/>
      <w:numFmt w:val="bullet"/>
      <w:lvlText w:val=""/>
      <w:lvlJc w:val="left"/>
      <w:pPr>
        <w:ind w:left="6480" w:hanging="360"/>
      </w:pPr>
      <w:rPr>
        <w:rFonts w:ascii="Wingdings" w:hAnsi="Wingdings" w:hint="default"/>
      </w:rPr>
    </w:lvl>
  </w:abstractNum>
  <w:abstractNum w:abstractNumId="14" w15:restartNumberingAfterBreak="0">
    <w:nsid w:val="3344D9DB"/>
    <w:multiLevelType w:val="hybridMultilevel"/>
    <w:tmpl w:val="FD30A3B6"/>
    <w:lvl w:ilvl="0" w:tplc="E78A4F6A">
      <w:start w:val="1"/>
      <w:numFmt w:val="decimal"/>
      <w:lvlText w:val="%1."/>
      <w:lvlJc w:val="left"/>
      <w:pPr>
        <w:ind w:left="720" w:hanging="360"/>
      </w:pPr>
    </w:lvl>
    <w:lvl w:ilvl="1" w:tplc="17765CD6">
      <w:start w:val="1"/>
      <w:numFmt w:val="decimal"/>
      <w:lvlText w:val="%2."/>
      <w:lvlJc w:val="left"/>
      <w:pPr>
        <w:ind w:left="1440" w:hanging="360"/>
      </w:pPr>
    </w:lvl>
    <w:lvl w:ilvl="2" w:tplc="15A6DC9A">
      <w:start w:val="1"/>
      <w:numFmt w:val="lowerRoman"/>
      <w:lvlText w:val="%3."/>
      <w:lvlJc w:val="right"/>
      <w:pPr>
        <w:ind w:left="2160" w:hanging="180"/>
      </w:pPr>
    </w:lvl>
    <w:lvl w:ilvl="3" w:tplc="BF6AE99C">
      <w:start w:val="1"/>
      <w:numFmt w:val="decimal"/>
      <w:lvlText w:val="%4."/>
      <w:lvlJc w:val="left"/>
      <w:pPr>
        <w:ind w:left="2880" w:hanging="360"/>
      </w:pPr>
    </w:lvl>
    <w:lvl w:ilvl="4" w:tplc="AC000482">
      <w:start w:val="1"/>
      <w:numFmt w:val="lowerLetter"/>
      <w:lvlText w:val="%5."/>
      <w:lvlJc w:val="left"/>
      <w:pPr>
        <w:ind w:left="3600" w:hanging="360"/>
      </w:pPr>
    </w:lvl>
    <w:lvl w:ilvl="5" w:tplc="48C4E4F6">
      <w:start w:val="1"/>
      <w:numFmt w:val="lowerRoman"/>
      <w:lvlText w:val="%6."/>
      <w:lvlJc w:val="right"/>
      <w:pPr>
        <w:ind w:left="4320" w:hanging="180"/>
      </w:pPr>
    </w:lvl>
    <w:lvl w:ilvl="6" w:tplc="6C429478">
      <w:start w:val="1"/>
      <w:numFmt w:val="decimal"/>
      <w:lvlText w:val="%7."/>
      <w:lvlJc w:val="left"/>
      <w:pPr>
        <w:ind w:left="5040" w:hanging="360"/>
      </w:pPr>
    </w:lvl>
    <w:lvl w:ilvl="7" w:tplc="3FE49BC6">
      <w:start w:val="1"/>
      <w:numFmt w:val="lowerLetter"/>
      <w:lvlText w:val="%8."/>
      <w:lvlJc w:val="left"/>
      <w:pPr>
        <w:ind w:left="5760" w:hanging="360"/>
      </w:pPr>
    </w:lvl>
    <w:lvl w:ilvl="8" w:tplc="A2E47168">
      <w:start w:val="1"/>
      <w:numFmt w:val="lowerRoman"/>
      <w:lvlText w:val="%9."/>
      <w:lvlJc w:val="right"/>
      <w:pPr>
        <w:ind w:left="6480" w:hanging="180"/>
      </w:pPr>
    </w:lvl>
  </w:abstractNum>
  <w:abstractNum w:abstractNumId="15" w15:restartNumberingAfterBreak="0">
    <w:nsid w:val="34412FD0"/>
    <w:multiLevelType w:val="hybridMultilevel"/>
    <w:tmpl w:val="96FA9F98"/>
    <w:lvl w:ilvl="0" w:tplc="396E83C8">
      <w:start w:val="1"/>
      <w:numFmt w:val="bullet"/>
      <w:lvlText w:val=""/>
      <w:lvlJc w:val="left"/>
      <w:pPr>
        <w:ind w:left="720" w:hanging="360"/>
      </w:pPr>
      <w:rPr>
        <w:rFonts w:ascii="Symbol" w:hAnsi="Symbol" w:hint="default"/>
      </w:rPr>
    </w:lvl>
    <w:lvl w:ilvl="1" w:tplc="FC669AFC">
      <w:start w:val="1"/>
      <w:numFmt w:val="bullet"/>
      <w:lvlText w:val="o"/>
      <w:lvlJc w:val="left"/>
      <w:pPr>
        <w:ind w:left="1440" w:hanging="360"/>
      </w:pPr>
      <w:rPr>
        <w:rFonts w:ascii="Courier New" w:hAnsi="Courier New" w:hint="default"/>
      </w:rPr>
    </w:lvl>
    <w:lvl w:ilvl="2" w:tplc="1CD46EB0">
      <w:start w:val="1"/>
      <w:numFmt w:val="bullet"/>
      <w:lvlText w:val=""/>
      <w:lvlJc w:val="left"/>
      <w:pPr>
        <w:ind w:left="2160" w:hanging="360"/>
      </w:pPr>
      <w:rPr>
        <w:rFonts w:ascii="Wingdings" w:hAnsi="Wingdings" w:hint="default"/>
      </w:rPr>
    </w:lvl>
    <w:lvl w:ilvl="3" w:tplc="F48AFEAC">
      <w:start w:val="1"/>
      <w:numFmt w:val="bullet"/>
      <w:lvlText w:val=""/>
      <w:lvlJc w:val="left"/>
      <w:pPr>
        <w:ind w:left="2880" w:hanging="360"/>
      </w:pPr>
      <w:rPr>
        <w:rFonts w:ascii="Symbol" w:hAnsi="Symbol" w:hint="default"/>
      </w:rPr>
    </w:lvl>
    <w:lvl w:ilvl="4" w:tplc="A52C19B2">
      <w:start w:val="1"/>
      <w:numFmt w:val="bullet"/>
      <w:lvlText w:val="o"/>
      <w:lvlJc w:val="left"/>
      <w:pPr>
        <w:ind w:left="3600" w:hanging="360"/>
      </w:pPr>
      <w:rPr>
        <w:rFonts w:ascii="Courier New" w:hAnsi="Courier New" w:hint="default"/>
      </w:rPr>
    </w:lvl>
    <w:lvl w:ilvl="5" w:tplc="0A2C9E80">
      <w:start w:val="1"/>
      <w:numFmt w:val="bullet"/>
      <w:lvlText w:val=""/>
      <w:lvlJc w:val="left"/>
      <w:pPr>
        <w:ind w:left="4320" w:hanging="360"/>
      </w:pPr>
      <w:rPr>
        <w:rFonts w:ascii="Wingdings" w:hAnsi="Wingdings" w:hint="default"/>
      </w:rPr>
    </w:lvl>
    <w:lvl w:ilvl="6" w:tplc="2A66ECDA">
      <w:start w:val="1"/>
      <w:numFmt w:val="bullet"/>
      <w:lvlText w:val=""/>
      <w:lvlJc w:val="left"/>
      <w:pPr>
        <w:ind w:left="5040" w:hanging="360"/>
      </w:pPr>
      <w:rPr>
        <w:rFonts w:ascii="Symbol" w:hAnsi="Symbol" w:hint="default"/>
      </w:rPr>
    </w:lvl>
    <w:lvl w:ilvl="7" w:tplc="04E2C4DE">
      <w:start w:val="1"/>
      <w:numFmt w:val="bullet"/>
      <w:lvlText w:val="o"/>
      <w:lvlJc w:val="left"/>
      <w:pPr>
        <w:ind w:left="5760" w:hanging="360"/>
      </w:pPr>
      <w:rPr>
        <w:rFonts w:ascii="Courier New" w:hAnsi="Courier New" w:hint="default"/>
      </w:rPr>
    </w:lvl>
    <w:lvl w:ilvl="8" w:tplc="F3EE83D8">
      <w:start w:val="1"/>
      <w:numFmt w:val="bullet"/>
      <w:lvlText w:val=""/>
      <w:lvlJc w:val="left"/>
      <w:pPr>
        <w:ind w:left="6480" w:hanging="360"/>
      </w:pPr>
      <w:rPr>
        <w:rFonts w:ascii="Wingdings" w:hAnsi="Wingdings" w:hint="default"/>
      </w:rPr>
    </w:lvl>
  </w:abstractNum>
  <w:abstractNum w:abstractNumId="16" w15:restartNumberingAfterBreak="0">
    <w:nsid w:val="353A6EB8"/>
    <w:multiLevelType w:val="hybridMultilevel"/>
    <w:tmpl w:val="73CA81B6"/>
    <w:lvl w:ilvl="0" w:tplc="AF7EF322">
      <w:start w:val="1"/>
      <w:numFmt w:val="decimal"/>
      <w:lvlText w:val="%1."/>
      <w:lvlJc w:val="left"/>
      <w:pPr>
        <w:ind w:left="720" w:hanging="360"/>
      </w:pPr>
    </w:lvl>
    <w:lvl w:ilvl="1" w:tplc="F134F31C">
      <w:start w:val="1"/>
      <w:numFmt w:val="lowerLetter"/>
      <w:lvlText w:val="%2."/>
      <w:lvlJc w:val="left"/>
      <w:pPr>
        <w:ind w:left="1440" w:hanging="360"/>
      </w:pPr>
    </w:lvl>
    <w:lvl w:ilvl="2" w:tplc="18BC4ED2">
      <w:start w:val="1"/>
      <w:numFmt w:val="lowerRoman"/>
      <w:lvlText w:val="%3."/>
      <w:lvlJc w:val="right"/>
      <w:pPr>
        <w:ind w:left="2160" w:hanging="180"/>
      </w:pPr>
    </w:lvl>
    <w:lvl w:ilvl="3" w:tplc="3BDCE4DC">
      <w:start w:val="1"/>
      <w:numFmt w:val="decimal"/>
      <w:lvlText w:val="%4."/>
      <w:lvlJc w:val="left"/>
      <w:pPr>
        <w:ind w:left="2880" w:hanging="360"/>
      </w:pPr>
    </w:lvl>
    <w:lvl w:ilvl="4" w:tplc="52F62B58">
      <w:start w:val="1"/>
      <w:numFmt w:val="lowerLetter"/>
      <w:lvlText w:val="%5."/>
      <w:lvlJc w:val="left"/>
      <w:pPr>
        <w:ind w:left="3600" w:hanging="360"/>
      </w:pPr>
    </w:lvl>
    <w:lvl w:ilvl="5" w:tplc="4BFEC272">
      <w:start w:val="1"/>
      <w:numFmt w:val="lowerRoman"/>
      <w:lvlText w:val="%6."/>
      <w:lvlJc w:val="right"/>
      <w:pPr>
        <w:ind w:left="4320" w:hanging="180"/>
      </w:pPr>
    </w:lvl>
    <w:lvl w:ilvl="6" w:tplc="013EFD5E">
      <w:start w:val="1"/>
      <w:numFmt w:val="decimal"/>
      <w:lvlText w:val="%7."/>
      <w:lvlJc w:val="left"/>
      <w:pPr>
        <w:ind w:left="5040" w:hanging="360"/>
      </w:pPr>
    </w:lvl>
    <w:lvl w:ilvl="7" w:tplc="AB5A30B4">
      <w:start w:val="1"/>
      <w:numFmt w:val="lowerLetter"/>
      <w:lvlText w:val="%8."/>
      <w:lvlJc w:val="left"/>
      <w:pPr>
        <w:ind w:left="5760" w:hanging="360"/>
      </w:pPr>
    </w:lvl>
    <w:lvl w:ilvl="8" w:tplc="B4B88C64">
      <w:start w:val="1"/>
      <w:numFmt w:val="lowerRoman"/>
      <w:lvlText w:val="%9."/>
      <w:lvlJc w:val="right"/>
      <w:pPr>
        <w:ind w:left="6480" w:hanging="180"/>
      </w:pPr>
    </w:lvl>
  </w:abstractNum>
  <w:abstractNum w:abstractNumId="17" w15:restartNumberingAfterBreak="0">
    <w:nsid w:val="3A3D36AB"/>
    <w:multiLevelType w:val="hybridMultilevel"/>
    <w:tmpl w:val="E4423FFA"/>
    <w:lvl w:ilvl="0" w:tplc="C35E7766">
      <w:start w:val="1"/>
      <w:numFmt w:val="bullet"/>
      <w:lvlText w:val=""/>
      <w:lvlJc w:val="left"/>
      <w:pPr>
        <w:ind w:left="720" w:hanging="360"/>
      </w:pPr>
      <w:rPr>
        <w:rFonts w:ascii="Symbol" w:hAnsi="Symbol" w:hint="default"/>
      </w:rPr>
    </w:lvl>
    <w:lvl w:ilvl="1" w:tplc="F6CE06D6">
      <w:start w:val="1"/>
      <w:numFmt w:val="bullet"/>
      <w:lvlText w:val="o"/>
      <w:lvlJc w:val="left"/>
      <w:pPr>
        <w:ind w:left="1440" w:hanging="360"/>
      </w:pPr>
      <w:rPr>
        <w:rFonts w:ascii="Courier New" w:hAnsi="Courier New" w:hint="default"/>
      </w:rPr>
    </w:lvl>
    <w:lvl w:ilvl="2" w:tplc="B9AA4FE8">
      <w:start w:val="1"/>
      <w:numFmt w:val="bullet"/>
      <w:lvlText w:val=""/>
      <w:lvlJc w:val="left"/>
      <w:pPr>
        <w:ind w:left="2160" w:hanging="360"/>
      </w:pPr>
      <w:rPr>
        <w:rFonts w:ascii="Wingdings" w:hAnsi="Wingdings" w:hint="default"/>
      </w:rPr>
    </w:lvl>
    <w:lvl w:ilvl="3" w:tplc="EDC65734">
      <w:start w:val="1"/>
      <w:numFmt w:val="bullet"/>
      <w:lvlText w:val=""/>
      <w:lvlJc w:val="left"/>
      <w:pPr>
        <w:ind w:left="2880" w:hanging="360"/>
      </w:pPr>
      <w:rPr>
        <w:rFonts w:ascii="Symbol" w:hAnsi="Symbol" w:hint="default"/>
      </w:rPr>
    </w:lvl>
    <w:lvl w:ilvl="4" w:tplc="CCC67898">
      <w:start w:val="1"/>
      <w:numFmt w:val="bullet"/>
      <w:lvlText w:val="o"/>
      <w:lvlJc w:val="left"/>
      <w:pPr>
        <w:ind w:left="3600" w:hanging="360"/>
      </w:pPr>
      <w:rPr>
        <w:rFonts w:ascii="Courier New" w:hAnsi="Courier New" w:hint="default"/>
      </w:rPr>
    </w:lvl>
    <w:lvl w:ilvl="5" w:tplc="F484FCB6">
      <w:start w:val="1"/>
      <w:numFmt w:val="bullet"/>
      <w:lvlText w:val=""/>
      <w:lvlJc w:val="left"/>
      <w:pPr>
        <w:ind w:left="4320" w:hanging="360"/>
      </w:pPr>
      <w:rPr>
        <w:rFonts w:ascii="Wingdings" w:hAnsi="Wingdings" w:hint="default"/>
      </w:rPr>
    </w:lvl>
    <w:lvl w:ilvl="6" w:tplc="80B2C8A2">
      <w:start w:val="1"/>
      <w:numFmt w:val="bullet"/>
      <w:lvlText w:val=""/>
      <w:lvlJc w:val="left"/>
      <w:pPr>
        <w:ind w:left="5040" w:hanging="360"/>
      </w:pPr>
      <w:rPr>
        <w:rFonts w:ascii="Symbol" w:hAnsi="Symbol" w:hint="default"/>
      </w:rPr>
    </w:lvl>
    <w:lvl w:ilvl="7" w:tplc="AB08C8BA">
      <w:start w:val="1"/>
      <w:numFmt w:val="bullet"/>
      <w:lvlText w:val="o"/>
      <w:lvlJc w:val="left"/>
      <w:pPr>
        <w:ind w:left="5760" w:hanging="360"/>
      </w:pPr>
      <w:rPr>
        <w:rFonts w:ascii="Courier New" w:hAnsi="Courier New" w:hint="default"/>
      </w:rPr>
    </w:lvl>
    <w:lvl w:ilvl="8" w:tplc="43F2067E">
      <w:start w:val="1"/>
      <w:numFmt w:val="bullet"/>
      <w:lvlText w:val=""/>
      <w:lvlJc w:val="left"/>
      <w:pPr>
        <w:ind w:left="6480" w:hanging="360"/>
      </w:pPr>
      <w:rPr>
        <w:rFonts w:ascii="Wingdings" w:hAnsi="Wingdings" w:hint="default"/>
      </w:rPr>
    </w:lvl>
  </w:abstractNum>
  <w:abstractNum w:abstractNumId="18" w15:restartNumberingAfterBreak="0">
    <w:nsid w:val="3E13979A"/>
    <w:multiLevelType w:val="hybridMultilevel"/>
    <w:tmpl w:val="CB4CD9B4"/>
    <w:lvl w:ilvl="0" w:tplc="87DEBF30">
      <w:start w:val="1"/>
      <w:numFmt w:val="bullet"/>
      <w:lvlText w:val=""/>
      <w:lvlJc w:val="left"/>
      <w:pPr>
        <w:ind w:left="720" w:hanging="360"/>
      </w:pPr>
      <w:rPr>
        <w:rFonts w:ascii="Symbol" w:hAnsi="Symbol" w:hint="default"/>
      </w:rPr>
    </w:lvl>
    <w:lvl w:ilvl="1" w:tplc="45FAFCB4">
      <w:start w:val="1"/>
      <w:numFmt w:val="bullet"/>
      <w:lvlText w:val="o"/>
      <w:lvlJc w:val="left"/>
      <w:pPr>
        <w:ind w:left="1440" w:hanging="360"/>
      </w:pPr>
      <w:rPr>
        <w:rFonts w:ascii="Courier New" w:hAnsi="Courier New" w:hint="default"/>
      </w:rPr>
    </w:lvl>
    <w:lvl w:ilvl="2" w:tplc="36329F4C">
      <w:start w:val="1"/>
      <w:numFmt w:val="bullet"/>
      <w:lvlText w:val=""/>
      <w:lvlJc w:val="left"/>
      <w:pPr>
        <w:ind w:left="2160" w:hanging="360"/>
      </w:pPr>
      <w:rPr>
        <w:rFonts w:ascii="Wingdings" w:hAnsi="Wingdings" w:hint="default"/>
      </w:rPr>
    </w:lvl>
    <w:lvl w:ilvl="3" w:tplc="BE54273C">
      <w:start w:val="1"/>
      <w:numFmt w:val="bullet"/>
      <w:lvlText w:val=""/>
      <w:lvlJc w:val="left"/>
      <w:pPr>
        <w:ind w:left="2880" w:hanging="360"/>
      </w:pPr>
      <w:rPr>
        <w:rFonts w:ascii="Symbol" w:hAnsi="Symbol" w:hint="default"/>
      </w:rPr>
    </w:lvl>
    <w:lvl w:ilvl="4" w:tplc="AD5C3F84">
      <w:start w:val="1"/>
      <w:numFmt w:val="bullet"/>
      <w:lvlText w:val="o"/>
      <w:lvlJc w:val="left"/>
      <w:pPr>
        <w:ind w:left="3600" w:hanging="360"/>
      </w:pPr>
      <w:rPr>
        <w:rFonts w:ascii="Courier New" w:hAnsi="Courier New" w:hint="default"/>
      </w:rPr>
    </w:lvl>
    <w:lvl w:ilvl="5" w:tplc="076AC668">
      <w:start w:val="1"/>
      <w:numFmt w:val="bullet"/>
      <w:lvlText w:val=""/>
      <w:lvlJc w:val="left"/>
      <w:pPr>
        <w:ind w:left="4320" w:hanging="360"/>
      </w:pPr>
      <w:rPr>
        <w:rFonts w:ascii="Wingdings" w:hAnsi="Wingdings" w:hint="default"/>
      </w:rPr>
    </w:lvl>
    <w:lvl w:ilvl="6" w:tplc="1EFE797C">
      <w:start w:val="1"/>
      <w:numFmt w:val="bullet"/>
      <w:lvlText w:val=""/>
      <w:lvlJc w:val="left"/>
      <w:pPr>
        <w:ind w:left="5040" w:hanging="360"/>
      </w:pPr>
      <w:rPr>
        <w:rFonts w:ascii="Symbol" w:hAnsi="Symbol" w:hint="default"/>
      </w:rPr>
    </w:lvl>
    <w:lvl w:ilvl="7" w:tplc="06DECB20">
      <w:start w:val="1"/>
      <w:numFmt w:val="bullet"/>
      <w:lvlText w:val="o"/>
      <w:lvlJc w:val="left"/>
      <w:pPr>
        <w:ind w:left="5760" w:hanging="360"/>
      </w:pPr>
      <w:rPr>
        <w:rFonts w:ascii="Courier New" w:hAnsi="Courier New" w:hint="default"/>
      </w:rPr>
    </w:lvl>
    <w:lvl w:ilvl="8" w:tplc="475AC70E">
      <w:start w:val="1"/>
      <w:numFmt w:val="bullet"/>
      <w:lvlText w:val=""/>
      <w:lvlJc w:val="left"/>
      <w:pPr>
        <w:ind w:left="6480" w:hanging="360"/>
      </w:pPr>
      <w:rPr>
        <w:rFonts w:ascii="Wingdings" w:hAnsi="Wingdings" w:hint="default"/>
      </w:rPr>
    </w:lvl>
  </w:abstractNum>
  <w:abstractNum w:abstractNumId="19" w15:restartNumberingAfterBreak="0">
    <w:nsid w:val="3F2A7B9D"/>
    <w:multiLevelType w:val="hybridMultilevel"/>
    <w:tmpl w:val="389C1684"/>
    <w:lvl w:ilvl="0" w:tplc="35600E8A">
      <w:start w:val="1"/>
      <w:numFmt w:val="decimal"/>
      <w:lvlText w:val="%1."/>
      <w:lvlJc w:val="left"/>
      <w:pPr>
        <w:ind w:left="720" w:hanging="360"/>
      </w:pPr>
    </w:lvl>
    <w:lvl w:ilvl="1" w:tplc="4168A396">
      <w:start w:val="1"/>
      <w:numFmt w:val="lowerLetter"/>
      <w:lvlText w:val="%2."/>
      <w:lvlJc w:val="left"/>
      <w:pPr>
        <w:ind w:left="1440" w:hanging="360"/>
      </w:pPr>
    </w:lvl>
    <w:lvl w:ilvl="2" w:tplc="4F26F378">
      <w:start w:val="1"/>
      <w:numFmt w:val="lowerRoman"/>
      <w:lvlText w:val="%3."/>
      <w:lvlJc w:val="right"/>
      <w:pPr>
        <w:ind w:left="2160" w:hanging="180"/>
      </w:pPr>
    </w:lvl>
    <w:lvl w:ilvl="3" w:tplc="D3087F12">
      <w:start w:val="1"/>
      <w:numFmt w:val="decimal"/>
      <w:lvlText w:val="%4."/>
      <w:lvlJc w:val="left"/>
      <w:pPr>
        <w:ind w:left="2880" w:hanging="360"/>
      </w:pPr>
    </w:lvl>
    <w:lvl w:ilvl="4" w:tplc="4970CE72">
      <w:start w:val="1"/>
      <w:numFmt w:val="lowerLetter"/>
      <w:lvlText w:val="%5."/>
      <w:lvlJc w:val="left"/>
      <w:pPr>
        <w:ind w:left="3600" w:hanging="360"/>
      </w:pPr>
    </w:lvl>
    <w:lvl w:ilvl="5" w:tplc="8FA2AB5C">
      <w:start w:val="1"/>
      <w:numFmt w:val="lowerRoman"/>
      <w:lvlText w:val="%6."/>
      <w:lvlJc w:val="right"/>
      <w:pPr>
        <w:ind w:left="4320" w:hanging="180"/>
      </w:pPr>
    </w:lvl>
    <w:lvl w:ilvl="6" w:tplc="7E38AC86">
      <w:start w:val="1"/>
      <w:numFmt w:val="decimal"/>
      <w:lvlText w:val="%7."/>
      <w:lvlJc w:val="left"/>
      <w:pPr>
        <w:ind w:left="5040" w:hanging="360"/>
      </w:pPr>
    </w:lvl>
    <w:lvl w:ilvl="7" w:tplc="04E87F7A">
      <w:start w:val="1"/>
      <w:numFmt w:val="lowerLetter"/>
      <w:lvlText w:val="%8."/>
      <w:lvlJc w:val="left"/>
      <w:pPr>
        <w:ind w:left="5760" w:hanging="360"/>
      </w:pPr>
    </w:lvl>
    <w:lvl w:ilvl="8" w:tplc="139CCF94">
      <w:start w:val="1"/>
      <w:numFmt w:val="lowerRoman"/>
      <w:lvlText w:val="%9."/>
      <w:lvlJc w:val="right"/>
      <w:pPr>
        <w:ind w:left="6480" w:hanging="180"/>
      </w:pPr>
    </w:lvl>
  </w:abstractNum>
  <w:abstractNum w:abstractNumId="20" w15:restartNumberingAfterBreak="0">
    <w:nsid w:val="408BCDF6"/>
    <w:multiLevelType w:val="hybridMultilevel"/>
    <w:tmpl w:val="4C7C93FE"/>
    <w:lvl w:ilvl="0" w:tplc="1550259A">
      <w:start w:val="1"/>
      <w:numFmt w:val="bullet"/>
      <w:lvlText w:val=""/>
      <w:lvlJc w:val="left"/>
      <w:pPr>
        <w:ind w:left="720" w:hanging="360"/>
      </w:pPr>
      <w:rPr>
        <w:rFonts w:ascii="Symbol" w:hAnsi="Symbol" w:hint="default"/>
      </w:rPr>
    </w:lvl>
    <w:lvl w:ilvl="1" w:tplc="F5AA1236">
      <w:start w:val="1"/>
      <w:numFmt w:val="bullet"/>
      <w:lvlText w:val="o"/>
      <w:lvlJc w:val="left"/>
      <w:pPr>
        <w:ind w:left="1440" w:hanging="360"/>
      </w:pPr>
      <w:rPr>
        <w:rFonts w:ascii="Courier New" w:hAnsi="Courier New" w:hint="default"/>
      </w:rPr>
    </w:lvl>
    <w:lvl w:ilvl="2" w:tplc="09F8C06E">
      <w:start w:val="1"/>
      <w:numFmt w:val="bullet"/>
      <w:lvlText w:val=""/>
      <w:lvlJc w:val="left"/>
      <w:pPr>
        <w:ind w:left="2160" w:hanging="360"/>
      </w:pPr>
      <w:rPr>
        <w:rFonts w:ascii="Wingdings" w:hAnsi="Wingdings" w:hint="default"/>
      </w:rPr>
    </w:lvl>
    <w:lvl w:ilvl="3" w:tplc="DD5462BA">
      <w:start w:val="1"/>
      <w:numFmt w:val="bullet"/>
      <w:lvlText w:val=""/>
      <w:lvlJc w:val="left"/>
      <w:pPr>
        <w:ind w:left="2880" w:hanging="360"/>
      </w:pPr>
      <w:rPr>
        <w:rFonts w:ascii="Symbol" w:hAnsi="Symbol" w:hint="default"/>
      </w:rPr>
    </w:lvl>
    <w:lvl w:ilvl="4" w:tplc="E654B57C">
      <w:start w:val="1"/>
      <w:numFmt w:val="bullet"/>
      <w:lvlText w:val="o"/>
      <w:lvlJc w:val="left"/>
      <w:pPr>
        <w:ind w:left="3600" w:hanging="360"/>
      </w:pPr>
      <w:rPr>
        <w:rFonts w:ascii="Courier New" w:hAnsi="Courier New" w:hint="default"/>
      </w:rPr>
    </w:lvl>
    <w:lvl w:ilvl="5" w:tplc="D9481E46">
      <w:start w:val="1"/>
      <w:numFmt w:val="bullet"/>
      <w:lvlText w:val=""/>
      <w:lvlJc w:val="left"/>
      <w:pPr>
        <w:ind w:left="4320" w:hanging="360"/>
      </w:pPr>
      <w:rPr>
        <w:rFonts w:ascii="Wingdings" w:hAnsi="Wingdings" w:hint="default"/>
      </w:rPr>
    </w:lvl>
    <w:lvl w:ilvl="6" w:tplc="AA4C921A">
      <w:start w:val="1"/>
      <w:numFmt w:val="bullet"/>
      <w:lvlText w:val=""/>
      <w:lvlJc w:val="left"/>
      <w:pPr>
        <w:ind w:left="5040" w:hanging="360"/>
      </w:pPr>
      <w:rPr>
        <w:rFonts w:ascii="Symbol" w:hAnsi="Symbol" w:hint="default"/>
      </w:rPr>
    </w:lvl>
    <w:lvl w:ilvl="7" w:tplc="6AD853E8">
      <w:start w:val="1"/>
      <w:numFmt w:val="bullet"/>
      <w:lvlText w:val="o"/>
      <w:lvlJc w:val="left"/>
      <w:pPr>
        <w:ind w:left="5760" w:hanging="360"/>
      </w:pPr>
      <w:rPr>
        <w:rFonts w:ascii="Courier New" w:hAnsi="Courier New" w:hint="default"/>
      </w:rPr>
    </w:lvl>
    <w:lvl w:ilvl="8" w:tplc="66C6474E">
      <w:start w:val="1"/>
      <w:numFmt w:val="bullet"/>
      <w:lvlText w:val=""/>
      <w:lvlJc w:val="left"/>
      <w:pPr>
        <w:ind w:left="6480" w:hanging="360"/>
      </w:pPr>
      <w:rPr>
        <w:rFonts w:ascii="Wingdings" w:hAnsi="Wingdings" w:hint="default"/>
      </w:rPr>
    </w:lvl>
  </w:abstractNum>
  <w:abstractNum w:abstractNumId="21" w15:restartNumberingAfterBreak="0">
    <w:nsid w:val="427E3F5D"/>
    <w:multiLevelType w:val="hybridMultilevel"/>
    <w:tmpl w:val="DC066DEE"/>
    <w:lvl w:ilvl="0" w:tplc="B0D66D22">
      <w:start w:val="1"/>
      <w:numFmt w:val="decimal"/>
      <w:lvlText w:val="%1."/>
      <w:lvlJc w:val="left"/>
      <w:pPr>
        <w:ind w:left="720" w:hanging="360"/>
      </w:pPr>
    </w:lvl>
    <w:lvl w:ilvl="1" w:tplc="20C6B686">
      <w:start w:val="1"/>
      <w:numFmt w:val="lowerLetter"/>
      <w:lvlText w:val="%2."/>
      <w:lvlJc w:val="left"/>
      <w:pPr>
        <w:ind w:left="1440" w:hanging="360"/>
      </w:pPr>
    </w:lvl>
    <w:lvl w:ilvl="2" w:tplc="CCD6D8CA">
      <w:start w:val="1"/>
      <w:numFmt w:val="lowerRoman"/>
      <w:lvlText w:val="%3."/>
      <w:lvlJc w:val="right"/>
      <w:pPr>
        <w:ind w:left="2160" w:hanging="180"/>
      </w:pPr>
    </w:lvl>
    <w:lvl w:ilvl="3" w:tplc="5FA81682">
      <w:start w:val="1"/>
      <w:numFmt w:val="decimal"/>
      <w:lvlText w:val="%4."/>
      <w:lvlJc w:val="left"/>
      <w:pPr>
        <w:ind w:left="2880" w:hanging="360"/>
      </w:pPr>
    </w:lvl>
    <w:lvl w:ilvl="4" w:tplc="CD88629E">
      <w:start w:val="1"/>
      <w:numFmt w:val="lowerLetter"/>
      <w:lvlText w:val="%5."/>
      <w:lvlJc w:val="left"/>
      <w:pPr>
        <w:ind w:left="3600" w:hanging="360"/>
      </w:pPr>
    </w:lvl>
    <w:lvl w:ilvl="5" w:tplc="D900855C">
      <w:start w:val="1"/>
      <w:numFmt w:val="lowerRoman"/>
      <w:lvlText w:val="%6."/>
      <w:lvlJc w:val="right"/>
      <w:pPr>
        <w:ind w:left="4320" w:hanging="180"/>
      </w:pPr>
    </w:lvl>
    <w:lvl w:ilvl="6" w:tplc="9410AC18">
      <w:start w:val="1"/>
      <w:numFmt w:val="decimal"/>
      <w:lvlText w:val="%7."/>
      <w:lvlJc w:val="left"/>
      <w:pPr>
        <w:ind w:left="5040" w:hanging="360"/>
      </w:pPr>
    </w:lvl>
    <w:lvl w:ilvl="7" w:tplc="A48AEE4E">
      <w:start w:val="1"/>
      <w:numFmt w:val="lowerLetter"/>
      <w:lvlText w:val="%8."/>
      <w:lvlJc w:val="left"/>
      <w:pPr>
        <w:ind w:left="5760" w:hanging="360"/>
      </w:pPr>
    </w:lvl>
    <w:lvl w:ilvl="8" w:tplc="EC6450CC">
      <w:start w:val="1"/>
      <w:numFmt w:val="lowerRoman"/>
      <w:lvlText w:val="%9."/>
      <w:lvlJc w:val="right"/>
      <w:pPr>
        <w:ind w:left="6480" w:hanging="180"/>
      </w:pPr>
    </w:lvl>
  </w:abstractNum>
  <w:abstractNum w:abstractNumId="22" w15:restartNumberingAfterBreak="0">
    <w:nsid w:val="4358A64A"/>
    <w:multiLevelType w:val="hybridMultilevel"/>
    <w:tmpl w:val="C58629DA"/>
    <w:lvl w:ilvl="0" w:tplc="D7F8E24C">
      <w:start w:val="1"/>
      <w:numFmt w:val="bullet"/>
      <w:lvlText w:val=""/>
      <w:lvlJc w:val="left"/>
      <w:pPr>
        <w:ind w:left="720" w:hanging="360"/>
      </w:pPr>
      <w:rPr>
        <w:rFonts w:ascii="Symbol" w:hAnsi="Symbol" w:hint="default"/>
      </w:rPr>
    </w:lvl>
    <w:lvl w:ilvl="1" w:tplc="37701B84">
      <w:start w:val="1"/>
      <w:numFmt w:val="bullet"/>
      <w:lvlText w:val="o"/>
      <w:lvlJc w:val="left"/>
      <w:pPr>
        <w:ind w:left="1440" w:hanging="360"/>
      </w:pPr>
      <w:rPr>
        <w:rFonts w:ascii="Courier New" w:hAnsi="Courier New" w:hint="default"/>
      </w:rPr>
    </w:lvl>
    <w:lvl w:ilvl="2" w:tplc="213E9842">
      <w:start w:val="1"/>
      <w:numFmt w:val="bullet"/>
      <w:lvlText w:val=""/>
      <w:lvlJc w:val="left"/>
      <w:pPr>
        <w:ind w:left="2160" w:hanging="360"/>
      </w:pPr>
      <w:rPr>
        <w:rFonts w:ascii="Wingdings" w:hAnsi="Wingdings" w:hint="default"/>
      </w:rPr>
    </w:lvl>
    <w:lvl w:ilvl="3" w:tplc="A3A21C4C">
      <w:start w:val="1"/>
      <w:numFmt w:val="bullet"/>
      <w:lvlText w:val=""/>
      <w:lvlJc w:val="left"/>
      <w:pPr>
        <w:ind w:left="2880" w:hanging="360"/>
      </w:pPr>
      <w:rPr>
        <w:rFonts w:ascii="Symbol" w:hAnsi="Symbol" w:hint="default"/>
      </w:rPr>
    </w:lvl>
    <w:lvl w:ilvl="4" w:tplc="FD5C45EC">
      <w:start w:val="1"/>
      <w:numFmt w:val="bullet"/>
      <w:lvlText w:val="o"/>
      <w:lvlJc w:val="left"/>
      <w:pPr>
        <w:ind w:left="3600" w:hanging="360"/>
      </w:pPr>
      <w:rPr>
        <w:rFonts w:ascii="Courier New" w:hAnsi="Courier New" w:hint="default"/>
      </w:rPr>
    </w:lvl>
    <w:lvl w:ilvl="5" w:tplc="FAEA84B8">
      <w:start w:val="1"/>
      <w:numFmt w:val="bullet"/>
      <w:lvlText w:val=""/>
      <w:lvlJc w:val="left"/>
      <w:pPr>
        <w:ind w:left="4320" w:hanging="360"/>
      </w:pPr>
      <w:rPr>
        <w:rFonts w:ascii="Wingdings" w:hAnsi="Wingdings" w:hint="default"/>
      </w:rPr>
    </w:lvl>
    <w:lvl w:ilvl="6" w:tplc="F0C69570">
      <w:start w:val="1"/>
      <w:numFmt w:val="bullet"/>
      <w:lvlText w:val=""/>
      <w:lvlJc w:val="left"/>
      <w:pPr>
        <w:ind w:left="5040" w:hanging="360"/>
      </w:pPr>
      <w:rPr>
        <w:rFonts w:ascii="Symbol" w:hAnsi="Symbol" w:hint="default"/>
      </w:rPr>
    </w:lvl>
    <w:lvl w:ilvl="7" w:tplc="8B7C7638">
      <w:start w:val="1"/>
      <w:numFmt w:val="bullet"/>
      <w:lvlText w:val="o"/>
      <w:lvlJc w:val="left"/>
      <w:pPr>
        <w:ind w:left="5760" w:hanging="360"/>
      </w:pPr>
      <w:rPr>
        <w:rFonts w:ascii="Courier New" w:hAnsi="Courier New" w:hint="default"/>
      </w:rPr>
    </w:lvl>
    <w:lvl w:ilvl="8" w:tplc="DA545A64">
      <w:start w:val="1"/>
      <w:numFmt w:val="bullet"/>
      <w:lvlText w:val=""/>
      <w:lvlJc w:val="left"/>
      <w:pPr>
        <w:ind w:left="6480" w:hanging="360"/>
      </w:pPr>
      <w:rPr>
        <w:rFonts w:ascii="Wingdings" w:hAnsi="Wingdings" w:hint="default"/>
      </w:rPr>
    </w:lvl>
  </w:abstractNum>
  <w:abstractNum w:abstractNumId="23" w15:restartNumberingAfterBreak="0">
    <w:nsid w:val="48F3A8D8"/>
    <w:multiLevelType w:val="hybridMultilevel"/>
    <w:tmpl w:val="1458F3DE"/>
    <w:lvl w:ilvl="0" w:tplc="29F06054">
      <w:start w:val="1"/>
      <w:numFmt w:val="bullet"/>
      <w:lvlText w:val=""/>
      <w:lvlJc w:val="left"/>
      <w:pPr>
        <w:ind w:left="720" w:hanging="360"/>
      </w:pPr>
      <w:rPr>
        <w:rFonts w:ascii="Symbol" w:hAnsi="Symbol" w:hint="default"/>
      </w:rPr>
    </w:lvl>
    <w:lvl w:ilvl="1" w:tplc="01B85E0A">
      <w:start w:val="1"/>
      <w:numFmt w:val="bullet"/>
      <w:lvlText w:val=""/>
      <w:lvlJc w:val="left"/>
      <w:pPr>
        <w:ind w:left="1440" w:hanging="360"/>
      </w:pPr>
      <w:rPr>
        <w:rFonts w:ascii="Symbol" w:hAnsi="Symbol" w:hint="default"/>
      </w:rPr>
    </w:lvl>
    <w:lvl w:ilvl="2" w:tplc="1220B18A">
      <w:start w:val="1"/>
      <w:numFmt w:val="bullet"/>
      <w:lvlText w:val=""/>
      <w:lvlJc w:val="left"/>
      <w:pPr>
        <w:ind w:left="2160" w:hanging="360"/>
      </w:pPr>
      <w:rPr>
        <w:rFonts w:ascii="Wingdings" w:hAnsi="Wingdings" w:hint="default"/>
      </w:rPr>
    </w:lvl>
    <w:lvl w:ilvl="3" w:tplc="6ED0B576">
      <w:start w:val="1"/>
      <w:numFmt w:val="bullet"/>
      <w:lvlText w:val=""/>
      <w:lvlJc w:val="left"/>
      <w:pPr>
        <w:ind w:left="2880" w:hanging="360"/>
      </w:pPr>
      <w:rPr>
        <w:rFonts w:ascii="Symbol" w:hAnsi="Symbol" w:hint="default"/>
      </w:rPr>
    </w:lvl>
    <w:lvl w:ilvl="4" w:tplc="10FE3F12">
      <w:start w:val="1"/>
      <w:numFmt w:val="bullet"/>
      <w:lvlText w:val="o"/>
      <w:lvlJc w:val="left"/>
      <w:pPr>
        <w:ind w:left="3600" w:hanging="360"/>
      </w:pPr>
      <w:rPr>
        <w:rFonts w:ascii="Courier New" w:hAnsi="Courier New" w:hint="default"/>
      </w:rPr>
    </w:lvl>
    <w:lvl w:ilvl="5" w:tplc="1B3C2850">
      <w:start w:val="1"/>
      <w:numFmt w:val="bullet"/>
      <w:lvlText w:val=""/>
      <w:lvlJc w:val="left"/>
      <w:pPr>
        <w:ind w:left="4320" w:hanging="360"/>
      </w:pPr>
      <w:rPr>
        <w:rFonts w:ascii="Wingdings" w:hAnsi="Wingdings" w:hint="default"/>
      </w:rPr>
    </w:lvl>
    <w:lvl w:ilvl="6" w:tplc="FAE6F3AE">
      <w:start w:val="1"/>
      <w:numFmt w:val="bullet"/>
      <w:lvlText w:val=""/>
      <w:lvlJc w:val="left"/>
      <w:pPr>
        <w:ind w:left="5040" w:hanging="360"/>
      </w:pPr>
      <w:rPr>
        <w:rFonts w:ascii="Symbol" w:hAnsi="Symbol" w:hint="default"/>
      </w:rPr>
    </w:lvl>
    <w:lvl w:ilvl="7" w:tplc="09C08D88">
      <w:start w:val="1"/>
      <w:numFmt w:val="bullet"/>
      <w:lvlText w:val="o"/>
      <w:lvlJc w:val="left"/>
      <w:pPr>
        <w:ind w:left="5760" w:hanging="360"/>
      </w:pPr>
      <w:rPr>
        <w:rFonts w:ascii="Courier New" w:hAnsi="Courier New" w:hint="default"/>
      </w:rPr>
    </w:lvl>
    <w:lvl w:ilvl="8" w:tplc="1E86678A">
      <w:start w:val="1"/>
      <w:numFmt w:val="bullet"/>
      <w:lvlText w:val=""/>
      <w:lvlJc w:val="left"/>
      <w:pPr>
        <w:ind w:left="6480" w:hanging="360"/>
      </w:pPr>
      <w:rPr>
        <w:rFonts w:ascii="Wingdings" w:hAnsi="Wingdings" w:hint="default"/>
      </w:rPr>
    </w:lvl>
  </w:abstractNum>
  <w:abstractNum w:abstractNumId="24" w15:restartNumberingAfterBreak="0">
    <w:nsid w:val="4FA430A6"/>
    <w:multiLevelType w:val="hybridMultilevel"/>
    <w:tmpl w:val="E9A88BBE"/>
    <w:lvl w:ilvl="0" w:tplc="7AF22D48">
      <w:start w:val="1"/>
      <w:numFmt w:val="decimal"/>
      <w:lvlText w:val="%1."/>
      <w:lvlJc w:val="left"/>
      <w:pPr>
        <w:ind w:left="720" w:hanging="360"/>
      </w:pPr>
    </w:lvl>
    <w:lvl w:ilvl="1" w:tplc="8FF08916">
      <w:start w:val="1"/>
      <w:numFmt w:val="lowerLetter"/>
      <w:lvlText w:val="%2."/>
      <w:lvlJc w:val="left"/>
      <w:pPr>
        <w:ind w:left="1440" w:hanging="360"/>
      </w:pPr>
    </w:lvl>
    <w:lvl w:ilvl="2" w:tplc="81B6B2D2">
      <w:start w:val="1"/>
      <w:numFmt w:val="lowerRoman"/>
      <w:lvlText w:val="%3."/>
      <w:lvlJc w:val="right"/>
      <w:pPr>
        <w:ind w:left="2160" w:hanging="180"/>
      </w:pPr>
    </w:lvl>
    <w:lvl w:ilvl="3" w:tplc="A19AF8F4">
      <w:start w:val="1"/>
      <w:numFmt w:val="decimal"/>
      <w:lvlText w:val="%4."/>
      <w:lvlJc w:val="left"/>
      <w:pPr>
        <w:ind w:left="2880" w:hanging="360"/>
      </w:pPr>
    </w:lvl>
    <w:lvl w:ilvl="4" w:tplc="4D10AF9C">
      <w:start w:val="1"/>
      <w:numFmt w:val="lowerLetter"/>
      <w:lvlText w:val="%5."/>
      <w:lvlJc w:val="left"/>
      <w:pPr>
        <w:ind w:left="3600" w:hanging="360"/>
      </w:pPr>
    </w:lvl>
    <w:lvl w:ilvl="5" w:tplc="8856E1F8">
      <w:start w:val="1"/>
      <w:numFmt w:val="lowerRoman"/>
      <w:lvlText w:val="%6."/>
      <w:lvlJc w:val="right"/>
      <w:pPr>
        <w:ind w:left="4320" w:hanging="180"/>
      </w:pPr>
    </w:lvl>
    <w:lvl w:ilvl="6" w:tplc="72E070CA">
      <w:start w:val="1"/>
      <w:numFmt w:val="decimal"/>
      <w:lvlText w:val="%7."/>
      <w:lvlJc w:val="left"/>
      <w:pPr>
        <w:ind w:left="5040" w:hanging="360"/>
      </w:pPr>
    </w:lvl>
    <w:lvl w:ilvl="7" w:tplc="7DCA47DA">
      <w:start w:val="1"/>
      <w:numFmt w:val="lowerLetter"/>
      <w:lvlText w:val="%8."/>
      <w:lvlJc w:val="left"/>
      <w:pPr>
        <w:ind w:left="5760" w:hanging="360"/>
      </w:pPr>
    </w:lvl>
    <w:lvl w:ilvl="8" w:tplc="DD8845D6">
      <w:start w:val="1"/>
      <w:numFmt w:val="lowerRoman"/>
      <w:lvlText w:val="%9."/>
      <w:lvlJc w:val="right"/>
      <w:pPr>
        <w:ind w:left="6480" w:hanging="180"/>
      </w:pPr>
    </w:lvl>
  </w:abstractNum>
  <w:abstractNum w:abstractNumId="25" w15:restartNumberingAfterBreak="0">
    <w:nsid w:val="51768B7D"/>
    <w:multiLevelType w:val="hybridMultilevel"/>
    <w:tmpl w:val="4044EF56"/>
    <w:lvl w:ilvl="0" w:tplc="5A32BCA6">
      <w:start w:val="1"/>
      <w:numFmt w:val="lowerLetter"/>
      <w:lvlText w:val="%1."/>
      <w:lvlJc w:val="left"/>
      <w:pPr>
        <w:ind w:left="1068" w:hanging="360"/>
      </w:pPr>
    </w:lvl>
    <w:lvl w:ilvl="1" w:tplc="E4CCF08C">
      <w:start w:val="1"/>
      <w:numFmt w:val="lowerLetter"/>
      <w:lvlText w:val="%2."/>
      <w:lvlJc w:val="left"/>
      <w:pPr>
        <w:ind w:left="1788" w:hanging="360"/>
      </w:pPr>
    </w:lvl>
    <w:lvl w:ilvl="2" w:tplc="BF3A8D26">
      <w:start w:val="1"/>
      <w:numFmt w:val="lowerRoman"/>
      <w:lvlText w:val="%3."/>
      <w:lvlJc w:val="right"/>
      <w:pPr>
        <w:ind w:left="2508" w:hanging="180"/>
      </w:pPr>
    </w:lvl>
    <w:lvl w:ilvl="3" w:tplc="8090975E">
      <w:start w:val="1"/>
      <w:numFmt w:val="decimal"/>
      <w:lvlText w:val="%4."/>
      <w:lvlJc w:val="left"/>
      <w:pPr>
        <w:ind w:left="3228" w:hanging="360"/>
      </w:pPr>
    </w:lvl>
    <w:lvl w:ilvl="4" w:tplc="6DD4F1CC">
      <w:start w:val="1"/>
      <w:numFmt w:val="lowerLetter"/>
      <w:lvlText w:val="%5."/>
      <w:lvlJc w:val="left"/>
      <w:pPr>
        <w:ind w:left="3948" w:hanging="360"/>
      </w:pPr>
    </w:lvl>
    <w:lvl w:ilvl="5" w:tplc="DA988B90">
      <w:start w:val="1"/>
      <w:numFmt w:val="lowerRoman"/>
      <w:lvlText w:val="%6."/>
      <w:lvlJc w:val="right"/>
      <w:pPr>
        <w:ind w:left="4668" w:hanging="180"/>
      </w:pPr>
    </w:lvl>
    <w:lvl w:ilvl="6" w:tplc="A8F2D944">
      <w:start w:val="1"/>
      <w:numFmt w:val="decimal"/>
      <w:lvlText w:val="%7."/>
      <w:lvlJc w:val="left"/>
      <w:pPr>
        <w:ind w:left="5388" w:hanging="360"/>
      </w:pPr>
    </w:lvl>
    <w:lvl w:ilvl="7" w:tplc="96469442">
      <w:start w:val="1"/>
      <w:numFmt w:val="lowerLetter"/>
      <w:lvlText w:val="%8."/>
      <w:lvlJc w:val="left"/>
      <w:pPr>
        <w:ind w:left="6108" w:hanging="360"/>
      </w:pPr>
    </w:lvl>
    <w:lvl w:ilvl="8" w:tplc="33BAC594">
      <w:start w:val="1"/>
      <w:numFmt w:val="lowerRoman"/>
      <w:lvlText w:val="%9."/>
      <w:lvlJc w:val="right"/>
      <w:pPr>
        <w:ind w:left="6828" w:hanging="180"/>
      </w:pPr>
    </w:lvl>
  </w:abstractNum>
  <w:abstractNum w:abstractNumId="26" w15:restartNumberingAfterBreak="0">
    <w:nsid w:val="52A735CA"/>
    <w:multiLevelType w:val="multilevel"/>
    <w:tmpl w:val="E46EF730"/>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98E9CA8"/>
    <w:multiLevelType w:val="hybridMultilevel"/>
    <w:tmpl w:val="FFC4BB60"/>
    <w:lvl w:ilvl="0" w:tplc="C6E265EC">
      <w:start w:val="1"/>
      <w:numFmt w:val="bullet"/>
      <w:lvlText w:val=""/>
      <w:lvlJc w:val="left"/>
      <w:pPr>
        <w:ind w:left="720" w:hanging="360"/>
      </w:pPr>
      <w:rPr>
        <w:rFonts w:ascii="Symbol" w:hAnsi="Symbol" w:hint="default"/>
      </w:rPr>
    </w:lvl>
    <w:lvl w:ilvl="1" w:tplc="771CC9D4">
      <w:start w:val="1"/>
      <w:numFmt w:val="bullet"/>
      <w:lvlText w:val="o"/>
      <w:lvlJc w:val="left"/>
      <w:pPr>
        <w:ind w:left="1440" w:hanging="360"/>
      </w:pPr>
      <w:rPr>
        <w:rFonts w:ascii="Courier New" w:hAnsi="Courier New" w:hint="default"/>
      </w:rPr>
    </w:lvl>
    <w:lvl w:ilvl="2" w:tplc="83BA0BD2">
      <w:start w:val="1"/>
      <w:numFmt w:val="bullet"/>
      <w:lvlText w:val=""/>
      <w:lvlJc w:val="left"/>
      <w:pPr>
        <w:ind w:left="2160" w:hanging="360"/>
      </w:pPr>
      <w:rPr>
        <w:rFonts w:ascii="Wingdings" w:hAnsi="Wingdings" w:hint="default"/>
      </w:rPr>
    </w:lvl>
    <w:lvl w:ilvl="3" w:tplc="EF0071D0">
      <w:start w:val="1"/>
      <w:numFmt w:val="bullet"/>
      <w:lvlText w:val=""/>
      <w:lvlJc w:val="left"/>
      <w:pPr>
        <w:ind w:left="2880" w:hanging="360"/>
      </w:pPr>
      <w:rPr>
        <w:rFonts w:ascii="Symbol" w:hAnsi="Symbol" w:hint="default"/>
      </w:rPr>
    </w:lvl>
    <w:lvl w:ilvl="4" w:tplc="9C96A4AA">
      <w:start w:val="1"/>
      <w:numFmt w:val="bullet"/>
      <w:lvlText w:val="o"/>
      <w:lvlJc w:val="left"/>
      <w:pPr>
        <w:ind w:left="3600" w:hanging="360"/>
      </w:pPr>
      <w:rPr>
        <w:rFonts w:ascii="Courier New" w:hAnsi="Courier New" w:hint="default"/>
      </w:rPr>
    </w:lvl>
    <w:lvl w:ilvl="5" w:tplc="BDEA4B0A">
      <w:start w:val="1"/>
      <w:numFmt w:val="bullet"/>
      <w:lvlText w:val=""/>
      <w:lvlJc w:val="left"/>
      <w:pPr>
        <w:ind w:left="4320" w:hanging="360"/>
      </w:pPr>
      <w:rPr>
        <w:rFonts w:ascii="Wingdings" w:hAnsi="Wingdings" w:hint="default"/>
      </w:rPr>
    </w:lvl>
    <w:lvl w:ilvl="6" w:tplc="488A6B98">
      <w:start w:val="1"/>
      <w:numFmt w:val="bullet"/>
      <w:lvlText w:val=""/>
      <w:lvlJc w:val="left"/>
      <w:pPr>
        <w:ind w:left="5040" w:hanging="360"/>
      </w:pPr>
      <w:rPr>
        <w:rFonts w:ascii="Symbol" w:hAnsi="Symbol" w:hint="default"/>
      </w:rPr>
    </w:lvl>
    <w:lvl w:ilvl="7" w:tplc="399809D6">
      <w:start w:val="1"/>
      <w:numFmt w:val="bullet"/>
      <w:lvlText w:val="o"/>
      <w:lvlJc w:val="left"/>
      <w:pPr>
        <w:ind w:left="5760" w:hanging="360"/>
      </w:pPr>
      <w:rPr>
        <w:rFonts w:ascii="Courier New" w:hAnsi="Courier New" w:hint="default"/>
      </w:rPr>
    </w:lvl>
    <w:lvl w:ilvl="8" w:tplc="9EF251A2">
      <w:start w:val="1"/>
      <w:numFmt w:val="bullet"/>
      <w:lvlText w:val=""/>
      <w:lvlJc w:val="left"/>
      <w:pPr>
        <w:ind w:left="6480" w:hanging="360"/>
      </w:pPr>
      <w:rPr>
        <w:rFonts w:ascii="Wingdings" w:hAnsi="Wingdings" w:hint="default"/>
      </w:rPr>
    </w:lvl>
  </w:abstractNum>
  <w:abstractNum w:abstractNumId="28" w15:restartNumberingAfterBreak="0">
    <w:nsid w:val="5AF978EA"/>
    <w:multiLevelType w:val="hybridMultilevel"/>
    <w:tmpl w:val="0BCE5CC8"/>
    <w:lvl w:ilvl="0" w:tplc="D750C6A0">
      <w:start w:val="1"/>
      <w:numFmt w:val="bullet"/>
      <w:lvlText w:val="-"/>
      <w:lvlJc w:val="left"/>
      <w:pPr>
        <w:ind w:left="720" w:hanging="360"/>
      </w:pPr>
      <w:rPr>
        <w:rFonts w:ascii="Calibri" w:hAnsi="Calibri" w:hint="default"/>
      </w:rPr>
    </w:lvl>
    <w:lvl w:ilvl="1" w:tplc="5E8820D6">
      <w:start w:val="1"/>
      <w:numFmt w:val="bullet"/>
      <w:lvlText w:val="o"/>
      <w:lvlJc w:val="left"/>
      <w:pPr>
        <w:ind w:left="1440" w:hanging="360"/>
      </w:pPr>
      <w:rPr>
        <w:rFonts w:ascii="Courier New" w:hAnsi="Courier New" w:hint="default"/>
      </w:rPr>
    </w:lvl>
    <w:lvl w:ilvl="2" w:tplc="0B34441C">
      <w:start w:val="1"/>
      <w:numFmt w:val="bullet"/>
      <w:lvlText w:val=""/>
      <w:lvlJc w:val="left"/>
      <w:pPr>
        <w:ind w:left="2160" w:hanging="360"/>
      </w:pPr>
      <w:rPr>
        <w:rFonts w:ascii="Wingdings" w:hAnsi="Wingdings" w:hint="default"/>
      </w:rPr>
    </w:lvl>
    <w:lvl w:ilvl="3" w:tplc="53F2C9D8">
      <w:start w:val="1"/>
      <w:numFmt w:val="bullet"/>
      <w:lvlText w:val=""/>
      <w:lvlJc w:val="left"/>
      <w:pPr>
        <w:ind w:left="2880" w:hanging="360"/>
      </w:pPr>
      <w:rPr>
        <w:rFonts w:ascii="Symbol" w:hAnsi="Symbol" w:hint="default"/>
      </w:rPr>
    </w:lvl>
    <w:lvl w:ilvl="4" w:tplc="0CC67ED6">
      <w:start w:val="1"/>
      <w:numFmt w:val="bullet"/>
      <w:lvlText w:val="o"/>
      <w:lvlJc w:val="left"/>
      <w:pPr>
        <w:ind w:left="3600" w:hanging="360"/>
      </w:pPr>
      <w:rPr>
        <w:rFonts w:ascii="Courier New" w:hAnsi="Courier New" w:hint="default"/>
      </w:rPr>
    </w:lvl>
    <w:lvl w:ilvl="5" w:tplc="3E06F0BE">
      <w:start w:val="1"/>
      <w:numFmt w:val="bullet"/>
      <w:lvlText w:val=""/>
      <w:lvlJc w:val="left"/>
      <w:pPr>
        <w:ind w:left="4320" w:hanging="360"/>
      </w:pPr>
      <w:rPr>
        <w:rFonts w:ascii="Wingdings" w:hAnsi="Wingdings" w:hint="default"/>
      </w:rPr>
    </w:lvl>
    <w:lvl w:ilvl="6" w:tplc="495A5892">
      <w:start w:val="1"/>
      <w:numFmt w:val="bullet"/>
      <w:lvlText w:val=""/>
      <w:lvlJc w:val="left"/>
      <w:pPr>
        <w:ind w:left="5040" w:hanging="360"/>
      </w:pPr>
      <w:rPr>
        <w:rFonts w:ascii="Symbol" w:hAnsi="Symbol" w:hint="default"/>
      </w:rPr>
    </w:lvl>
    <w:lvl w:ilvl="7" w:tplc="5D32E17E">
      <w:start w:val="1"/>
      <w:numFmt w:val="bullet"/>
      <w:lvlText w:val="o"/>
      <w:lvlJc w:val="left"/>
      <w:pPr>
        <w:ind w:left="5760" w:hanging="360"/>
      </w:pPr>
      <w:rPr>
        <w:rFonts w:ascii="Courier New" w:hAnsi="Courier New" w:hint="default"/>
      </w:rPr>
    </w:lvl>
    <w:lvl w:ilvl="8" w:tplc="4CDAC008">
      <w:start w:val="1"/>
      <w:numFmt w:val="bullet"/>
      <w:lvlText w:val=""/>
      <w:lvlJc w:val="left"/>
      <w:pPr>
        <w:ind w:left="6480" w:hanging="360"/>
      </w:pPr>
      <w:rPr>
        <w:rFonts w:ascii="Wingdings" w:hAnsi="Wingdings" w:hint="default"/>
      </w:rPr>
    </w:lvl>
  </w:abstractNum>
  <w:abstractNum w:abstractNumId="29" w15:restartNumberingAfterBreak="0">
    <w:nsid w:val="5E2FA6E1"/>
    <w:multiLevelType w:val="hybridMultilevel"/>
    <w:tmpl w:val="26F292B8"/>
    <w:lvl w:ilvl="0" w:tplc="2ED060DA">
      <w:start w:val="1"/>
      <w:numFmt w:val="bullet"/>
      <w:lvlText w:val=""/>
      <w:lvlJc w:val="left"/>
      <w:pPr>
        <w:ind w:left="720" w:hanging="360"/>
      </w:pPr>
      <w:rPr>
        <w:rFonts w:ascii="Symbol" w:hAnsi="Symbol" w:hint="default"/>
      </w:rPr>
    </w:lvl>
    <w:lvl w:ilvl="1" w:tplc="E6B0AC04">
      <w:start w:val="1"/>
      <w:numFmt w:val="bullet"/>
      <w:lvlText w:val="o"/>
      <w:lvlJc w:val="left"/>
      <w:pPr>
        <w:ind w:left="1440" w:hanging="360"/>
      </w:pPr>
      <w:rPr>
        <w:rFonts w:ascii="Courier New" w:hAnsi="Courier New" w:hint="default"/>
      </w:rPr>
    </w:lvl>
    <w:lvl w:ilvl="2" w:tplc="A6DE3AB0">
      <w:start w:val="1"/>
      <w:numFmt w:val="bullet"/>
      <w:lvlText w:val=""/>
      <w:lvlJc w:val="left"/>
      <w:pPr>
        <w:ind w:left="2160" w:hanging="360"/>
      </w:pPr>
      <w:rPr>
        <w:rFonts w:ascii="Wingdings" w:hAnsi="Wingdings" w:hint="default"/>
      </w:rPr>
    </w:lvl>
    <w:lvl w:ilvl="3" w:tplc="D7544826">
      <w:start w:val="1"/>
      <w:numFmt w:val="bullet"/>
      <w:lvlText w:val=""/>
      <w:lvlJc w:val="left"/>
      <w:pPr>
        <w:ind w:left="2880" w:hanging="360"/>
      </w:pPr>
      <w:rPr>
        <w:rFonts w:ascii="Symbol" w:hAnsi="Symbol" w:hint="default"/>
      </w:rPr>
    </w:lvl>
    <w:lvl w:ilvl="4" w:tplc="48CE54B2">
      <w:start w:val="1"/>
      <w:numFmt w:val="bullet"/>
      <w:lvlText w:val="o"/>
      <w:lvlJc w:val="left"/>
      <w:pPr>
        <w:ind w:left="3600" w:hanging="360"/>
      </w:pPr>
      <w:rPr>
        <w:rFonts w:ascii="Courier New" w:hAnsi="Courier New" w:hint="default"/>
      </w:rPr>
    </w:lvl>
    <w:lvl w:ilvl="5" w:tplc="BF547BDA">
      <w:start w:val="1"/>
      <w:numFmt w:val="bullet"/>
      <w:lvlText w:val=""/>
      <w:lvlJc w:val="left"/>
      <w:pPr>
        <w:ind w:left="4320" w:hanging="360"/>
      </w:pPr>
      <w:rPr>
        <w:rFonts w:ascii="Wingdings" w:hAnsi="Wingdings" w:hint="default"/>
      </w:rPr>
    </w:lvl>
    <w:lvl w:ilvl="6" w:tplc="F156F652">
      <w:start w:val="1"/>
      <w:numFmt w:val="bullet"/>
      <w:lvlText w:val=""/>
      <w:lvlJc w:val="left"/>
      <w:pPr>
        <w:ind w:left="5040" w:hanging="360"/>
      </w:pPr>
      <w:rPr>
        <w:rFonts w:ascii="Symbol" w:hAnsi="Symbol" w:hint="default"/>
      </w:rPr>
    </w:lvl>
    <w:lvl w:ilvl="7" w:tplc="3BEEA4A0">
      <w:start w:val="1"/>
      <w:numFmt w:val="bullet"/>
      <w:lvlText w:val="o"/>
      <w:lvlJc w:val="left"/>
      <w:pPr>
        <w:ind w:left="5760" w:hanging="360"/>
      </w:pPr>
      <w:rPr>
        <w:rFonts w:ascii="Courier New" w:hAnsi="Courier New" w:hint="default"/>
      </w:rPr>
    </w:lvl>
    <w:lvl w:ilvl="8" w:tplc="2F2AC01A">
      <w:start w:val="1"/>
      <w:numFmt w:val="bullet"/>
      <w:lvlText w:val=""/>
      <w:lvlJc w:val="left"/>
      <w:pPr>
        <w:ind w:left="6480" w:hanging="360"/>
      </w:pPr>
      <w:rPr>
        <w:rFonts w:ascii="Wingdings" w:hAnsi="Wingdings" w:hint="default"/>
      </w:rPr>
    </w:lvl>
  </w:abstractNum>
  <w:abstractNum w:abstractNumId="30" w15:restartNumberingAfterBreak="0">
    <w:nsid w:val="673DB279"/>
    <w:multiLevelType w:val="hybridMultilevel"/>
    <w:tmpl w:val="62420540"/>
    <w:lvl w:ilvl="0" w:tplc="E7EA7E2E">
      <w:start w:val="1"/>
      <w:numFmt w:val="bullet"/>
      <w:lvlText w:val=""/>
      <w:lvlJc w:val="left"/>
      <w:pPr>
        <w:ind w:left="720" w:hanging="360"/>
      </w:pPr>
      <w:rPr>
        <w:rFonts w:ascii="Symbol" w:hAnsi="Symbol" w:hint="default"/>
      </w:rPr>
    </w:lvl>
    <w:lvl w:ilvl="1" w:tplc="3B50CA7E">
      <w:start w:val="1"/>
      <w:numFmt w:val="bullet"/>
      <w:lvlText w:val="o"/>
      <w:lvlJc w:val="left"/>
      <w:pPr>
        <w:ind w:left="1440" w:hanging="360"/>
      </w:pPr>
      <w:rPr>
        <w:rFonts w:ascii="Courier New" w:hAnsi="Courier New" w:hint="default"/>
      </w:rPr>
    </w:lvl>
    <w:lvl w:ilvl="2" w:tplc="DBC0D398">
      <w:start w:val="1"/>
      <w:numFmt w:val="bullet"/>
      <w:lvlText w:val=""/>
      <w:lvlJc w:val="left"/>
      <w:pPr>
        <w:ind w:left="2160" w:hanging="360"/>
      </w:pPr>
      <w:rPr>
        <w:rFonts w:ascii="Wingdings" w:hAnsi="Wingdings" w:hint="default"/>
      </w:rPr>
    </w:lvl>
    <w:lvl w:ilvl="3" w:tplc="EDBE1C08">
      <w:start w:val="1"/>
      <w:numFmt w:val="bullet"/>
      <w:lvlText w:val=""/>
      <w:lvlJc w:val="left"/>
      <w:pPr>
        <w:ind w:left="2880" w:hanging="360"/>
      </w:pPr>
      <w:rPr>
        <w:rFonts w:ascii="Symbol" w:hAnsi="Symbol" w:hint="default"/>
      </w:rPr>
    </w:lvl>
    <w:lvl w:ilvl="4" w:tplc="D40203FC">
      <w:start w:val="1"/>
      <w:numFmt w:val="bullet"/>
      <w:lvlText w:val="o"/>
      <w:lvlJc w:val="left"/>
      <w:pPr>
        <w:ind w:left="3600" w:hanging="360"/>
      </w:pPr>
      <w:rPr>
        <w:rFonts w:ascii="Courier New" w:hAnsi="Courier New" w:hint="default"/>
      </w:rPr>
    </w:lvl>
    <w:lvl w:ilvl="5" w:tplc="537AE1FC">
      <w:start w:val="1"/>
      <w:numFmt w:val="bullet"/>
      <w:lvlText w:val=""/>
      <w:lvlJc w:val="left"/>
      <w:pPr>
        <w:ind w:left="4320" w:hanging="360"/>
      </w:pPr>
      <w:rPr>
        <w:rFonts w:ascii="Wingdings" w:hAnsi="Wingdings" w:hint="default"/>
      </w:rPr>
    </w:lvl>
    <w:lvl w:ilvl="6" w:tplc="1D2EBF14">
      <w:start w:val="1"/>
      <w:numFmt w:val="bullet"/>
      <w:lvlText w:val=""/>
      <w:lvlJc w:val="left"/>
      <w:pPr>
        <w:ind w:left="5040" w:hanging="360"/>
      </w:pPr>
      <w:rPr>
        <w:rFonts w:ascii="Symbol" w:hAnsi="Symbol" w:hint="default"/>
      </w:rPr>
    </w:lvl>
    <w:lvl w:ilvl="7" w:tplc="17E87D48">
      <w:start w:val="1"/>
      <w:numFmt w:val="bullet"/>
      <w:lvlText w:val="o"/>
      <w:lvlJc w:val="left"/>
      <w:pPr>
        <w:ind w:left="5760" w:hanging="360"/>
      </w:pPr>
      <w:rPr>
        <w:rFonts w:ascii="Courier New" w:hAnsi="Courier New" w:hint="default"/>
      </w:rPr>
    </w:lvl>
    <w:lvl w:ilvl="8" w:tplc="B36A957C">
      <w:start w:val="1"/>
      <w:numFmt w:val="bullet"/>
      <w:lvlText w:val=""/>
      <w:lvlJc w:val="left"/>
      <w:pPr>
        <w:ind w:left="6480" w:hanging="360"/>
      </w:pPr>
      <w:rPr>
        <w:rFonts w:ascii="Wingdings" w:hAnsi="Wingdings" w:hint="default"/>
      </w:rPr>
    </w:lvl>
  </w:abstractNum>
  <w:abstractNum w:abstractNumId="31" w15:restartNumberingAfterBreak="0">
    <w:nsid w:val="67E2E742"/>
    <w:multiLevelType w:val="hybridMultilevel"/>
    <w:tmpl w:val="441657E2"/>
    <w:lvl w:ilvl="0" w:tplc="E5907506">
      <w:start w:val="1"/>
      <w:numFmt w:val="decimal"/>
      <w:lvlText w:val="%1."/>
      <w:lvlJc w:val="left"/>
      <w:pPr>
        <w:ind w:left="720" w:hanging="360"/>
      </w:pPr>
    </w:lvl>
    <w:lvl w:ilvl="1" w:tplc="CF465B24">
      <w:start w:val="1"/>
      <w:numFmt w:val="lowerLetter"/>
      <w:lvlText w:val="%2."/>
      <w:lvlJc w:val="left"/>
      <w:pPr>
        <w:ind w:left="1440" w:hanging="360"/>
      </w:pPr>
    </w:lvl>
    <w:lvl w:ilvl="2" w:tplc="11682F52">
      <w:start w:val="1"/>
      <w:numFmt w:val="lowerRoman"/>
      <w:lvlText w:val="%3."/>
      <w:lvlJc w:val="right"/>
      <w:pPr>
        <w:ind w:left="2160" w:hanging="180"/>
      </w:pPr>
    </w:lvl>
    <w:lvl w:ilvl="3" w:tplc="BE02EB36">
      <w:start w:val="1"/>
      <w:numFmt w:val="decimal"/>
      <w:lvlText w:val="%4."/>
      <w:lvlJc w:val="left"/>
      <w:pPr>
        <w:ind w:left="2880" w:hanging="360"/>
      </w:pPr>
    </w:lvl>
    <w:lvl w:ilvl="4" w:tplc="03867ACC">
      <w:start w:val="1"/>
      <w:numFmt w:val="lowerLetter"/>
      <w:lvlText w:val="%5."/>
      <w:lvlJc w:val="left"/>
      <w:pPr>
        <w:ind w:left="3600" w:hanging="360"/>
      </w:pPr>
    </w:lvl>
    <w:lvl w:ilvl="5" w:tplc="550282C2">
      <w:start w:val="1"/>
      <w:numFmt w:val="lowerRoman"/>
      <w:lvlText w:val="%6."/>
      <w:lvlJc w:val="right"/>
      <w:pPr>
        <w:ind w:left="4320" w:hanging="180"/>
      </w:pPr>
    </w:lvl>
    <w:lvl w:ilvl="6" w:tplc="AC1677F6">
      <w:start w:val="1"/>
      <w:numFmt w:val="decimal"/>
      <w:lvlText w:val="%7."/>
      <w:lvlJc w:val="left"/>
      <w:pPr>
        <w:ind w:left="5040" w:hanging="360"/>
      </w:pPr>
    </w:lvl>
    <w:lvl w:ilvl="7" w:tplc="9424B510">
      <w:start w:val="1"/>
      <w:numFmt w:val="lowerLetter"/>
      <w:lvlText w:val="%8."/>
      <w:lvlJc w:val="left"/>
      <w:pPr>
        <w:ind w:left="5760" w:hanging="360"/>
      </w:pPr>
    </w:lvl>
    <w:lvl w:ilvl="8" w:tplc="BD283A2C">
      <w:start w:val="1"/>
      <w:numFmt w:val="lowerRoman"/>
      <w:lvlText w:val="%9."/>
      <w:lvlJc w:val="right"/>
      <w:pPr>
        <w:ind w:left="6480" w:hanging="180"/>
      </w:pPr>
    </w:lvl>
  </w:abstractNum>
  <w:abstractNum w:abstractNumId="32" w15:restartNumberingAfterBreak="0">
    <w:nsid w:val="6A66F402"/>
    <w:multiLevelType w:val="hybridMultilevel"/>
    <w:tmpl w:val="5CA46752"/>
    <w:lvl w:ilvl="0" w:tplc="0B3A05B8">
      <w:start w:val="1"/>
      <w:numFmt w:val="decimal"/>
      <w:lvlText w:val="%1."/>
      <w:lvlJc w:val="left"/>
      <w:pPr>
        <w:ind w:left="720" w:hanging="360"/>
      </w:pPr>
    </w:lvl>
    <w:lvl w:ilvl="1" w:tplc="A4304D1C">
      <w:start w:val="1"/>
      <w:numFmt w:val="lowerLetter"/>
      <w:lvlText w:val="%2."/>
      <w:lvlJc w:val="left"/>
      <w:pPr>
        <w:ind w:left="1440" w:hanging="360"/>
      </w:pPr>
    </w:lvl>
    <w:lvl w:ilvl="2" w:tplc="A43E6768">
      <w:start w:val="1"/>
      <w:numFmt w:val="lowerRoman"/>
      <w:lvlText w:val="%3."/>
      <w:lvlJc w:val="right"/>
      <w:pPr>
        <w:ind w:left="2160" w:hanging="180"/>
      </w:pPr>
    </w:lvl>
    <w:lvl w:ilvl="3" w:tplc="71DC6282">
      <w:start w:val="1"/>
      <w:numFmt w:val="decimal"/>
      <w:lvlText w:val="%4."/>
      <w:lvlJc w:val="left"/>
      <w:pPr>
        <w:ind w:left="2880" w:hanging="360"/>
      </w:pPr>
    </w:lvl>
    <w:lvl w:ilvl="4" w:tplc="A64E81FC">
      <w:start w:val="1"/>
      <w:numFmt w:val="lowerLetter"/>
      <w:lvlText w:val="%5."/>
      <w:lvlJc w:val="left"/>
      <w:pPr>
        <w:ind w:left="3600" w:hanging="360"/>
      </w:pPr>
    </w:lvl>
    <w:lvl w:ilvl="5" w:tplc="4246C766">
      <w:start w:val="1"/>
      <w:numFmt w:val="lowerRoman"/>
      <w:lvlText w:val="%6."/>
      <w:lvlJc w:val="right"/>
      <w:pPr>
        <w:ind w:left="4320" w:hanging="180"/>
      </w:pPr>
    </w:lvl>
    <w:lvl w:ilvl="6" w:tplc="27B49CB0">
      <w:start w:val="1"/>
      <w:numFmt w:val="decimal"/>
      <w:lvlText w:val="%7."/>
      <w:lvlJc w:val="left"/>
      <w:pPr>
        <w:ind w:left="5040" w:hanging="360"/>
      </w:pPr>
    </w:lvl>
    <w:lvl w:ilvl="7" w:tplc="A636DEEC">
      <w:start w:val="1"/>
      <w:numFmt w:val="lowerLetter"/>
      <w:lvlText w:val="%8."/>
      <w:lvlJc w:val="left"/>
      <w:pPr>
        <w:ind w:left="5760" w:hanging="360"/>
      </w:pPr>
    </w:lvl>
    <w:lvl w:ilvl="8" w:tplc="A46652C0">
      <w:start w:val="1"/>
      <w:numFmt w:val="lowerRoman"/>
      <w:lvlText w:val="%9."/>
      <w:lvlJc w:val="right"/>
      <w:pPr>
        <w:ind w:left="6480" w:hanging="180"/>
      </w:pPr>
    </w:lvl>
  </w:abstractNum>
  <w:abstractNum w:abstractNumId="33" w15:restartNumberingAfterBreak="0">
    <w:nsid w:val="6C20D5C1"/>
    <w:multiLevelType w:val="hybridMultilevel"/>
    <w:tmpl w:val="EC10C6AC"/>
    <w:lvl w:ilvl="0" w:tplc="2DC8D796">
      <w:start w:val="1"/>
      <w:numFmt w:val="bullet"/>
      <w:lvlText w:val=""/>
      <w:lvlJc w:val="left"/>
      <w:pPr>
        <w:ind w:left="720" w:hanging="360"/>
      </w:pPr>
      <w:rPr>
        <w:rFonts w:ascii="Symbol" w:hAnsi="Symbol" w:hint="default"/>
      </w:rPr>
    </w:lvl>
    <w:lvl w:ilvl="1" w:tplc="1AB626D4">
      <w:start w:val="1"/>
      <w:numFmt w:val="bullet"/>
      <w:lvlText w:val="o"/>
      <w:lvlJc w:val="left"/>
      <w:pPr>
        <w:ind w:left="1440" w:hanging="360"/>
      </w:pPr>
      <w:rPr>
        <w:rFonts w:ascii="Courier New" w:hAnsi="Courier New" w:hint="default"/>
      </w:rPr>
    </w:lvl>
    <w:lvl w:ilvl="2" w:tplc="EA7E6A6C">
      <w:start w:val="1"/>
      <w:numFmt w:val="bullet"/>
      <w:lvlText w:val=""/>
      <w:lvlJc w:val="left"/>
      <w:pPr>
        <w:ind w:left="2160" w:hanging="360"/>
      </w:pPr>
      <w:rPr>
        <w:rFonts w:ascii="Wingdings" w:hAnsi="Wingdings" w:hint="default"/>
      </w:rPr>
    </w:lvl>
    <w:lvl w:ilvl="3" w:tplc="1EDEA220">
      <w:start w:val="1"/>
      <w:numFmt w:val="bullet"/>
      <w:lvlText w:val=""/>
      <w:lvlJc w:val="left"/>
      <w:pPr>
        <w:ind w:left="2880" w:hanging="360"/>
      </w:pPr>
      <w:rPr>
        <w:rFonts w:ascii="Symbol" w:hAnsi="Symbol" w:hint="default"/>
      </w:rPr>
    </w:lvl>
    <w:lvl w:ilvl="4" w:tplc="169A843C">
      <w:start w:val="1"/>
      <w:numFmt w:val="bullet"/>
      <w:lvlText w:val="o"/>
      <w:lvlJc w:val="left"/>
      <w:pPr>
        <w:ind w:left="3600" w:hanging="360"/>
      </w:pPr>
      <w:rPr>
        <w:rFonts w:ascii="Courier New" w:hAnsi="Courier New" w:hint="default"/>
      </w:rPr>
    </w:lvl>
    <w:lvl w:ilvl="5" w:tplc="6D90CB30">
      <w:start w:val="1"/>
      <w:numFmt w:val="bullet"/>
      <w:lvlText w:val=""/>
      <w:lvlJc w:val="left"/>
      <w:pPr>
        <w:ind w:left="4320" w:hanging="360"/>
      </w:pPr>
      <w:rPr>
        <w:rFonts w:ascii="Wingdings" w:hAnsi="Wingdings" w:hint="default"/>
      </w:rPr>
    </w:lvl>
    <w:lvl w:ilvl="6" w:tplc="7940E748">
      <w:start w:val="1"/>
      <w:numFmt w:val="bullet"/>
      <w:lvlText w:val=""/>
      <w:lvlJc w:val="left"/>
      <w:pPr>
        <w:ind w:left="5040" w:hanging="360"/>
      </w:pPr>
      <w:rPr>
        <w:rFonts w:ascii="Symbol" w:hAnsi="Symbol" w:hint="default"/>
      </w:rPr>
    </w:lvl>
    <w:lvl w:ilvl="7" w:tplc="31CE37EE">
      <w:start w:val="1"/>
      <w:numFmt w:val="bullet"/>
      <w:lvlText w:val="o"/>
      <w:lvlJc w:val="left"/>
      <w:pPr>
        <w:ind w:left="5760" w:hanging="360"/>
      </w:pPr>
      <w:rPr>
        <w:rFonts w:ascii="Courier New" w:hAnsi="Courier New" w:hint="default"/>
      </w:rPr>
    </w:lvl>
    <w:lvl w:ilvl="8" w:tplc="23C0D604">
      <w:start w:val="1"/>
      <w:numFmt w:val="bullet"/>
      <w:lvlText w:val=""/>
      <w:lvlJc w:val="left"/>
      <w:pPr>
        <w:ind w:left="6480" w:hanging="360"/>
      </w:pPr>
      <w:rPr>
        <w:rFonts w:ascii="Wingdings" w:hAnsi="Wingdings" w:hint="default"/>
      </w:rPr>
    </w:lvl>
  </w:abstractNum>
  <w:abstractNum w:abstractNumId="34" w15:restartNumberingAfterBreak="0">
    <w:nsid w:val="6D73A229"/>
    <w:multiLevelType w:val="hybridMultilevel"/>
    <w:tmpl w:val="9CB43C12"/>
    <w:lvl w:ilvl="0" w:tplc="D7045100">
      <w:start w:val="1"/>
      <w:numFmt w:val="bullet"/>
      <w:lvlText w:val=""/>
      <w:lvlJc w:val="left"/>
      <w:pPr>
        <w:ind w:left="720" w:hanging="360"/>
      </w:pPr>
      <w:rPr>
        <w:rFonts w:ascii="Symbol" w:hAnsi="Symbol" w:hint="default"/>
      </w:rPr>
    </w:lvl>
    <w:lvl w:ilvl="1" w:tplc="E0C45526">
      <w:start w:val="1"/>
      <w:numFmt w:val="bullet"/>
      <w:lvlText w:val="o"/>
      <w:lvlJc w:val="left"/>
      <w:pPr>
        <w:ind w:left="1440" w:hanging="360"/>
      </w:pPr>
      <w:rPr>
        <w:rFonts w:ascii="Courier New" w:hAnsi="Courier New" w:hint="default"/>
      </w:rPr>
    </w:lvl>
    <w:lvl w:ilvl="2" w:tplc="FCBE8C94">
      <w:start w:val="1"/>
      <w:numFmt w:val="bullet"/>
      <w:lvlText w:val=""/>
      <w:lvlJc w:val="left"/>
      <w:pPr>
        <w:ind w:left="2160" w:hanging="360"/>
      </w:pPr>
      <w:rPr>
        <w:rFonts w:ascii="Wingdings" w:hAnsi="Wingdings" w:hint="default"/>
      </w:rPr>
    </w:lvl>
    <w:lvl w:ilvl="3" w:tplc="7D5C98B2">
      <w:start w:val="1"/>
      <w:numFmt w:val="bullet"/>
      <w:lvlText w:val=""/>
      <w:lvlJc w:val="left"/>
      <w:pPr>
        <w:ind w:left="2880" w:hanging="360"/>
      </w:pPr>
      <w:rPr>
        <w:rFonts w:ascii="Symbol" w:hAnsi="Symbol" w:hint="default"/>
      </w:rPr>
    </w:lvl>
    <w:lvl w:ilvl="4" w:tplc="52004D72">
      <w:start w:val="1"/>
      <w:numFmt w:val="bullet"/>
      <w:lvlText w:val="o"/>
      <w:lvlJc w:val="left"/>
      <w:pPr>
        <w:ind w:left="3600" w:hanging="360"/>
      </w:pPr>
      <w:rPr>
        <w:rFonts w:ascii="Courier New" w:hAnsi="Courier New" w:hint="default"/>
      </w:rPr>
    </w:lvl>
    <w:lvl w:ilvl="5" w:tplc="5E4CEA38">
      <w:start w:val="1"/>
      <w:numFmt w:val="bullet"/>
      <w:lvlText w:val=""/>
      <w:lvlJc w:val="left"/>
      <w:pPr>
        <w:ind w:left="4320" w:hanging="360"/>
      </w:pPr>
      <w:rPr>
        <w:rFonts w:ascii="Wingdings" w:hAnsi="Wingdings" w:hint="default"/>
      </w:rPr>
    </w:lvl>
    <w:lvl w:ilvl="6" w:tplc="2C0E8DAE">
      <w:start w:val="1"/>
      <w:numFmt w:val="bullet"/>
      <w:lvlText w:val=""/>
      <w:lvlJc w:val="left"/>
      <w:pPr>
        <w:ind w:left="5040" w:hanging="360"/>
      </w:pPr>
      <w:rPr>
        <w:rFonts w:ascii="Symbol" w:hAnsi="Symbol" w:hint="default"/>
      </w:rPr>
    </w:lvl>
    <w:lvl w:ilvl="7" w:tplc="B1FC876A">
      <w:start w:val="1"/>
      <w:numFmt w:val="bullet"/>
      <w:lvlText w:val="o"/>
      <w:lvlJc w:val="left"/>
      <w:pPr>
        <w:ind w:left="5760" w:hanging="360"/>
      </w:pPr>
      <w:rPr>
        <w:rFonts w:ascii="Courier New" w:hAnsi="Courier New" w:hint="default"/>
      </w:rPr>
    </w:lvl>
    <w:lvl w:ilvl="8" w:tplc="70E47A44">
      <w:start w:val="1"/>
      <w:numFmt w:val="bullet"/>
      <w:lvlText w:val=""/>
      <w:lvlJc w:val="left"/>
      <w:pPr>
        <w:ind w:left="6480" w:hanging="360"/>
      </w:pPr>
      <w:rPr>
        <w:rFonts w:ascii="Wingdings" w:hAnsi="Wingdings" w:hint="default"/>
      </w:rPr>
    </w:lvl>
  </w:abstractNum>
  <w:abstractNum w:abstractNumId="35" w15:restartNumberingAfterBreak="0">
    <w:nsid w:val="70BF3E91"/>
    <w:multiLevelType w:val="hybridMultilevel"/>
    <w:tmpl w:val="5E5C44C8"/>
    <w:lvl w:ilvl="0" w:tplc="35C425F4">
      <w:start w:val="1"/>
      <w:numFmt w:val="bullet"/>
      <w:lvlText w:val=""/>
      <w:lvlJc w:val="left"/>
      <w:pPr>
        <w:ind w:left="720" w:hanging="360"/>
      </w:pPr>
      <w:rPr>
        <w:rFonts w:ascii="Symbol" w:hAnsi="Symbol" w:hint="default"/>
      </w:rPr>
    </w:lvl>
    <w:lvl w:ilvl="1" w:tplc="70F6EDEA">
      <w:start w:val="1"/>
      <w:numFmt w:val="bullet"/>
      <w:lvlText w:val="o"/>
      <w:lvlJc w:val="left"/>
      <w:pPr>
        <w:ind w:left="1440" w:hanging="360"/>
      </w:pPr>
      <w:rPr>
        <w:rFonts w:ascii="Courier New" w:hAnsi="Courier New" w:hint="default"/>
      </w:rPr>
    </w:lvl>
    <w:lvl w:ilvl="2" w:tplc="ED824506">
      <w:start w:val="1"/>
      <w:numFmt w:val="bullet"/>
      <w:lvlText w:val=""/>
      <w:lvlJc w:val="left"/>
      <w:pPr>
        <w:ind w:left="2160" w:hanging="360"/>
      </w:pPr>
      <w:rPr>
        <w:rFonts w:ascii="Wingdings" w:hAnsi="Wingdings" w:hint="default"/>
      </w:rPr>
    </w:lvl>
    <w:lvl w:ilvl="3" w:tplc="88800A54">
      <w:start w:val="1"/>
      <w:numFmt w:val="bullet"/>
      <w:lvlText w:val=""/>
      <w:lvlJc w:val="left"/>
      <w:pPr>
        <w:ind w:left="2880" w:hanging="360"/>
      </w:pPr>
      <w:rPr>
        <w:rFonts w:ascii="Symbol" w:hAnsi="Symbol" w:hint="default"/>
      </w:rPr>
    </w:lvl>
    <w:lvl w:ilvl="4" w:tplc="BB8EB31C">
      <w:start w:val="1"/>
      <w:numFmt w:val="bullet"/>
      <w:lvlText w:val="o"/>
      <w:lvlJc w:val="left"/>
      <w:pPr>
        <w:ind w:left="3600" w:hanging="360"/>
      </w:pPr>
      <w:rPr>
        <w:rFonts w:ascii="Courier New" w:hAnsi="Courier New" w:hint="default"/>
      </w:rPr>
    </w:lvl>
    <w:lvl w:ilvl="5" w:tplc="EFE6F19E">
      <w:start w:val="1"/>
      <w:numFmt w:val="bullet"/>
      <w:lvlText w:val=""/>
      <w:lvlJc w:val="left"/>
      <w:pPr>
        <w:ind w:left="4320" w:hanging="360"/>
      </w:pPr>
      <w:rPr>
        <w:rFonts w:ascii="Wingdings" w:hAnsi="Wingdings" w:hint="default"/>
      </w:rPr>
    </w:lvl>
    <w:lvl w:ilvl="6" w:tplc="D310847E">
      <w:start w:val="1"/>
      <w:numFmt w:val="bullet"/>
      <w:lvlText w:val=""/>
      <w:lvlJc w:val="left"/>
      <w:pPr>
        <w:ind w:left="5040" w:hanging="360"/>
      </w:pPr>
      <w:rPr>
        <w:rFonts w:ascii="Symbol" w:hAnsi="Symbol" w:hint="default"/>
      </w:rPr>
    </w:lvl>
    <w:lvl w:ilvl="7" w:tplc="7D7C84E2">
      <w:start w:val="1"/>
      <w:numFmt w:val="bullet"/>
      <w:lvlText w:val="o"/>
      <w:lvlJc w:val="left"/>
      <w:pPr>
        <w:ind w:left="5760" w:hanging="360"/>
      </w:pPr>
      <w:rPr>
        <w:rFonts w:ascii="Courier New" w:hAnsi="Courier New" w:hint="default"/>
      </w:rPr>
    </w:lvl>
    <w:lvl w:ilvl="8" w:tplc="54BE8F98">
      <w:start w:val="1"/>
      <w:numFmt w:val="bullet"/>
      <w:lvlText w:val=""/>
      <w:lvlJc w:val="left"/>
      <w:pPr>
        <w:ind w:left="6480" w:hanging="360"/>
      </w:pPr>
      <w:rPr>
        <w:rFonts w:ascii="Wingdings" w:hAnsi="Wingdings" w:hint="default"/>
      </w:rPr>
    </w:lvl>
  </w:abstractNum>
  <w:abstractNum w:abstractNumId="36" w15:restartNumberingAfterBreak="0">
    <w:nsid w:val="73644437"/>
    <w:multiLevelType w:val="hybridMultilevel"/>
    <w:tmpl w:val="6316C93A"/>
    <w:lvl w:ilvl="0" w:tplc="36E0BD92">
      <w:start w:val="1"/>
      <w:numFmt w:val="decimal"/>
      <w:lvlText w:val="%1."/>
      <w:lvlJc w:val="left"/>
      <w:pPr>
        <w:ind w:left="720" w:hanging="360"/>
      </w:pPr>
    </w:lvl>
    <w:lvl w:ilvl="1" w:tplc="0FD60752">
      <w:start w:val="1"/>
      <w:numFmt w:val="lowerLetter"/>
      <w:lvlText w:val="%2."/>
      <w:lvlJc w:val="left"/>
      <w:pPr>
        <w:ind w:left="1440" w:hanging="360"/>
      </w:pPr>
    </w:lvl>
    <w:lvl w:ilvl="2" w:tplc="1592F9AE">
      <w:start w:val="1"/>
      <w:numFmt w:val="lowerRoman"/>
      <w:lvlText w:val="%3."/>
      <w:lvlJc w:val="right"/>
      <w:pPr>
        <w:ind w:left="2160" w:hanging="180"/>
      </w:pPr>
    </w:lvl>
    <w:lvl w:ilvl="3" w:tplc="375C220A">
      <w:start w:val="1"/>
      <w:numFmt w:val="decimal"/>
      <w:lvlText w:val="%4."/>
      <w:lvlJc w:val="left"/>
      <w:pPr>
        <w:ind w:left="2880" w:hanging="360"/>
      </w:pPr>
    </w:lvl>
    <w:lvl w:ilvl="4" w:tplc="4B6CD8F2">
      <w:start w:val="1"/>
      <w:numFmt w:val="lowerLetter"/>
      <w:lvlText w:val="%5."/>
      <w:lvlJc w:val="left"/>
      <w:pPr>
        <w:ind w:left="3600" w:hanging="360"/>
      </w:pPr>
    </w:lvl>
    <w:lvl w:ilvl="5" w:tplc="3AE828D2">
      <w:start w:val="1"/>
      <w:numFmt w:val="lowerRoman"/>
      <w:lvlText w:val="%6."/>
      <w:lvlJc w:val="right"/>
      <w:pPr>
        <w:ind w:left="4320" w:hanging="180"/>
      </w:pPr>
    </w:lvl>
    <w:lvl w:ilvl="6" w:tplc="4E50ABD0">
      <w:start w:val="1"/>
      <w:numFmt w:val="decimal"/>
      <w:lvlText w:val="%7."/>
      <w:lvlJc w:val="left"/>
      <w:pPr>
        <w:ind w:left="5040" w:hanging="360"/>
      </w:pPr>
    </w:lvl>
    <w:lvl w:ilvl="7" w:tplc="F0B849B6">
      <w:start w:val="1"/>
      <w:numFmt w:val="lowerLetter"/>
      <w:lvlText w:val="%8."/>
      <w:lvlJc w:val="left"/>
      <w:pPr>
        <w:ind w:left="5760" w:hanging="360"/>
      </w:pPr>
    </w:lvl>
    <w:lvl w:ilvl="8" w:tplc="5ED207A2">
      <w:start w:val="1"/>
      <w:numFmt w:val="lowerRoman"/>
      <w:lvlText w:val="%9."/>
      <w:lvlJc w:val="right"/>
      <w:pPr>
        <w:ind w:left="6480" w:hanging="180"/>
      </w:pPr>
    </w:lvl>
  </w:abstractNum>
  <w:abstractNum w:abstractNumId="37" w15:restartNumberingAfterBreak="0">
    <w:nsid w:val="7390EEEE"/>
    <w:multiLevelType w:val="hybridMultilevel"/>
    <w:tmpl w:val="2F74F838"/>
    <w:lvl w:ilvl="0" w:tplc="27A2C452">
      <w:start w:val="1"/>
      <w:numFmt w:val="bullet"/>
      <w:lvlText w:val=""/>
      <w:lvlJc w:val="left"/>
      <w:pPr>
        <w:ind w:left="720" w:hanging="360"/>
      </w:pPr>
      <w:rPr>
        <w:rFonts w:ascii="Wingdings" w:hAnsi="Wingdings" w:hint="default"/>
      </w:rPr>
    </w:lvl>
    <w:lvl w:ilvl="1" w:tplc="F0E4FC72">
      <w:start w:val="1"/>
      <w:numFmt w:val="bullet"/>
      <w:lvlText w:val=""/>
      <w:lvlJc w:val="left"/>
      <w:pPr>
        <w:ind w:left="1440" w:hanging="360"/>
      </w:pPr>
      <w:rPr>
        <w:rFonts w:ascii="Wingdings" w:hAnsi="Wingdings" w:hint="default"/>
      </w:rPr>
    </w:lvl>
    <w:lvl w:ilvl="2" w:tplc="4A6A3E30">
      <w:start w:val="1"/>
      <w:numFmt w:val="bullet"/>
      <w:lvlText w:val=""/>
      <w:lvlJc w:val="left"/>
      <w:pPr>
        <w:ind w:left="2160" w:hanging="360"/>
      </w:pPr>
      <w:rPr>
        <w:rFonts w:ascii="Wingdings" w:hAnsi="Wingdings" w:hint="default"/>
      </w:rPr>
    </w:lvl>
    <w:lvl w:ilvl="3" w:tplc="0AAEF2D0">
      <w:start w:val="1"/>
      <w:numFmt w:val="bullet"/>
      <w:lvlText w:val=""/>
      <w:lvlJc w:val="left"/>
      <w:pPr>
        <w:ind w:left="2880" w:hanging="360"/>
      </w:pPr>
      <w:rPr>
        <w:rFonts w:ascii="Wingdings" w:hAnsi="Wingdings" w:hint="default"/>
      </w:rPr>
    </w:lvl>
    <w:lvl w:ilvl="4" w:tplc="A08CC3DC">
      <w:start w:val="1"/>
      <w:numFmt w:val="bullet"/>
      <w:lvlText w:val=""/>
      <w:lvlJc w:val="left"/>
      <w:pPr>
        <w:ind w:left="3600" w:hanging="360"/>
      </w:pPr>
      <w:rPr>
        <w:rFonts w:ascii="Wingdings" w:hAnsi="Wingdings" w:hint="default"/>
      </w:rPr>
    </w:lvl>
    <w:lvl w:ilvl="5" w:tplc="7554B6F8">
      <w:start w:val="1"/>
      <w:numFmt w:val="bullet"/>
      <w:lvlText w:val=""/>
      <w:lvlJc w:val="left"/>
      <w:pPr>
        <w:ind w:left="4320" w:hanging="360"/>
      </w:pPr>
      <w:rPr>
        <w:rFonts w:ascii="Wingdings" w:hAnsi="Wingdings" w:hint="default"/>
      </w:rPr>
    </w:lvl>
    <w:lvl w:ilvl="6" w:tplc="D91CC51E">
      <w:start w:val="1"/>
      <w:numFmt w:val="bullet"/>
      <w:lvlText w:val=""/>
      <w:lvlJc w:val="left"/>
      <w:pPr>
        <w:ind w:left="5040" w:hanging="360"/>
      </w:pPr>
      <w:rPr>
        <w:rFonts w:ascii="Wingdings" w:hAnsi="Wingdings" w:hint="default"/>
      </w:rPr>
    </w:lvl>
    <w:lvl w:ilvl="7" w:tplc="9496D39E">
      <w:start w:val="1"/>
      <w:numFmt w:val="bullet"/>
      <w:lvlText w:val=""/>
      <w:lvlJc w:val="left"/>
      <w:pPr>
        <w:ind w:left="5760" w:hanging="360"/>
      </w:pPr>
      <w:rPr>
        <w:rFonts w:ascii="Wingdings" w:hAnsi="Wingdings" w:hint="default"/>
      </w:rPr>
    </w:lvl>
    <w:lvl w:ilvl="8" w:tplc="E5A80002">
      <w:start w:val="1"/>
      <w:numFmt w:val="bullet"/>
      <w:lvlText w:val=""/>
      <w:lvlJc w:val="left"/>
      <w:pPr>
        <w:ind w:left="6480" w:hanging="360"/>
      </w:pPr>
      <w:rPr>
        <w:rFonts w:ascii="Wingdings" w:hAnsi="Wingdings" w:hint="default"/>
      </w:rPr>
    </w:lvl>
  </w:abstractNum>
  <w:abstractNum w:abstractNumId="38" w15:restartNumberingAfterBreak="0">
    <w:nsid w:val="741BE3A0"/>
    <w:multiLevelType w:val="hybridMultilevel"/>
    <w:tmpl w:val="C7C2E0FA"/>
    <w:lvl w:ilvl="0" w:tplc="5BCE7C5E">
      <w:start w:val="1"/>
      <w:numFmt w:val="decimal"/>
      <w:lvlText w:val="%1."/>
      <w:lvlJc w:val="left"/>
      <w:pPr>
        <w:ind w:left="720" w:hanging="360"/>
      </w:pPr>
    </w:lvl>
    <w:lvl w:ilvl="1" w:tplc="881AF642">
      <w:start w:val="1"/>
      <w:numFmt w:val="lowerLetter"/>
      <w:lvlText w:val="%2."/>
      <w:lvlJc w:val="left"/>
      <w:pPr>
        <w:ind w:left="1440" w:hanging="360"/>
      </w:pPr>
    </w:lvl>
    <w:lvl w:ilvl="2" w:tplc="E63C3C4C">
      <w:start w:val="1"/>
      <w:numFmt w:val="lowerRoman"/>
      <w:lvlText w:val="%3."/>
      <w:lvlJc w:val="right"/>
      <w:pPr>
        <w:ind w:left="2160" w:hanging="180"/>
      </w:pPr>
    </w:lvl>
    <w:lvl w:ilvl="3" w:tplc="C1CC4E8A">
      <w:start w:val="1"/>
      <w:numFmt w:val="decimal"/>
      <w:lvlText w:val="%4."/>
      <w:lvlJc w:val="left"/>
      <w:pPr>
        <w:ind w:left="2880" w:hanging="360"/>
      </w:pPr>
    </w:lvl>
    <w:lvl w:ilvl="4" w:tplc="5BBA7A40">
      <w:start w:val="1"/>
      <w:numFmt w:val="lowerLetter"/>
      <w:lvlText w:val="%5."/>
      <w:lvlJc w:val="left"/>
      <w:pPr>
        <w:ind w:left="3600" w:hanging="360"/>
      </w:pPr>
    </w:lvl>
    <w:lvl w:ilvl="5" w:tplc="4D0E8DC4">
      <w:start w:val="1"/>
      <w:numFmt w:val="lowerRoman"/>
      <w:lvlText w:val="%6."/>
      <w:lvlJc w:val="right"/>
      <w:pPr>
        <w:ind w:left="4320" w:hanging="180"/>
      </w:pPr>
    </w:lvl>
    <w:lvl w:ilvl="6" w:tplc="191A710E">
      <w:start w:val="1"/>
      <w:numFmt w:val="decimal"/>
      <w:lvlText w:val="%7."/>
      <w:lvlJc w:val="left"/>
      <w:pPr>
        <w:ind w:left="5040" w:hanging="360"/>
      </w:pPr>
    </w:lvl>
    <w:lvl w:ilvl="7" w:tplc="BABC597A">
      <w:start w:val="1"/>
      <w:numFmt w:val="lowerLetter"/>
      <w:lvlText w:val="%8."/>
      <w:lvlJc w:val="left"/>
      <w:pPr>
        <w:ind w:left="5760" w:hanging="360"/>
      </w:pPr>
    </w:lvl>
    <w:lvl w:ilvl="8" w:tplc="14264718">
      <w:start w:val="1"/>
      <w:numFmt w:val="lowerRoman"/>
      <w:lvlText w:val="%9."/>
      <w:lvlJc w:val="right"/>
      <w:pPr>
        <w:ind w:left="6480" w:hanging="180"/>
      </w:pPr>
    </w:lvl>
  </w:abstractNum>
  <w:abstractNum w:abstractNumId="39" w15:restartNumberingAfterBreak="0">
    <w:nsid w:val="7BE20463"/>
    <w:multiLevelType w:val="hybridMultilevel"/>
    <w:tmpl w:val="63BC92DA"/>
    <w:lvl w:ilvl="0" w:tplc="3F343ABC">
      <w:start w:val="1"/>
      <w:numFmt w:val="bullet"/>
      <w:lvlText w:val=""/>
      <w:lvlJc w:val="left"/>
      <w:pPr>
        <w:ind w:left="720" w:hanging="360"/>
      </w:pPr>
      <w:rPr>
        <w:rFonts w:ascii="Symbol" w:hAnsi="Symbol" w:hint="default"/>
      </w:rPr>
    </w:lvl>
    <w:lvl w:ilvl="1" w:tplc="BEF2E66A">
      <w:start w:val="1"/>
      <w:numFmt w:val="bullet"/>
      <w:lvlText w:val="o"/>
      <w:lvlJc w:val="left"/>
      <w:pPr>
        <w:ind w:left="1440" w:hanging="360"/>
      </w:pPr>
      <w:rPr>
        <w:rFonts w:ascii="Courier New" w:hAnsi="Courier New" w:hint="default"/>
      </w:rPr>
    </w:lvl>
    <w:lvl w:ilvl="2" w:tplc="FBE8BEDA">
      <w:start w:val="1"/>
      <w:numFmt w:val="bullet"/>
      <w:lvlText w:val=""/>
      <w:lvlJc w:val="left"/>
      <w:pPr>
        <w:ind w:left="2160" w:hanging="360"/>
      </w:pPr>
      <w:rPr>
        <w:rFonts w:ascii="Wingdings" w:hAnsi="Wingdings" w:hint="default"/>
      </w:rPr>
    </w:lvl>
    <w:lvl w:ilvl="3" w:tplc="2744D946">
      <w:start w:val="1"/>
      <w:numFmt w:val="bullet"/>
      <w:lvlText w:val=""/>
      <w:lvlJc w:val="left"/>
      <w:pPr>
        <w:ind w:left="2880" w:hanging="360"/>
      </w:pPr>
      <w:rPr>
        <w:rFonts w:ascii="Symbol" w:hAnsi="Symbol" w:hint="default"/>
      </w:rPr>
    </w:lvl>
    <w:lvl w:ilvl="4" w:tplc="FFDADC66">
      <w:start w:val="1"/>
      <w:numFmt w:val="bullet"/>
      <w:lvlText w:val="o"/>
      <w:lvlJc w:val="left"/>
      <w:pPr>
        <w:ind w:left="3600" w:hanging="360"/>
      </w:pPr>
      <w:rPr>
        <w:rFonts w:ascii="Courier New" w:hAnsi="Courier New" w:hint="default"/>
      </w:rPr>
    </w:lvl>
    <w:lvl w:ilvl="5" w:tplc="CB68095E">
      <w:start w:val="1"/>
      <w:numFmt w:val="bullet"/>
      <w:lvlText w:val=""/>
      <w:lvlJc w:val="left"/>
      <w:pPr>
        <w:ind w:left="4320" w:hanging="360"/>
      </w:pPr>
      <w:rPr>
        <w:rFonts w:ascii="Wingdings" w:hAnsi="Wingdings" w:hint="default"/>
      </w:rPr>
    </w:lvl>
    <w:lvl w:ilvl="6" w:tplc="A4D8A014">
      <w:start w:val="1"/>
      <w:numFmt w:val="bullet"/>
      <w:lvlText w:val=""/>
      <w:lvlJc w:val="left"/>
      <w:pPr>
        <w:ind w:left="5040" w:hanging="360"/>
      </w:pPr>
      <w:rPr>
        <w:rFonts w:ascii="Symbol" w:hAnsi="Symbol" w:hint="default"/>
      </w:rPr>
    </w:lvl>
    <w:lvl w:ilvl="7" w:tplc="A252C006">
      <w:start w:val="1"/>
      <w:numFmt w:val="bullet"/>
      <w:lvlText w:val="o"/>
      <w:lvlJc w:val="left"/>
      <w:pPr>
        <w:ind w:left="5760" w:hanging="360"/>
      </w:pPr>
      <w:rPr>
        <w:rFonts w:ascii="Courier New" w:hAnsi="Courier New" w:hint="default"/>
      </w:rPr>
    </w:lvl>
    <w:lvl w:ilvl="8" w:tplc="2048E504">
      <w:start w:val="1"/>
      <w:numFmt w:val="bullet"/>
      <w:lvlText w:val=""/>
      <w:lvlJc w:val="left"/>
      <w:pPr>
        <w:ind w:left="6480" w:hanging="360"/>
      </w:pPr>
      <w:rPr>
        <w:rFonts w:ascii="Wingdings" w:hAnsi="Wingdings" w:hint="default"/>
      </w:rPr>
    </w:lvl>
  </w:abstractNum>
  <w:abstractNum w:abstractNumId="40" w15:restartNumberingAfterBreak="0">
    <w:nsid w:val="7BFC206A"/>
    <w:multiLevelType w:val="hybridMultilevel"/>
    <w:tmpl w:val="5C7801E0"/>
    <w:lvl w:ilvl="0" w:tplc="2904F3AA">
      <w:start w:val="1"/>
      <w:numFmt w:val="bullet"/>
      <w:lvlText w:val=""/>
      <w:lvlJc w:val="left"/>
      <w:pPr>
        <w:ind w:left="720" w:hanging="360"/>
      </w:pPr>
      <w:rPr>
        <w:rFonts w:ascii="Symbol" w:hAnsi="Symbol" w:hint="default"/>
      </w:rPr>
    </w:lvl>
    <w:lvl w:ilvl="1" w:tplc="7E40BB62">
      <w:start w:val="1"/>
      <w:numFmt w:val="bullet"/>
      <w:lvlText w:val="o"/>
      <w:lvlJc w:val="left"/>
      <w:pPr>
        <w:ind w:left="1440" w:hanging="360"/>
      </w:pPr>
      <w:rPr>
        <w:rFonts w:ascii="Courier New" w:hAnsi="Courier New" w:hint="default"/>
      </w:rPr>
    </w:lvl>
    <w:lvl w:ilvl="2" w:tplc="535E9AA2">
      <w:start w:val="1"/>
      <w:numFmt w:val="bullet"/>
      <w:lvlText w:val=""/>
      <w:lvlJc w:val="left"/>
      <w:pPr>
        <w:ind w:left="2160" w:hanging="360"/>
      </w:pPr>
      <w:rPr>
        <w:rFonts w:ascii="Wingdings" w:hAnsi="Wingdings" w:hint="default"/>
      </w:rPr>
    </w:lvl>
    <w:lvl w:ilvl="3" w:tplc="E5129D12">
      <w:start w:val="1"/>
      <w:numFmt w:val="bullet"/>
      <w:lvlText w:val=""/>
      <w:lvlJc w:val="left"/>
      <w:pPr>
        <w:ind w:left="2880" w:hanging="360"/>
      </w:pPr>
      <w:rPr>
        <w:rFonts w:ascii="Symbol" w:hAnsi="Symbol" w:hint="default"/>
      </w:rPr>
    </w:lvl>
    <w:lvl w:ilvl="4" w:tplc="617E9C0C">
      <w:start w:val="1"/>
      <w:numFmt w:val="bullet"/>
      <w:lvlText w:val="o"/>
      <w:lvlJc w:val="left"/>
      <w:pPr>
        <w:ind w:left="3600" w:hanging="360"/>
      </w:pPr>
      <w:rPr>
        <w:rFonts w:ascii="Courier New" w:hAnsi="Courier New" w:hint="default"/>
      </w:rPr>
    </w:lvl>
    <w:lvl w:ilvl="5" w:tplc="E326AA7C">
      <w:start w:val="1"/>
      <w:numFmt w:val="bullet"/>
      <w:lvlText w:val=""/>
      <w:lvlJc w:val="left"/>
      <w:pPr>
        <w:ind w:left="4320" w:hanging="360"/>
      </w:pPr>
      <w:rPr>
        <w:rFonts w:ascii="Wingdings" w:hAnsi="Wingdings" w:hint="default"/>
      </w:rPr>
    </w:lvl>
    <w:lvl w:ilvl="6" w:tplc="F0E4EE34">
      <w:start w:val="1"/>
      <w:numFmt w:val="bullet"/>
      <w:lvlText w:val=""/>
      <w:lvlJc w:val="left"/>
      <w:pPr>
        <w:ind w:left="5040" w:hanging="360"/>
      </w:pPr>
      <w:rPr>
        <w:rFonts w:ascii="Symbol" w:hAnsi="Symbol" w:hint="default"/>
      </w:rPr>
    </w:lvl>
    <w:lvl w:ilvl="7" w:tplc="FBE2BD3E">
      <w:start w:val="1"/>
      <w:numFmt w:val="bullet"/>
      <w:lvlText w:val="o"/>
      <w:lvlJc w:val="left"/>
      <w:pPr>
        <w:ind w:left="5760" w:hanging="360"/>
      </w:pPr>
      <w:rPr>
        <w:rFonts w:ascii="Courier New" w:hAnsi="Courier New" w:hint="default"/>
      </w:rPr>
    </w:lvl>
    <w:lvl w:ilvl="8" w:tplc="84B8F9A0">
      <w:start w:val="1"/>
      <w:numFmt w:val="bullet"/>
      <w:lvlText w:val=""/>
      <w:lvlJc w:val="left"/>
      <w:pPr>
        <w:ind w:left="6480" w:hanging="360"/>
      </w:pPr>
      <w:rPr>
        <w:rFonts w:ascii="Wingdings" w:hAnsi="Wingdings" w:hint="default"/>
      </w:rPr>
    </w:lvl>
  </w:abstractNum>
  <w:num w:numId="1" w16cid:durableId="1034578790">
    <w:abstractNumId w:val="2"/>
  </w:num>
  <w:num w:numId="2" w16cid:durableId="2121676297">
    <w:abstractNumId w:val="35"/>
  </w:num>
  <w:num w:numId="3" w16cid:durableId="10572184">
    <w:abstractNumId w:val="20"/>
  </w:num>
  <w:num w:numId="4" w16cid:durableId="1638797695">
    <w:abstractNumId w:val="30"/>
  </w:num>
  <w:num w:numId="5" w16cid:durableId="1312633854">
    <w:abstractNumId w:val="23"/>
  </w:num>
  <w:num w:numId="6" w16cid:durableId="808522088">
    <w:abstractNumId w:val="38"/>
  </w:num>
  <w:num w:numId="7" w16cid:durableId="814493019">
    <w:abstractNumId w:val="17"/>
  </w:num>
  <w:num w:numId="8" w16cid:durableId="827865204">
    <w:abstractNumId w:val="3"/>
  </w:num>
  <w:num w:numId="9" w16cid:durableId="70010586">
    <w:abstractNumId w:val="28"/>
  </w:num>
  <w:num w:numId="10" w16cid:durableId="87236902">
    <w:abstractNumId w:val="18"/>
  </w:num>
  <w:num w:numId="11" w16cid:durableId="2004700838">
    <w:abstractNumId w:val="34"/>
  </w:num>
  <w:num w:numId="12" w16cid:durableId="1004825031">
    <w:abstractNumId w:val="8"/>
  </w:num>
  <w:num w:numId="13" w16cid:durableId="1686129900">
    <w:abstractNumId w:val="31"/>
  </w:num>
  <w:num w:numId="14" w16cid:durableId="1830751335">
    <w:abstractNumId w:val="7"/>
  </w:num>
  <w:num w:numId="15" w16cid:durableId="197279541">
    <w:abstractNumId w:val="26"/>
  </w:num>
  <w:num w:numId="16" w16cid:durableId="2047947303">
    <w:abstractNumId w:val="21"/>
  </w:num>
  <w:num w:numId="17" w16cid:durableId="815292663">
    <w:abstractNumId w:val="4"/>
  </w:num>
  <w:num w:numId="18" w16cid:durableId="1576621352">
    <w:abstractNumId w:val="37"/>
  </w:num>
  <w:num w:numId="19" w16cid:durableId="1623608779">
    <w:abstractNumId w:val="15"/>
  </w:num>
  <w:num w:numId="20" w16cid:durableId="766343175">
    <w:abstractNumId w:val="29"/>
  </w:num>
  <w:num w:numId="21" w16cid:durableId="1707217877">
    <w:abstractNumId w:val="0"/>
  </w:num>
  <w:num w:numId="22" w16cid:durableId="1472937292">
    <w:abstractNumId w:val="11"/>
  </w:num>
  <w:num w:numId="23" w16cid:durableId="329139207">
    <w:abstractNumId w:val="39"/>
  </w:num>
  <w:num w:numId="24" w16cid:durableId="2040088295">
    <w:abstractNumId w:val="16"/>
  </w:num>
  <w:num w:numId="25" w16cid:durableId="1849247911">
    <w:abstractNumId w:val="19"/>
  </w:num>
  <w:num w:numId="26" w16cid:durableId="1204830632">
    <w:abstractNumId w:val="6"/>
  </w:num>
  <w:num w:numId="27" w16cid:durableId="818764210">
    <w:abstractNumId w:val="33"/>
  </w:num>
  <w:num w:numId="28" w16cid:durableId="363673661">
    <w:abstractNumId w:val="40"/>
  </w:num>
  <w:num w:numId="29" w16cid:durableId="548304966">
    <w:abstractNumId w:val="5"/>
  </w:num>
  <w:num w:numId="30" w16cid:durableId="172380856">
    <w:abstractNumId w:val="9"/>
  </w:num>
  <w:num w:numId="31" w16cid:durableId="302346530">
    <w:abstractNumId w:val="25"/>
  </w:num>
  <w:num w:numId="32" w16cid:durableId="340358871">
    <w:abstractNumId w:val="24"/>
  </w:num>
  <w:num w:numId="33" w16cid:durableId="796143172">
    <w:abstractNumId w:val="1"/>
  </w:num>
  <w:num w:numId="34" w16cid:durableId="42599777">
    <w:abstractNumId w:val="32"/>
  </w:num>
  <w:num w:numId="35" w16cid:durableId="518160123">
    <w:abstractNumId w:val="12"/>
  </w:num>
  <w:num w:numId="36" w16cid:durableId="1018851615">
    <w:abstractNumId w:val="36"/>
  </w:num>
  <w:num w:numId="37" w16cid:durableId="16381">
    <w:abstractNumId w:val="27"/>
  </w:num>
  <w:num w:numId="38" w16cid:durableId="633100660">
    <w:abstractNumId w:val="10"/>
  </w:num>
  <w:num w:numId="39" w16cid:durableId="832379989">
    <w:abstractNumId w:val="14"/>
  </w:num>
  <w:num w:numId="40" w16cid:durableId="1018654914">
    <w:abstractNumId w:val="22"/>
  </w:num>
  <w:num w:numId="41" w16cid:durableId="205797017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chael Prib">
    <w15:presenceInfo w15:providerId="AD" w15:userId="S::mprib@intension.de::b0bad5c2-02f1-4170-aedd-413d74635bd0"/>
  </w15:person>
  <w15:person w15:author="Eric Hämmerle">
    <w15:presenceInfo w15:providerId="AD" w15:userId="S::eric.haemmerle@intension.de::4f0f4797-b9a9-4059-bdb7-e6b47bd5f875"/>
  </w15:person>
  <w15:person w15:author="Ümmühan Ay">
    <w15:presenceInfo w15:providerId="AD" w15:userId="S::ueay@intension.de::8a9a2176-7d93-40bc-94b8-e45407acf5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873A8A"/>
    <w:rsid w:val="00004821"/>
    <w:rsid w:val="00024C16"/>
    <w:rsid w:val="00026214"/>
    <w:rsid w:val="0003A02F"/>
    <w:rsid w:val="000728F5"/>
    <w:rsid w:val="00074905"/>
    <w:rsid w:val="00117E4A"/>
    <w:rsid w:val="00143948"/>
    <w:rsid w:val="001503F0"/>
    <w:rsid w:val="001696CA"/>
    <w:rsid w:val="001C1DE0"/>
    <w:rsid w:val="001D16FA"/>
    <w:rsid w:val="001D363A"/>
    <w:rsid w:val="001E4F8E"/>
    <w:rsid w:val="001E76E6"/>
    <w:rsid w:val="001F6FCC"/>
    <w:rsid w:val="00201BE1"/>
    <w:rsid w:val="002559BD"/>
    <w:rsid w:val="002560F7"/>
    <w:rsid w:val="00256F49"/>
    <w:rsid w:val="00276BFD"/>
    <w:rsid w:val="002D1250"/>
    <w:rsid w:val="002F4E88"/>
    <w:rsid w:val="00313BE7"/>
    <w:rsid w:val="00333A00"/>
    <w:rsid w:val="00335420"/>
    <w:rsid w:val="003828CB"/>
    <w:rsid w:val="003B3CB2"/>
    <w:rsid w:val="003E1AC7"/>
    <w:rsid w:val="003F4CCE"/>
    <w:rsid w:val="004301C0"/>
    <w:rsid w:val="00433528"/>
    <w:rsid w:val="0043A307"/>
    <w:rsid w:val="00473996"/>
    <w:rsid w:val="0048004B"/>
    <w:rsid w:val="004933B8"/>
    <w:rsid w:val="0049EB3D"/>
    <w:rsid w:val="004C037F"/>
    <w:rsid w:val="004D7192"/>
    <w:rsid w:val="004E054F"/>
    <w:rsid w:val="00503FB6"/>
    <w:rsid w:val="00541488"/>
    <w:rsid w:val="005443CD"/>
    <w:rsid w:val="00550016"/>
    <w:rsid w:val="005549E4"/>
    <w:rsid w:val="005629EF"/>
    <w:rsid w:val="005676B1"/>
    <w:rsid w:val="0058975B"/>
    <w:rsid w:val="005A468A"/>
    <w:rsid w:val="005A4913"/>
    <w:rsid w:val="005C3677"/>
    <w:rsid w:val="005C6DD7"/>
    <w:rsid w:val="005D4099"/>
    <w:rsid w:val="005FB032"/>
    <w:rsid w:val="005FBBE2"/>
    <w:rsid w:val="00611C69"/>
    <w:rsid w:val="006248CC"/>
    <w:rsid w:val="00641F5B"/>
    <w:rsid w:val="0064DCB6"/>
    <w:rsid w:val="00651F0E"/>
    <w:rsid w:val="006611FD"/>
    <w:rsid w:val="00667C61"/>
    <w:rsid w:val="00672E56"/>
    <w:rsid w:val="006845C6"/>
    <w:rsid w:val="00694760"/>
    <w:rsid w:val="006C00BC"/>
    <w:rsid w:val="006C7DCE"/>
    <w:rsid w:val="006F7898"/>
    <w:rsid w:val="00712A81"/>
    <w:rsid w:val="0076C7B6"/>
    <w:rsid w:val="00780575"/>
    <w:rsid w:val="007B017A"/>
    <w:rsid w:val="007F5548"/>
    <w:rsid w:val="00805D28"/>
    <w:rsid w:val="00813849"/>
    <w:rsid w:val="00832490"/>
    <w:rsid w:val="00832B9F"/>
    <w:rsid w:val="0083E22E"/>
    <w:rsid w:val="00871128"/>
    <w:rsid w:val="00887F96"/>
    <w:rsid w:val="008F9604"/>
    <w:rsid w:val="0092E176"/>
    <w:rsid w:val="00941353"/>
    <w:rsid w:val="00943718"/>
    <w:rsid w:val="00953A8F"/>
    <w:rsid w:val="00993B65"/>
    <w:rsid w:val="0099DD42"/>
    <w:rsid w:val="009A6CD8"/>
    <w:rsid w:val="009C6923"/>
    <w:rsid w:val="009E0A3F"/>
    <w:rsid w:val="009F47F5"/>
    <w:rsid w:val="009F707F"/>
    <w:rsid w:val="00A2052A"/>
    <w:rsid w:val="00A22D97"/>
    <w:rsid w:val="00A433BB"/>
    <w:rsid w:val="00A6550E"/>
    <w:rsid w:val="00A939E9"/>
    <w:rsid w:val="00A97538"/>
    <w:rsid w:val="00A993FE"/>
    <w:rsid w:val="00AA9B37"/>
    <w:rsid w:val="00AB27A7"/>
    <w:rsid w:val="00B02355"/>
    <w:rsid w:val="00B14C0C"/>
    <w:rsid w:val="00B40B95"/>
    <w:rsid w:val="00B4596D"/>
    <w:rsid w:val="00B52E5E"/>
    <w:rsid w:val="00B6C66A"/>
    <w:rsid w:val="00BA6D91"/>
    <w:rsid w:val="00BB2449"/>
    <w:rsid w:val="00BC0BEF"/>
    <w:rsid w:val="00BE1E6F"/>
    <w:rsid w:val="00BE223C"/>
    <w:rsid w:val="00BE81C1"/>
    <w:rsid w:val="00C10174"/>
    <w:rsid w:val="00C15E34"/>
    <w:rsid w:val="00C30461"/>
    <w:rsid w:val="00C7579B"/>
    <w:rsid w:val="00C7BBAB"/>
    <w:rsid w:val="00C829FC"/>
    <w:rsid w:val="00C95C0E"/>
    <w:rsid w:val="00CD5FC3"/>
    <w:rsid w:val="00CD84AF"/>
    <w:rsid w:val="00D00421"/>
    <w:rsid w:val="00D03FA8"/>
    <w:rsid w:val="00D22105"/>
    <w:rsid w:val="00D320E6"/>
    <w:rsid w:val="00D4B72F"/>
    <w:rsid w:val="00D53E80"/>
    <w:rsid w:val="00D7339B"/>
    <w:rsid w:val="00D8549A"/>
    <w:rsid w:val="00D87683"/>
    <w:rsid w:val="00DA3AB4"/>
    <w:rsid w:val="00DB40A7"/>
    <w:rsid w:val="00DD097F"/>
    <w:rsid w:val="00DE477B"/>
    <w:rsid w:val="00DE7F6E"/>
    <w:rsid w:val="00DEE7AB"/>
    <w:rsid w:val="00DF4ABB"/>
    <w:rsid w:val="00DFAC5C"/>
    <w:rsid w:val="00E26EB0"/>
    <w:rsid w:val="00E2A77F"/>
    <w:rsid w:val="00E321EC"/>
    <w:rsid w:val="00E374A8"/>
    <w:rsid w:val="00E5038A"/>
    <w:rsid w:val="00E64E30"/>
    <w:rsid w:val="00EA0AF3"/>
    <w:rsid w:val="00EA7F0B"/>
    <w:rsid w:val="00EC2F3C"/>
    <w:rsid w:val="00ED1FE0"/>
    <w:rsid w:val="00EF3312"/>
    <w:rsid w:val="00EF33D6"/>
    <w:rsid w:val="00F0B2EC"/>
    <w:rsid w:val="00F26033"/>
    <w:rsid w:val="00F273B6"/>
    <w:rsid w:val="00F531B8"/>
    <w:rsid w:val="00F62763"/>
    <w:rsid w:val="00F65EF7"/>
    <w:rsid w:val="00F710F8"/>
    <w:rsid w:val="00F7209A"/>
    <w:rsid w:val="00F8E0ED"/>
    <w:rsid w:val="00FB2F41"/>
    <w:rsid w:val="00FB6FF5"/>
    <w:rsid w:val="00FBEF3C"/>
    <w:rsid w:val="00FC0622"/>
    <w:rsid w:val="0101BFA9"/>
    <w:rsid w:val="01104492"/>
    <w:rsid w:val="0112BBE0"/>
    <w:rsid w:val="01183C4A"/>
    <w:rsid w:val="011D8CC8"/>
    <w:rsid w:val="011FB7AE"/>
    <w:rsid w:val="01283F0C"/>
    <w:rsid w:val="012C22EF"/>
    <w:rsid w:val="01360FFD"/>
    <w:rsid w:val="013BD12C"/>
    <w:rsid w:val="01427D93"/>
    <w:rsid w:val="01434CEA"/>
    <w:rsid w:val="014505E3"/>
    <w:rsid w:val="014B89C9"/>
    <w:rsid w:val="014FA0C7"/>
    <w:rsid w:val="01564745"/>
    <w:rsid w:val="0157B390"/>
    <w:rsid w:val="01590388"/>
    <w:rsid w:val="015CAECA"/>
    <w:rsid w:val="01640362"/>
    <w:rsid w:val="0171281D"/>
    <w:rsid w:val="0172AD25"/>
    <w:rsid w:val="01767260"/>
    <w:rsid w:val="017AF5BD"/>
    <w:rsid w:val="018343F8"/>
    <w:rsid w:val="0185BDF0"/>
    <w:rsid w:val="0185E6B1"/>
    <w:rsid w:val="018A1483"/>
    <w:rsid w:val="018F5DD9"/>
    <w:rsid w:val="0197EB41"/>
    <w:rsid w:val="01A33A76"/>
    <w:rsid w:val="01A4F013"/>
    <w:rsid w:val="01AE0BF8"/>
    <w:rsid w:val="01AFA07F"/>
    <w:rsid w:val="01B0EDEE"/>
    <w:rsid w:val="01BB42A1"/>
    <w:rsid w:val="01CDABCF"/>
    <w:rsid w:val="01D03DB2"/>
    <w:rsid w:val="01D4146E"/>
    <w:rsid w:val="01D9B72A"/>
    <w:rsid w:val="01DCAEBE"/>
    <w:rsid w:val="01E2EDAE"/>
    <w:rsid w:val="01E85689"/>
    <w:rsid w:val="01EA130B"/>
    <w:rsid w:val="01EAFCE5"/>
    <w:rsid w:val="01F10512"/>
    <w:rsid w:val="01F49CB8"/>
    <w:rsid w:val="01F99867"/>
    <w:rsid w:val="020449A0"/>
    <w:rsid w:val="02075C1B"/>
    <w:rsid w:val="020F336B"/>
    <w:rsid w:val="0210E745"/>
    <w:rsid w:val="0213D88B"/>
    <w:rsid w:val="021802E5"/>
    <w:rsid w:val="021D8D6E"/>
    <w:rsid w:val="0223033B"/>
    <w:rsid w:val="0223465A"/>
    <w:rsid w:val="022C3C27"/>
    <w:rsid w:val="02344ACB"/>
    <w:rsid w:val="02369FAC"/>
    <w:rsid w:val="023D10A0"/>
    <w:rsid w:val="023E0B1B"/>
    <w:rsid w:val="0242E7F8"/>
    <w:rsid w:val="024EF1C6"/>
    <w:rsid w:val="0252F96A"/>
    <w:rsid w:val="02540FEE"/>
    <w:rsid w:val="02556C6C"/>
    <w:rsid w:val="025E4874"/>
    <w:rsid w:val="026328AC"/>
    <w:rsid w:val="02634DCB"/>
    <w:rsid w:val="0268A279"/>
    <w:rsid w:val="026C5148"/>
    <w:rsid w:val="026E250A"/>
    <w:rsid w:val="026F9FA0"/>
    <w:rsid w:val="0272F88F"/>
    <w:rsid w:val="0275B267"/>
    <w:rsid w:val="027D04C3"/>
    <w:rsid w:val="0282BAAA"/>
    <w:rsid w:val="028A2F54"/>
    <w:rsid w:val="028BD126"/>
    <w:rsid w:val="029E4DCD"/>
    <w:rsid w:val="02A3259A"/>
    <w:rsid w:val="02B59977"/>
    <w:rsid w:val="02B5DA69"/>
    <w:rsid w:val="02CAC006"/>
    <w:rsid w:val="02CB659E"/>
    <w:rsid w:val="02CF1141"/>
    <w:rsid w:val="02D15732"/>
    <w:rsid w:val="02D625C0"/>
    <w:rsid w:val="02D7F2BA"/>
    <w:rsid w:val="02D8E1FA"/>
    <w:rsid w:val="02DE57FB"/>
    <w:rsid w:val="02E0BF78"/>
    <w:rsid w:val="02E46891"/>
    <w:rsid w:val="02E8A9FA"/>
    <w:rsid w:val="02F1253C"/>
    <w:rsid w:val="02F19C75"/>
    <w:rsid w:val="02F40626"/>
    <w:rsid w:val="02FD7E58"/>
    <w:rsid w:val="02FE63BC"/>
    <w:rsid w:val="02FE6E3A"/>
    <w:rsid w:val="030675F3"/>
    <w:rsid w:val="030C63A5"/>
    <w:rsid w:val="030E2E72"/>
    <w:rsid w:val="03164495"/>
    <w:rsid w:val="031B38D1"/>
    <w:rsid w:val="031D1AB8"/>
    <w:rsid w:val="03224EBC"/>
    <w:rsid w:val="032CE092"/>
    <w:rsid w:val="032D8B32"/>
    <w:rsid w:val="034B5548"/>
    <w:rsid w:val="03501EAC"/>
    <w:rsid w:val="03510D5B"/>
    <w:rsid w:val="035DB19D"/>
    <w:rsid w:val="0369E484"/>
    <w:rsid w:val="037178B1"/>
    <w:rsid w:val="0378F0D6"/>
    <w:rsid w:val="0379DEC6"/>
    <w:rsid w:val="037BE5FF"/>
    <w:rsid w:val="037BFCDB"/>
    <w:rsid w:val="0381A780"/>
    <w:rsid w:val="03851520"/>
    <w:rsid w:val="0393645C"/>
    <w:rsid w:val="03976F7F"/>
    <w:rsid w:val="039826A6"/>
    <w:rsid w:val="039ADBF6"/>
    <w:rsid w:val="03A480CC"/>
    <w:rsid w:val="03AC466E"/>
    <w:rsid w:val="03AE5E93"/>
    <w:rsid w:val="03B0C50A"/>
    <w:rsid w:val="03B0E1A5"/>
    <w:rsid w:val="03B3D2FF"/>
    <w:rsid w:val="03B632FC"/>
    <w:rsid w:val="03C0CBC5"/>
    <w:rsid w:val="03C88782"/>
    <w:rsid w:val="03D2B818"/>
    <w:rsid w:val="03DB2A31"/>
    <w:rsid w:val="03DCEA3B"/>
    <w:rsid w:val="03E27085"/>
    <w:rsid w:val="03E31F0E"/>
    <w:rsid w:val="03E6A614"/>
    <w:rsid w:val="03E7058A"/>
    <w:rsid w:val="03E7495A"/>
    <w:rsid w:val="03EBF193"/>
    <w:rsid w:val="03ECE02D"/>
    <w:rsid w:val="03EFAF63"/>
    <w:rsid w:val="03EFCBE1"/>
    <w:rsid w:val="03F4D8D3"/>
    <w:rsid w:val="03F895E8"/>
    <w:rsid w:val="03F9A314"/>
    <w:rsid w:val="03FB0234"/>
    <w:rsid w:val="03FE3D00"/>
    <w:rsid w:val="0400A434"/>
    <w:rsid w:val="040266E8"/>
    <w:rsid w:val="04078390"/>
    <w:rsid w:val="0412EC72"/>
    <w:rsid w:val="041DD8CE"/>
    <w:rsid w:val="0421F095"/>
    <w:rsid w:val="0423B0EE"/>
    <w:rsid w:val="042AE588"/>
    <w:rsid w:val="0430FF2A"/>
    <w:rsid w:val="043720F8"/>
    <w:rsid w:val="043E75CE"/>
    <w:rsid w:val="0440EFE7"/>
    <w:rsid w:val="04426060"/>
    <w:rsid w:val="0443BA12"/>
    <w:rsid w:val="0449F5DA"/>
    <w:rsid w:val="04538A5F"/>
    <w:rsid w:val="045D273E"/>
    <w:rsid w:val="045E98B1"/>
    <w:rsid w:val="0462CF9C"/>
    <w:rsid w:val="0462E6EA"/>
    <w:rsid w:val="04649E90"/>
    <w:rsid w:val="046584B5"/>
    <w:rsid w:val="0467C231"/>
    <w:rsid w:val="047A9B71"/>
    <w:rsid w:val="048002AB"/>
    <w:rsid w:val="0481E45B"/>
    <w:rsid w:val="0484E6AC"/>
    <w:rsid w:val="0496973E"/>
    <w:rsid w:val="04984DFA"/>
    <w:rsid w:val="049DF43E"/>
    <w:rsid w:val="04A49D18"/>
    <w:rsid w:val="04A8521B"/>
    <w:rsid w:val="04AD516A"/>
    <w:rsid w:val="04B7C059"/>
    <w:rsid w:val="04C1A722"/>
    <w:rsid w:val="04C20265"/>
    <w:rsid w:val="04C27FD8"/>
    <w:rsid w:val="04C9E701"/>
    <w:rsid w:val="04D30162"/>
    <w:rsid w:val="04DA25CD"/>
    <w:rsid w:val="04DB8AF9"/>
    <w:rsid w:val="04E14FC2"/>
    <w:rsid w:val="04E20D80"/>
    <w:rsid w:val="04E38B60"/>
    <w:rsid w:val="04E5E4B1"/>
    <w:rsid w:val="04FE1DCF"/>
    <w:rsid w:val="050016E5"/>
    <w:rsid w:val="0500A9F2"/>
    <w:rsid w:val="05033FC8"/>
    <w:rsid w:val="0503C6E0"/>
    <w:rsid w:val="05041A29"/>
    <w:rsid w:val="050A2EFD"/>
    <w:rsid w:val="05168EC1"/>
    <w:rsid w:val="0517BCC6"/>
    <w:rsid w:val="05298D69"/>
    <w:rsid w:val="052F707C"/>
    <w:rsid w:val="053367FF"/>
    <w:rsid w:val="0537A2D0"/>
    <w:rsid w:val="053DEADD"/>
    <w:rsid w:val="0542B41E"/>
    <w:rsid w:val="05562360"/>
    <w:rsid w:val="0557B0CD"/>
    <w:rsid w:val="055AA014"/>
    <w:rsid w:val="055B26B8"/>
    <w:rsid w:val="0561F022"/>
    <w:rsid w:val="056DDD30"/>
    <w:rsid w:val="056FDA8F"/>
    <w:rsid w:val="057D0F36"/>
    <w:rsid w:val="057D8BE3"/>
    <w:rsid w:val="057D9219"/>
    <w:rsid w:val="057F0BF9"/>
    <w:rsid w:val="058146D1"/>
    <w:rsid w:val="058A0E49"/>
    <w:rsid w:val="058A43F7"/>
    <w:rsid w:val="059BCAC3"/>
    <w:rsid w:val="05B4338E"/>
    <w:rsid w:val="05B4F538"/>
    <w:rsid w:val="05B6E542"/>
    <w:rsid w:val="05B7AF99"/>
    <w:rsid w:val="05BD5177"/>
    <w:rsid w:val="05C8BE8D"/>
    <w:rsid w:val="05CB7E9D"/>
    <w:rsid w:val="05D8594A"/>
    <w:rsid w:val="05DA7E4B"/>
    <w:rsid w:val="05DBB7D5"/>
    <w:rsid w:val="05DF973B"/>
    <w:rsid w:val="05E3624A"/>
    <w:rsid w:val="05E5803C"/>
    <w:rsid w:val="05F3145C"/>
    <w:rsid w:val="05F6C134"/>
    <w:rsid w:val="05FA4D41"/>
    <w:rsid w:val="05FB6C19"/>
    <w:rsid w:val="05FFFA4E"/>
    <w:rsid w:val="0601B89F"/>
    <w:rsid w:val="0604AC37"/>
    <w:rsid w:val="0607D159"/>
    <w:rsid w:val="060CB115"/>
    <w:rsid w:val="060D6549"/>
    <w:rsid w:val="061F952F"/>
    <w:rsid w:val="0620A44B"/>
    <w:rsid w:val="062A69C2"/>
    <w:rsid w:val="062F932F"/>
    <w:rsid w:val="0634F2FB"/>
    <w:rsid w:val="064871D7"/>
    <w:rsid w:val="064A06B6"/>
    <w:rsid w:val="065080AD"/>
    <w:rsid w:val="0657FA36"/>
    <w:rsid w:val="065A2E8A"/>
    <w:rsid w:val="065AFE54"/>
    <w:rsid w:val="065F7BF9"/>
    <w:rsid w:val="066D7356"/>
    <w:rsid w:val="06715E0C"/>
    <w:rsid w:val="06768550"/>
    <w:rsid w:val="067E4999"/>
    <w:rsid w:val="06842855"/>
    <w:rsid w:val="06865681"/>
    <w:rsid w:val="0689848B"/>
    <w:rsid w:val="068C3644"/>
    <w:rsid w:val="068FCF67"/>
    <w:rsid w:val="06909ABB"/>
    <w:rsid w:val="0690AAEC"/>
    <w:rsid w:val="06929CEB"/>
    <w:rsid w:val="0696B19D"/>
    <w:rsid w:val="06B10F98"/>
    <w:rsid w:val="06B662C5"/>
    <w:rsid w:val="06B7B1FD"/>
    <w:rsid w:val="06B80D98"/>
    <w:rsid w:val="06BC2DDA"/>
    <w:rsid w:val="06C008E3"/>
    <w:rsid w:val="06C39818"/>
    <w:rsid w:val="06C3DB99"/>
    <w:rsid w:val="06CA099B"/>
    <w:rsid w:val="06CBF826"/>
    <w:rsid w:val="06CCDDC6"/>
    <w:rsid w:val="06D2BED0"/>
    <w:rsid w:val="06DC4080"/>
    <w:rsid w:val="06E14728"/>
    <w:rsid w:val="06E1FB51"/>
    <w:rsid w:val="06E3F7BF"/>
    <w:rsid w:val="06E763EC"/>
    <w:rsid w:val="06E89139"/>
    <w:rsid w:val="06E8ABD2"/>
    <w:rsid w:val="06EC8724"/>
    <w:rsid w:val="06F09A10"/>
    <w:rsid w:val="06FC2E9B"/>
    <w:rsid w:val="06FF9B65"/>
    <w:rsid w:val="0708517C"/>
    <w:rsid w:val="070973C9"/>
    <w:rsid w:val="070A2873"/>
    <w:rsid w:val="070AD6B7"/>
    <w:rsid w:val="070C662B"/>
    <w:rsid w:val="07178333"/>
    <w:rsid w:val="07195336"/>
    <w:rsid w:val="071ADC5A"/>
    <w:rsid w:val="0726CC9B"/>
    <w:rsid w:val="072BF009"/>
    <w:rsid w:val="07349707"/>
    <w:rsid w:val="0739C5B1"/>
    <w:rsid w:val="0743CF66"/>
    <w:rsid w:val="07448811"/>
    <w:rsid w:val="0746BA3A"/>
    <w:rsid w:val="0748C67F"/>
    <w:rsid w:val="074AC64C"/>
    <w:rsid w:val="074D6E30"/>
    <w:rsid w:val="0750F5FA"/>
    <w:rsid w:val="0753EE27"/>
    <w:rsid w:val="07592B57"/>
    <w:rsid w:val="075D359A"/>
    <w:rsid w:val="075D510A"/>
    <w:rsid w:val="075E8394"/>
    <w:rsid w:val="075FBA8F"/>
    <w:rsid w:val="0762AC0C"/>
    <w:rsid w:val="0765CFC6"/>
    <w:rsid w:val="076AF9A5"/>
    <w:rsid w:val="076B51CA"/>
    <w:rsid w:val="076C9476"/>
    <w:rsid w:val="0780332C"/>
    <w:rsid w:val="07844C0C"/>
    <w:rsid w:val="07845102"/>
    <w:rsid w:val="078F685F"/>
    <w:rsid w:val="079DA763"/>
    <w:rsid w:val="079ED46B"/>
    <w:rsid w:val="07A1314E"/>
    <w:rsid w:val="07AB0D48"/>
    <w:rsid w:val="07AD3403"/>
    <w:rsid w:val="07AD98ED"/>
    <w:rsid w:val="07AFF631"/>
    <w:rsid w:val="07B3D5B1"/>
    <w:rsid w:val="07B4F345"/>
    <w:rsid w:val="07B63B88"/>
    <w:rsid w:val="07B73B0D"/>
    <w:rsid w:val="07BB2C67"/>
    <w:rsid w:val="07BF685A"/>
    <w:rsid w:val="07BF733B"/>
    <w:rsid w:val="07C29F82"/>
    <w:rsid w:val="07C7A208"/>
    <w:rsid w:val="07CC5317"/>
    <w:rsid w:val="07D6F641"/>
    <w:rsid w:val="07E87800"/>
    <w:rsid w:val="07EDD22C"/>
    <w:rsid w:val="07F66CBD"/>
    <w:rsid w:val="080A3144"/>
    <w:rsid w:val="080D79D4"/>
    <w:rsid w:val="0815E312"/>
    <w:rsid w:val="0817B163"/>
    <w:rsid w:val="081DAF15"/>
    <w:rsid w:val="082012E1"/>
    <w:rsid w:val="08277F20"/>
    <w:rsid w:val="08280509"/>
    <w:rsid w:val="082B1A6E"/>
    <w:rsid w:val="082D87D1"/>
    <w:rsid w:val="08337720"/>
    <w:rsid w:val="0833C68E"/>
    <w:rsid w:val="083B13D3"/>
    <w:rsid w:val="0850E1ED"/>
    <w:rsid w:val="08525B9F"/>
    <w:rsid w:val="085A14BD"/>
    <w:rsid w:val="085A5953"/>
    <w:rsid w:val="085DC236"/>
    <w:rsid w:val="0867AAEA"/>
    <w:rsid w:val="087ED8D1"/>
    <w:rsid w:val="087EE4D9"/>
    <w:rsid w:val="0889081B"/>
    <w:rsid w:val="0892593C"/>
    <w:rsid w:val="0899F980"/>
    <w:rsid w:val="089CDBC2"/>
    <w:rsid w:val="08AC4CA5"/>
    <w:rsid w:val="08B35099"/>
    <w:rsid w:val="08C1605B"/>
    <w:rsid w:val="08C6A271"/>
    <w:rsid w:val="08CA0B52"/>
    <w:rsid w:val="08CE0665"/>
    <w:rsid w:val="08DC9C70"/>
    <w:rsid w:val="08DF23A0"/>
    <w:rsid w:val="08E764EE"/>
    <w:rsid w:val="08F04E28"/>
    <w:rsid w:val="08F33303"/>
    <w:rsid w:val="08FA56B3"/>
    <w:rsid w:val="08FF62FE"/>
    <w:rsid w:val="08FFC8B6"/>
    <w:rsid w:val="0909C545"/>
    <w:rsid w:val="090FA43B"/>
    <w:rsid w:val="0912173B"/>
    <w:rsid w:val="09132236"/>
    <w:rsid w:val="09195FF6"/>
    <w:rsid w:val="09257B33"/>
    <w:rsid w:val="0928D41D"/>
    <w:rsid w:val="092A3433"/>
    <w:rsid w:val="092B4B1F"/>
    <w:rsid w:val="092FB6D9"/>
    <w:rsid w:val="0933503E"/>
    <w:rsid w:val="0939D01B"/>
    <w:rsid w:val="093B515C"/>
    <w:rsid w:val="093C163A"/>
    <w:rsid w:val="0941F8CF"/>
    <w:rsid w:val="0944C349"/>
    <w:rsid w:val="09468A14"/>
    <w:rsid w:val="09470BC7"/>
    <w:rsid w:val="0963A202"/>
    <w:rsid w:val="0963D7D3"/>
    <w:rsid w:val="0965984E"/>
    <w:rsid w:val="0965DD66"/>
    <w:rsid w:val="09685DBF"/>
    <w:rsid w:val="096B66F9"/>
    <w:rsid w:val="096B7D45"/>
    <w:rsid w:val="096F9B8C"/>
    <w:rsid w:val="0979C48D"/>
    <w:rsid w:val="0979D5AF"/>
    <w:rsid w:val="097BDAD8"/>
    <w:rsid w:val="0989B1C6"/>
    <w:rsid w:val="098C7FD6"/>
    <w:rsid w:val="098CE1BE"/>
    <w:rsid w:val="09948723"/>
    <w:rsid w:val="099AF45A"/>
    <w:rsid w:val="099CEE48"/>
    <w:rsid w:val="099D0A79"/>
    <w:rsid w:val="09A34639"/>
    <w:rsid w:val="09AE20C4"/>
    <w:rsid w:val="09B4BCD0"/>
    <w:rsid w:val="09C7F333"/>
    <w:rsid w:val="09CE3F7C"/>
    <w:rsid w:val="09D5B576"/>
    <w:rsid w:val="09D685A8"/>
    <w:rsid w:val="09EBF999"/>
    <w:rsid w:val="09EF0273"/>
    <w:rsid w:val="09F527C4"/>
    <w:rsid w:val="09F5F15B"/>
    <w:rsid w:val="09F7E3EF"/>
    <w:rsid w:val="09FF3367"/>
    <w:rsid w:val="0A0100C1"/>
    <w:rsid w:val="0A019DC6"/>
    <w:rsid w:val="0A0F49DB"/>
    <w:rsid w:val="0A163572"/>
    <w:rsid w:val="0A20DE76"/>
    <w:rsid w:val="0A23FC3A"/>
    <w:rsid w:val="0A24EE03"/>
    <w:rsid w:val="0A271DE0"/>
    <w:rsid w:val="0A282699"/>
    <w:rsid w:val="0A2A871B"/>
    <w:rsid w:val="0A2B32A8"/>
    <w:rsid w:val="0A2E08E1"/>
    <w:rsid w:val="0A42A8AA"/>
    <w:rsid w:val="0A440377"/>
    <w:rsid w:val="0A4EB41F"/>
    <w:rsid w:val="0A509352"/>
    <w:rsid w:val="0A523791"/>
    <w:rsid w:val="0A5423C9"/>
    <w:rsid w:val="0A57CB92"/>
    <w:rsid w:val="0A5F497E"/>
    <w:rsid w:val="0A65DBF1"/>
    <w:rsid w:val="0A67CD45"/>
    <w:rsid w:val="0A6B94D8"/>
    <w:rsid w:val="0A6EA319"/>
    <w:rsid w:val="0A797D3E"/>
    <w:rsid w:val="0A7BCD12"/>
    <w:rsid w:val="0A822C33"/>
    <w:rsid w:val="0A86413A"/>
    <w:rsid w:val="0A87C2B2"/>
    <w:rsid w:val="0A8A5C81"/>
    <w:rsid w:val="0A8C97D5"/>
    <w:rsid w:val="0A8EB276"/>
    <w:rsid w:val="0A96AAE3"/>
    <w:rsid w:val="0A9CD195"/>
    <w:rsid w:val="0AA58F72"/>
    <w:rsid w:val="0AA5B0CD"/>
    <w:rsid w:val="0AA8A163"/>
    <w:rsid w:val="0AB7F61A"/>
    <w:rsid w:val="0AB80AB9"/>
    <w:rsid w:val="0AB9E3ED"/>
    <w:rsid w:val="0AC5152B"/>
    <w:rsid w:val="0ACEA166"/>
    <w:rsid w:val="0ACEC15F"/>
    <w:rsid w:val="0AD14DBA"/>
    <w:rsid w:val="0AD1975F"/>
    <w:rsid w:val="0AD1D906"/>
    <w:rsid w:val="0AD8DA23"/>
    <w:rsid w:val="0ADDC0EF"/>
    <w:rsid w:val="0AE146C6"/>
    <w:rsid w:val="0AEC771C"/>
    <w:rsid w:val="0AF1C039"/>
    <w:rsid w:val="0AF431B3"/>
    <w:rsid w:val="0B036ED9"/>
    <w:rsid w:val="0B0F1F6C"/>
    <w:rsid w:val="0B0F2704"/>
    <w:rsid w:val="0B1151D4"/>
    <w:rsid w:val="0B17D8E6"/>
    <w:rsid w:val="0B1A1D13"/>
    <w:rsid w:val="0B1B7A2D"/>
    <w:rsid w:val="0B1FC609"/>
    <w:rsid w:val="0B2622BF"/>
    <w:rsid w:val="0B34F191"/>
    <w:rsid w:val="0B38BB9A"/>
    <w:rsid w:val="0B39D9A1"/>
    <w:rsid w:val="0B4E6020"/>
    <w:rsid w:val="0B50E0F7"/>
    <w:rsid w:val="0B523E87"/>
    <w:rsid w:val="0B573FB3"/>
    <w:rsid w:val="0B5DBBE9"/>
    <w:rsid w:val="0B5FAD41"/>
    <w:rsid w:val="0B6E38FA"/>
    <w:rsid w:val="0B71CA94"/>
    <w:rsid w:val="0B780F72"/>
    <w:rsid w:val="0B78CA34"/>
    <w:rsid w:val="0B7A2DFD"/>
    <w:rsid w:val="0B7BE845"/>
    <w:rsid w:val="0B815794"/>
    <w:rsid w:val="0B82DCB2"/>
    <w:rsid w:val="0B84F49A"/>
    <w:rsid w:val="0B868BA3"/>
    <w:rsid w:val="0B8733A9"/>
    <w:rsid w:val="0B87B316"/>
    <w:rsid w:val="0B8B3698"/>
    <w:rsid w:val="0B8B5457"/>
    <w:rsid w:val="0B8E9FA1"/>
    <w:rsid w:val="0B90A791"/>
    <w:rsid w:val="0B9204FA"/>
    <w:rsid w:val="0B97DCD8"/>
    <w:rsid w:val="0BA1DE3B"/>
    <w:rsid w:val="0BA7C305"/>
    <w:rsid w:val="0BAADD90"/>
    <w:rsid w:val="0BAB8BB1"/>
    <w:rsid w:val="0BACDA8F"/>
    <w:rsid w:val="0BC40C30"/>
    <w:rsid w:val="0BC5386D"/>
    <w:rsid w:val="0BC9DE50"/>
    <w:rsid w:val="0BCC1ED6"/>
    <w:rsid w:val="0BCCCA46"/>
    <w:rsid w:val="0BCEE1AC"/>
    <w:rsid w:val="0BD678F3"/>
    <w:rsid w:val="0BDA0589"/>
    <w:rsid w:val="0BDA5329"/>
    <w:rsid w:val="0BE13B75"/>
    <w:rsid w:val="0BE7107C"/>
    <w:rsid w:val="0BE7D682"/>
    <w:rsid w:val="0BECC927"/>
    <w:rsid w:val="0BEE7C41"/>
    <w:rsid w:val="0BF40178"/>
    <w:rsid w:val="0BF4CF38"/>
    <w:rsid w:val="0BFBB394"/>
    <w:rsid w:val="0BFDA675"/>
    <w:rsid w:val="0C0B3737"/>
    <w:rsid w:val="0C10AA24"/>
    <w:rsid w:val="0C123640"/>
    <w:rsid w:val="0C2396E7"/>
    <w:rsid w:val="0C24FFA8"/>
    <w:rsid w:val="0C2790C4"/>
    <w:rsid w:val="0C28D507"/>
    <w:rsid w:val="0C299B0B"/>
    <w:rsid w:val="0C2B525E"/>
    <w:rsid w:val="0C3AEBB3"/>
    <w:rsid w:val="0C3DE8DC"/>
    <w:rsid w:val="0C43D841"/>
    <w:rsid w:val="0C489493"/>
    <w:rsid w:val="0C624C2F"/>
    <w:rsid w:val="0C67D845"/>
    <w:rsid w:val="0C68FF31"/>
    <w:rsid w:val="0C6A9EC9"/>
    <w:rsid w:val="0C6C58C8"/>
    <w:rsid w:val="0C6F92FA"/>
    <w:rsid w:val="0C74CBE2"/>
    <w:rsid w:val="0C77D980"/>
    <w:rsid w:val="0C8A36EB"/>
    <w:rsid w:val="0C993276"/>
    <w:rsid w:val="0C9A70E9"/>
    <w:rsid w:val="0C9C1BB9"/>
    <w:rsid w:val="0C9CB56C"/>
    <w:rsid w:val="0C9F050B"/>
    <w:rsid w:val="0CA160C1"/>
    <w:rsid w:val="0CA4CF1E"/>
    <w:rsid w:val="0CAD1773"/>
    <w:rsid w:val="0CAE8EDD"/>
    <w:rsid w:val="0CB2EC92"/>
    <w:rsid w:val="0CB80D02"/>
    <w:rsid w:val="0CBB32DA"/>
    <w:rsid w:val="0CBE5DFD"/>
    <w:rsid w:val="0CC27DF5"/>
    <w:rsid w:val="0CCC9228"/>
    <w:rsid w:val="0CD00A66"/>
    <w:rsid w:val="0CD1E843"/>
    <w:rsid w:val="0CD251E5"/>
    <w:rsid w:val="0CD52BF2"/>
    <w:rsid w:val="0CDC3802"/>
    <w:rsid w:val="0CDC7994"/>
    <w:rsid w:val="0CDFE573"/>
    <w:rsid w:val="0CE16888"/>
    <w:rsid w:val="0CE5B3C0"/>
    <w:rsid w:val="0CE9DD98"/>
    <w:rsid w:val="0CF67A55"/>
    <w:rsid w:val="0CFC3C6D"/>
    <w:rsid w:val="0CFD5E13"/>
    <w:rsid w:val="0D0312A2"/>
    <w:rsid w:val="0D07DA66"/>
    <w:rsid w:val="0D0F4B41"/>
    <w:rsid w:val="0D11AE44"/>
    <w:rsid w:val="0D11B683"/>
    <w:rsid w:val="0D17119F"/>
    <w:rsid w:val="0D259089"/>
    <w:rsid w:val="0D29A5E5"/>
    <w:rsid w:val="0D2B8027"/>
    <w:rsid w:val="0D2D2E9D"/>
    <w:rsid w:val="0D304EBC"/>
    <w:rsid w:val="0D3EE35C"/>
    <w:rsid w:val="0D44989E"/>
    <w:rsid w:val="0D4730B9"/>
    <w:rsid w:val="0D4B0B5A"/>
    <w:rsid w:val="0D509809"/>
    <w:rsid w:val="0D5142BC"/>
    <w:rsid w:val="0D562CA0"/>
    <w:rsid w:val="0D58A549"/>
    <w:rsid w:val="0D5A553D"/>
    <w:rsid w:val="0D6C24B2"/>
    <w:rsid w:val="0D7AEDB0"/>
    <w:rsid w:val="0D7EA429"/>
    <w:rsid w:val="0D8004EF"/>
    <w:rsid w:val="0D802F57"/>
    <w:rsid w:val="0D803B73"/>
    <w:rsid w:val="0D815A7B"/>
    <w:rsid w:val="0D833A6D"/>
    <w:rsid w:val="0D859EC1"/>
    <w:rsid w:val="0D8B352E"/>
    <w:rsid w:val="0D8CEBFE"/>
    <w:rsid w:val="0D95F981"/>
    <w:rsid w:val="0D9FC44E"/>
    <w:rsid w:val="0DA3D373"/>
    <w:rsid w:val="0DB01725"/>
    <w:rsid w:val="0DB3B093"/>
    <w:rsid w:val="0DB45CED"/>
    <w:rsid w:val="0DC12DFF"/>
    <w:rsid w:val="0DC13571"/>
    <w:rsid w:val="0DC3B3BF"/>
    <w:rsid w:val="0DCFFFA4"/>
    <w:rsid w:val="0DD116CD"/>
    <w:rsid w:val="0DD83C14"/>
    <w:rsid w:val="0DF204DF"/>
    <w:rsid w:val="0DF23482"/>
    <w:rsid w:val="0DF32566"/>
    <w:rsid w:val="0DF5F6D9"/>
    <w:rsid w:val="0DFC70E1"/>
    <w:rsid w:val="0DFCFBE6"/>
    <w:rsid w:val="0E01C2F3"/>
    <w:rsid w:val="0E08D06B"/>
    <w:rsid w:val="0E16CD52"/>
    <w:rsid w:val="0E17D34D"/>
    <w:rsid w:val="0E1A3D54"/>
    <w:rsid w:val="0E21F1B7"/>
    <w:rsid w:val="0E29E7BE"/>
    <w:rsid w:val="0E2AAB99"/>
    <w:rsid w:val="0E2BC07A"/>
    <w:rsid w:val="0E30792F"/>
    <w:rsid w:val="0E4470AD"/>
    <w:rsid w:val="0E481892"/>
    <w:rsid w:val="0E4C78FD"/>
    <w:rsid w:val="0E51A666"/>
    <w:rsid w:val="0E532874"/>
    <w:rsid w:val="0E5FD2B6"/>
    <w:rsid w:val="0E6232D7"/>
    <w:rsid w:val="0E62DA48"/>
    <w:rsid w:val="0E64E378"/>
    <w:rsid w:val="0E712531"/>
    <w:rsid w:val="0E72E5E9"/>
    <w:rsid w:val="0E7752E7"/>
    <w:rsid w:val="0E781210"/>
    <w:rsid w:val="0E7D054A"/>
    <w:rsid w:val="0E7F3A09"/>
    <w:rsid w:val="0E80C919"/>
    <w:rsid w:val="0E8BF8CC"/>
    <w:rsid w:val="0E8C58A5"/>
    <w:rsid w:val="0E8E11CE"/>
    <w:rsid w:val="0E90A20F"/>
    <w:rsid w:val="0E92DBCF"/>
    <w:rsid w:val="0E95B637"/>
    <w:rsid w:val="0E9A0305"/>
    <w:rsid w:val="0E9CF7F2"/>
    <w:rsid w:val="0EA1770E"/>
    <w:rsid w:val="0EA58ECD"/>
    <w:rsid w:val="0EA881E8"/>
    <w:rsid w:val="0EAC978C"/>
    <w:rsid w:val="0EB41843"/>
    <w:rsid w:val="0EB6DCC6"/>
    <w:rsid w:val="0EBD6502"/>
    <w:rsid w:val="0EC42420"/>
    <w:rsid w:val="0ECBD0EC"/>
    <w:rsid w:val="0ECE590E"/>
    <w:rsid w:val="0ED359EA"/>
    <w:rsid w:val="0ED78F5F"/>
    <w:rsid w:val="0EDAEC4C"/>
    <w:rsid w:val="0EDFC108"/>
    <w:rsid w:val="0EE46405"/>
    <w:rsid w:val="0EE72D23"/>
    <w:rsid w:val="0EF0E708"/>
    <w:rsid w:val="0EF3A49C"/>
    <w:rsid w:val="0EF3DAF5"/>
    <w:rsid w:val="0EF90819"/>
    <w:rsid w:val="0EFC2273"/>
    <w:rsid w:val="0EFD442A"/>
    <w:rsid w:val="0F00F3DC"/>
    <w:rsid w:val="0F01E100"/>
    <w:rsid w:val="0F065E7C"/>
    <w:rsid w:val="0F0C920C"/>
    <w:rsid w:val="0F233EB7"/>
    <w:rsid w:val="0F2B2537"/>
    <w:rsid w:val="0F2B6DA8"/>
    <w:rsid w:val="0F2CD7A5"/>
    <w:rsid w:val="0F390322"/>
    <w:rsid w:val="0F39A7C3"/>
    <w:rsid w:val="0F427039"/>
    <w:rsid w:val="0F42ED61"/>
    <w:rsid w:val="0F444246"/>
    <w:rsid w:val="0F455C00"/>
    <w:rsid w:val="0F4729F3"/>
    <w:rsid w:val="0F4A7347"/>
    <w:rsid w:val="0F4BF3C3"/>
    <w:rsid w:val="0F4F3396"/>
    <w:rsid w:val="0F537E49"/>
    <w:rsid w:val="0F57CE10"/>
    <w:rsid w:val="0F5F0634"/>
    <w:rsid w:val="0F6F565D"/>
    <w:rsid w:val="0F72F1FE"/>
    <w:rsid w:val="0F79C1CB"/>
    <w:rsid w:val="0F7B0576"/>
    <w:rsid w:val="0F904DBB"/>
    <w:rsid w:val="0F9E034C"/>
    <w:rsid w:val="0F9EB6CE"/>
    <w:rsid w:val="0FA0ECE3"/>
    <w:rsid w:val="0FA9D8EB"/>
    <w:rsid w:val="0FABA330"/>
    <w:rsid w:val="0FAF891A"/>
    <w:rsid w:val="0FB0A0A1"/>
    <w:rsid w:val="0FBE0622"/>
    <w:rsid w:val="0FC2E63F"/>
    <w:rsid w:val="0FC566E9"/>
    <w:rsid w:val="0FD0B001"/>
    <w:rsid w:val="0FD82A9C"/>
    <w:rsid w:val="0FD898F9"/>
    <w:rsid w:val="0FDC1C28"/>
    <w:rsid w:val="0FE628B4"/>
    <w:rsid w:val="0FEA9D8A"/>
    <w:rsid w:val="0FED68BB"/>
    <w:rsid w:val="0FF3AD1B"/>
    <w:rsid w:val="0FF70652"/>
    <w:rsid w:val="0FF763B0"/>
    <w:rsid w:val="0FFB958B"/>
    <w:rsid w:val="1005E6B0"/>
    <w:rsid w:val="100B3B2A"/>
    <w:rsid w:val="100DFACC"/>
    <w:rsid w:val="100FE3DF"/>
    <w:rsid w:val="101B6197"/>
    <w:rsid w:val="101EA7CA"/>
    <w:rsid w:val="1021B4CE"/>
    <w:rsid w:val="10292EEF"/>
    <w:rsid w:val="102BA0CA"/>
    <w:rsid w:val="102DC9BB"/>
    <w:rsid w:val="102E4F20"/>
    <w:rsid w:val="1031ECB0"/>
    <w:rsid w:val="10335B79"/>
    <w:rsid w:val="103938D1"/>
    <w:rsid w:val="103B3AC7"/>
    <w:rsid w:val="103C03CA"/>
    <w:rsid w:val="103EF98B"/>
    <w:rsid w:val="103F41C5"/>
    <w:rsid w:val="1045B3D2"/>
    <w:rsid w:val="104817E8"/>
    <w:rsid w:val="104E9329"/>
    <w:rsid w:val="10549CFC"/>
    <w:rsid w:val="10595A2D"/>
    <w:rsid w:val="105A25CC"/>
    <w:rsid w:val="10635C7A"/>
    <w:rsid w:val="1063A60D"/>
    <w:rsid w:val="10672732"/>
    <w:rsid w:val="1067A271"/>
    <w:rsid w:val="106856A9"/>
    <w:rsid w:val="106B9FCA"/>
    <w:rsid w:val="1073DA8D"/>
    <w:rsid w:val="10756D07"/>
    <w:rsid w:val="107BDA0E"/>
    <w:rsid w:val="107BF009"/>
    <w:rsid w:val="107CD722"/>
    <w:rsid w:val="1080C191"/>
    <w:rsid w:val="1084D8E3"/>
    <w:rsid w:val="1086B1E1"/>
    <w:rsid w:val="10891012"/>
    <w:rsid w:val="108EDED0"/>
    <w:rsid w:val="10983C89"/>
    <w:rsid w:val="109CA3F7"/>
    <w:rsid w:val="109DA8E4"/>
    <w:rsid w:val="109FBC11"/>
    <w:rsid w:val="10AB8BFA"/>
    <w:rsid w:val="10ABD003"/>
    <w:rsid w:val="10B095FF"/>
    <w:rsid w:val="10B1287A"/>
    <w:rsid w:val="10B865CE"/>
    <w:rsid w:val="10BB72B6"/>
    <w:rsid w:val="10BDF010"/>
    <w:rsid w:val="10C0BDB3"/>
    <w:rsid w:val="10C4D7B5"/>
    <w:rsid w:val="10C9124E"/>
    <w:rsid w:val="10CE5138"/>
    <w:rsid w:val="10D2E33E"/>
    <w:rsid w:val="10D6A4C6"/>
    <w:rsid w:val="10D6C91C"/>
    <w:rsid w:val="10D8D173"/>
    <w:rsid w:val="10E75D80"/>
    <w:rsid w:val="10EB9947"/>
    <w:rsid w:val="10EC02C0"/>
    <w:rsid w:val="10EC3985"/>
    <w:rsid w:val="10FA9422"/>
    <w:rsid w:val="10FBBCAA"/>
    <w:rsid w:val="110238B7"/>
    <w:rsid w:val="11033CFF"/>
    <w:rsid w:val="11058D21"/>
    <w:rsid w:val="110876F9"/>
    <w:rsid w:val="110972C3"/>
    <w:rsid w:val="110DE3E5"/>
    <w:rsid w:val="110DEE65"/>
    <w:rsid w:val="11101BB3"/>
    <w:rsid w:val="111560B0"/>
    <w:rsid w:val="1116C475"/>
    <w:rsid w:val="1117A586"/>
    <w:rsid w:val="1123D1EF"/>
    <w:rsid w:val="1123E168"/>
    <w:rsid w:val="1129CBA8"/>
    <w:rsid w:val="112F1050"/>
    <w:rsid w:val="11391A29"/>
    <w:rsid w:val="113C491C"/>
    <w:rsid w:val="114482F0"/>
    <w:rsid w:val="1144A542"/>
    <w:rsid w:val="114C79DF"/>
    <w:rsid w:val="1157EE64"/>
    <w:rsid w:val="115ACC13"/>
    <w:rsid w:val="115B2014"/>
    <w:rsid w:val="11623CE0"/>
    <w:rsid w:val="1162CF8C"/>
    <w:rsid w:val="11650704"/>
    <w:rsid w:val="11674B43"/>
    <w:rsid w:val="116EC296"/>
    <w:rsid w:val="11701788"/>
    <w:rsid w:val="117E6844"/>
    <w:rsid w:val="11831FB7"/>
    <w:rsid w:val="11842C01"/>
    <w:rsid w:val="11855E76"/>
    <w:rsid w:val="119459D3"/>
    <w:rsid w:val="11958CA6"/>
    <w:rsid w:val="119E7F37"/>
    <w:rsid w:val="119FC85D"/>
    <w:rsid w:val="11A68F9F"/>
    <w:rsid w:val="11A6FCE1"/>
    <w:rsid w:val="11A9D0DB"/>
    <w:rsid w:val="11B1B156"/>
    <w:rsid w:val="11BDFC59"/>
    <w:rsid w:val="11BE7E63"/>
    <w:rsid w:val="11C88EE4"/>
    <w:rsid w:val="11CC62B1"/>
    <w:rsid w:val="11CE0C7A"/>
    <w:rsid w:val="11D83061"/>
    <w:rsid w:val="11DB3038"/>
    <w:rsid w:val="11DCC08F"/>
    <w:rsid w:val="11DE5A58"/>
    <w:rsid w:val="11E14ED0"/>
    <w:rsid w:val="11EDE283"/>
    <w:rsid w:val="11EFE5C8"/>
    <w:rsid w:val="11F08125"/>
    <w:rsid w:val="11FCCAC8"/>
    <w:rsid w:val="11FEE895"/>
    <w:rsid w:val="1207C8C7"/>
    <w:rsid w:val="120C2155"/>
    <w:rsid w:val="12151F89"/>
    <w:rsid w:val="122423F5"/>
    <w:rsid w:val="12249125"/>
    <w:rsid w:val="1239D5E9"/>
    <w:rsid w:val="123A359C"/>
    <w:rsid w:val="123A828E"/>
    <w:rsid w:val="123D10E3"/>
    <w:rsid w:val="123FC671"/>
    <w:rsid w:val="12472783"/>
    <w:rsid w:val="1248F085"/>
    <w:rsid w:val="124B6832"/>
    <w:rsid w:val="124C5532"/>
    <w:rsid w:val="1250BC40"/>
    <w:rsid w:val="1259DEA4"/>
    <w:rsid w:val="125BF967"/>
    <w:rsid w:val="1262B567"/>
    <w:rsid w:val="1274761B"/>
    <w:rsid w:val="12779B54"/>
    <w:rsid w:val="12786395"/>
    <w:rsid w:val="127A4E69"/>
    <w:rsid w:val="127B5A21"/>
    <w:rsid w:val="127B7B66"/>
    <w:rsid w:val="127FB88B"/>
    <w:rsid w:val="128DBB0E"/>
    <w:rsid w:val="128FE330"/>
    <w:rsid w:val="12929D39"/>
    <w:rsid w:val="129B65CF"/>
    <w:rsid w:val="12A03CF8"/>
    <w:rsid w:val="12A07FF8"/>
    <w:rsid w:val="12A166B3"/>
    <w:rsid w:val="12A1AC88"/>
    <w:rsid w:val="12A96B06"/>
    <w:rsid w:val="12ADE249"/>
    <w:rsid w:val="12AEFBFD"/>
    <w:rsid w:val="12B73DA9"/>
    <w:rsid w:val="12BD2506"/>
    <w:rsid w:val="12BF53F3"/>
    <w:rsid w:val="12CD4A48"/>
    <w:rsid w:val="12CDA800"/>
    <w:rsid w:val="12D204FE"/>
    <w:rsid w:val="12D61438"/>
    <w:rsid w:val="12D8742E"/>
    <w:rsid w:val="12E32644"/>
    <w:rsid w:val="12ED7405"/>
    <w:rsid w:val="12F36813"/>
    <w:rsid w:val="12F5A274"/>
    <w:rsid w:val="12F64966"/>
    <w:rsid w:val="12FC0211"/>
    <w:rsid w:val="12FCAB82"/>
    <w:rsid w:val="1301A7EA"/>
    <w:rsid w:val="130462B6"/>
    <w:rsid w:val="1306951F"/>
    <w:rsid w:val="130C2AC0"/>
    <w:rsid w:val="130F3593"/>
    <w:rsid w:val="130FA549"/>
    <w:rsid w:val="130FE571"/>
    <w:rsid w:val="131019C1"/>
    <w:rsid w:val="13102FFE"/>
    <w:rsid w:val="1310C036"/>
    <w:rsid w:val="1310C96F"/>
    <w:rsid w:val="131939CD"/>
    <w:rsid w:val="131D133A"/>
    <w:rsid w:val="13214D1E"/>
    <w:rsid w:val="132BBD8C"/>
    <w:rsid w:val="13329997"/>
    <w:rsid w:val="1339A71E"/>
    <w:rsid w:val="133C7447"/>
    <w:rsid w:val="1345F6CF"/>
    <w:rsid w:val="134654CC"/>
    <w:rsid w:val="134661D6"/>
    <w:rsid w:val="134C06A4"/>
    <w:rsid w:val="134DD604"/>
    <w:rsid w:val="1350C79D"/>
    <w:rsid w:val="1350E7E7"/>
    <w:rsid w:val="13520B4D"/>
    <w:rsid w:val="1353C370"/>
    <w:rsid w:val="13541630"/>
    <w:rsid w:val="1357515A"/>
    <w:rsid w:val="136F298B"/>
    <w:rsid w:val="13700721"/>
    <w:rsid w:val="13722AD3"/>
    <w:rsid w:val="13774A54"/>
    <w:rsid w:val="137BD713"/>
    <w:rsid w:val="137D66AE"/>
    <w:rsid w:val="1382425A"/>
    <w:rsid w:val="13939229"/>
    <w:rsid w:val="1393C930"/>
    <w:rsid w:val="139FFEAD"/>
    <w:rsid w:val="13A1CCC1"/>
    <w:rsid w:val="13A3A009"/>
    <w:rsid w:val="13A7A066"/>
    <w:rsid w:val="13AF2960"/>
    <w:rsid w:val="13B3A129"/>
    <w:rsid w:val="13B4A036"/>
    <w:rsid w:val="13B73C68"/>
    <w:rsid w:val="13B9A292"/>
    <w:rsid w:val="13BAB278"/>
    <w:rsid w:val="13BC7E80"/>
    <w:rsid w:val="13C003C8"/>
    <w:rsid w:val="13D15334"/>
    <w:rsid w:val="13D17B5F"/>
    <w:rsid w:val="13D5C947"/>
    <w:rsid w:val="13D6F60E"/>
    <w:rsid w:val="13D949F1"/>
    <w:rsid w:val="13E8C5CC"/>
    <w:rsid w:val="13EAA617"/>
    <w:rsid w:val="13F4DC66"/>
    <w:rsid w:val="13F5F43B"/>
    <w:rsid w:val="13F94E12"/>
    <w:rsid w:val="13FDF37B"/>
    <w:rsid w:val="13FE6CC6"/>
    <w:rsid w:val="14000C6D"/>
    <w:rsid w:val="14028159"/>
    <w:rsid w:val="140695D0"/>
    <w:rsid w:val="1409A65B"/>
    <w:rsid w:val="140A1B8F"/>
    <w:rsid w:val="140AE474"/>
    <w:rsid w:val="141A6A40"/>
    <w:rsid w:val="141E6D25"/>
    <w:rsid w:val="14204851"/>
    <w:rsid w:val="1425E003"/>
    <w:rsid w:val="142677F7"/>
    <w:rsid w:val="142857AF"/>
    <w:rsid w:val="142EEFA8"/>
    <w:rsid w:val="14315AEF"/>
    <w:rsid w:val="14344FC3"/>
    <w:rsid w:val="14457694"/>
    <w:rsid w:val="144DEEDE"/>
    <w:rsid w:val="1458A3D4"/>
    <w:rsid w:val="145AF246"/>
    <w:rsid w:val="146002E2"/>
    <w:rsid w:val="1465D9D2"/>
    <w:rsid w:val="14750BD4"/>
    <w:rsid w:val="147FD9E1"/>
    <w:rsid w:val="14860C19"/>
    <w:rsid w:val="148A2542"/>
    <w:rsid w:val="148A4CDC"/>
    <w:rsid w:val="148EC24D"/>
    <w:rsid w:val="148FBC20"/>
    <w:rsid w:val="149226A5"/>
    <w:rsid w:val="1499F4B5"/>
    <w:rsid w:val="149C8799"/>
    <w:rsid w:val="14A7CB17"/>
    <w:rsid w:val="14A7E56B"/>
    <w:rsid w:val="14AF704A"/>
    <w:rsid w:val="14B9ADAC"/>
    <w:rsid w:val="14BC1DFE"/>
    <w:rsid w:val="14C59112"/>
    <w:rsid w:val="14C81A23"/>
    <w:rsid w:val="14CF7DC7"/>
    <w:rsid w:val="14D2D96E"/>
    <w:rsid w:val="14D7F7CB"/>
    <w:rsid w:val="14DF13E2"/>
    <w:rsid w:val="14E3332B"/>
    <w:rsid w:val="14E3AE9C"/>
    <w:rsid w:val="14E92987"/>
    <w:rsid w:val="14F05AA2"/>
    <w:rsid w:val="14F2F2E2"/>
    <w:rsid w:val="14F3545F"/>
    <w:rsid w:val="14FA6F2E"/>
    <w:rsid w:val="14FB64DC"/>
    <w:rsid w:val="14FC122D"/>
    <w:rsid w:val="14FE461C"/>
    <w:rsid w:val="15042D78"/>
    <w:rsid w:val="15046D13"/>
    <w:rsid w:val="15074151"/>
    <w:rsid w:val="15074478"/>
    <w:rsid w:val="150C0A95"/>
    <w:rsid w:val="150D3F13"/>
    <w:rsid w:val="150E679E"/>
    <w:rsid w:val="152708CD"/>
    <w:rsid w:val="152AAFFE"/>
    <w:rsid w:val="15363D25"/>
    <w:rsid w:val="1541B6D0"/>
    <w:rsid w:val="154940BE"/>
    <w:rsid w:val="154B5487"/>
    <w:rsid w:val="15567CE0"/>
    <w:rsid w:val="1556D7A5"/>
    <w:rsid w:val="1567A24B"/>
    <w:rsid w:val="1568EC9B"/>
    <w:rsid w:val="156A2913"/>
    <w:rsid w:val="156E140A"/>
    <w:rsid w:val="15722109"/>
    <w:rsid w:val="1573AF5A"/>
    <w:rsid w:val="15745FA2"/>
    <w:rsid w:val="157AE0F7"/>
    <w:rsid w:val="157F82F4"/>
    <w:rsid w:val="15832D7F"/>
    <w:rsid w:val="158AC7C6"/>
    <w:rsid w:val="158B7BAA"/>
    <w:rsid w:val="158BE291"/>
    <w:rsid w:val="158FE9ED"/>
    <w:rsid w:val="158FFD66"/>
    <w:rsid w:val="15B234EA"/>
    <w:rsid w:val="15B23821"/>
    <w:rsid w:val="15B2E69D"/>
    <w:rsid w:val="15B391BD"/>
    <w:rsid w:val="15B54101"/>
    <w:rsid w:val="15BD0C84"/>
    <w:rsid w:val="15C650C2"/>
    <w:rsid w:val="15C88538"/>
    <w:rsid w:val="15D161DF"/>
    <w:rsid w:val="15D5FE92"/>
    <w:rsid w:val="15D64DE8"/>
    <w:rsid w:val="15D7F225"/>
    <w:rsid w:val="15E0F7AC"/>
    <w:rsid w:val="15E6E3B2"/>
    <w:rsid w:val="15EA0E13"/>
    <w:rsid w:val="15ED231C"/>
    <w:rsid w:val="15EDE6CC"/>
    <w:rsid w:val="15F32735"/>
    <w:rsid w:val="15F3DC4E"/>
    <w:rsid w:val="1603FA23"/>
    <w:rsid w:val="16079E31"/>
    <w:rsid w:val="1607EEA7"/>
    <w:rsid w:val="160933F3"/>
    <w:rsid w:val="1609A775"/>
    <w:rsid w:val="161446DF"/>
    <w:rsid w:val="1619C171"/>
    <w:rsid w:val="161F04DB"/>
    <w:rsid w:val="16204965"/>
    <w:rsid w:val="16214E00"/>
    <w:rsid w:val="1621CF3F"/>
    <w:rsid w:val="16363DCB"/>
    <w:rsid w:val="1642B28C"/>
    <w:rsid w:val="1642EE7E"/>
    <w:rsid w:val="1652AE1A"/>
    <w:rsid w:val="165532FE"/>
    <w:rsid w:val="16560467"/>
    <w:rsid w:val="165835BD"/>
    <w:rsid w:val="165A5A66"/>
    <w:rsid w:val="165F7E0F"/>
    <w:rsid w:val="16661CA6"/>
    <w:rsid w:val="16680DC7"/>
    <w:rsid w:val="1668E904"/>
    <w:rsid w:val="166A1639"/>
    <w:rsid w:val="166AB325"/>
    <w:rsid w:val="166BD2B0"/>
    <w:rsid w:val="166BDD63"/>
    <w:rsid w:val="16715FAA"/>
    <w:rsid w:val="1673D58A"/>
    <w:rsid w:val="16747DF7"/>
    <w:rsid w:val="1676FCCA"/>
    <w:rsid w:val="167858AB"/>
    <w:rsid w:val="167F9750"/>
    <w:rsid w:val="1686AED6"/>
    <w:rsid w:val="1687E38B"/>
    <w:rsid w:val="1688A857"/>
    <w:rsid w:val="1694AE40"/>
    <w:rsid w:val="169B5763"/>
    <w:rsid w:val="169F4AB4"/>
    <w:rsid w:val="16A982A0"/>
    <w:rsid w:val="16AA32CF"/>
    <w:rsid w:val="16AAB92C"/>
    <w:rsid w:val="16CB270D"/>
    <w:rsid w:val="16CD383E"/>
    <w:rsid w:val="16D1C20C"/>
    <w:rsid w:val="16DBC927"/>
    <w:rsid w:val="16E3354A"/>
    <w:rsid w:val="16E417A9"/>
    <w:rsid w:val="16E693AB"/>
    <w:rsid w:val="16ECA12F"/>
    <w:rsid w:val="16FB5A0A"/>
    <w:rsid w:val="170977B0"/>
    <w:rsid w:val="170CD702"/>
    <w:rsid w:val="17158E74"/>
    <w:rsid w:val="1715E9C7"/>
    <w:rsid w:val="1718551A"/>
    <w:rsid w:val="1718EB51"/>
    <w:rsid w:val="171A710D"/>
    <w:rsid w:val="171C90F6"/>
    <w:rsid w:val="171EB4F4"/>
    <w:rsid w:val="17229D62"/>
    <w:rsid w:val="17258588"/>
    <w:rsid w:val="172B7C2D"/>
    <w:rsid w:val="172D98D5"/>
    <w:rsid w:val="1731F5EF"/>
    <w:rsid w:val="173347CC"/>
    <w:rsid w:val="1737BD65"/>
    <w:rsid w:val="173C4CF9"/>
    <w:rsid w:val="173DB4B8"/>
    <w:rsid w:val="17419305"/>
    <w:rsid w:val="1749EB55"/>
    <w:rsid w:val="174D33F7"/>
    <w:rsid w:val="175B8072"/>
    <w:rsid w:val="175F28AB"/>
    <w:rsid w:val="1763C442"/>
    <w:rsid w:val="17673E70"/>
    <w:rsid w:val="176A4EA1"/>
    <w:rsid w:val="176C0078"/>
    <w:rsid w:val="177DA112"/>
    <w:rsid w:val="1786A0F7"/>
    <w:rsid w:val="178CEB6A"/>
    <w:rsid w:val="178F2E1A"/>
    <w:rsid w:val="17931BFC"/>
    <w:rsid w:val="1799CB38"/>
    <w:rsid w:val="179B2D4E"/>
    <w:rsid w:val="17A1F748"/>
    <w:rsid w:val="17A4FF5D"/>
    <w:rsid w:val="17AC40AA"/>
    <w:rsid w:val="17AFFAE8"/>
    <w:rsid w:val="17B019FD"/>
    <w:rsid w:val="17B74079"/>
    <w:rsid w:val="17BBD261"/>
    <w:rsid w:val="17BDE2C1"/>
    <w:rsid w:val="17C29905"/>
    <w:rsid w:val="17C982F3"/>
    <w:rsid w:val="17C9B7A9"/>
    <w:rsid w:val="17CAB078"/>
    <w:rsid w:val="17D1F670"/>
    <w:rsid w:val="17D3A38A"/>
    <w:rsid w:val="17D5B804"/>
    <w:rsid w:val="17DE2A8F"/>
    <w:rsid w:val="17E1BD58"/>
    <w:rsid w:val="17EAE06B"/>
    <w:rsid w:val="17EEDF25"/>
    <w:rsid w:val="17F10C25"/>
    <w:rsid w:val="17F281F6"/>
    <w:rsid w:val="17F6CE10"/>
    <w:rsid w:val="17FE0BE7"/>
    <w:rsid w:val="1802ABF0"/>
    <w:rsid w:val="180C2B59"/>
    <w:rsid w:val="180C7787"/>
    <w:rsid w:val="1810D72C"/>
    <w:rsid w:val="181487ED"/>
    <w:rsid w:val="1817299D"/>
    <w:rsid w:val="1819286A"/>
    <w:rsid w:val="181C6F39"/>
    <w:rsid w:val="181CBD46"/>
    <w:rsid w:val="181E0B82"/>
    <w:rsid w:val="181FB329"/>
    <w:rsid w:val="183159CC"/>
    <w:rsid w:val="1832749C"/>
    <w:rsid w:val="1843B9CA"/>
    <w:rsid w:val="1844BDBB"/>
    <w:rsid w:val="184507E9"/>
    <w:rsid w:val="1847878B"/>
    <w:rsid w:val="18485D42"/>
    <w:rsid w:val="184F19FA"/>
    <w:rsid w:val="18513883"/>
    <w:rsid w:val="1857C9DE"/>
    <w:rsid w:val="185DAD92"/>
    <w:rsid w:val="185F9B98"/>
    <w:rsid w:val="1860C5A6"/>
    <w:rsid w:val="1861EA6E"/>
    <w:rsid w:val="186B64FC"/>
    <w:rsid w:val="186B8DE6"/>
    <w:rsid w:val="186D53D2"/>
    <w:rsid w:val="187C7233"/>
    <w:rsid w:val="1884259A"/>
    <w:rsid w:val="18866E07"/>
    <w:rsid w:val="188AF3C2"/>
    <w:rsid w:val="18937DAD"/>
    <w:rsid w:val="1897A600"/>
    <w:rsid w:val="189A3261"/>
    <w:rsid w:val="189B9B2B"/>
    <w:rsid w:val="189CB7C5"/>
    <w:rsid w:val="18A37BB0"/>
    <w:rsid w:val="18A4A13B"/>
    <w:rsid w:val="18AA4409"/>
    <w:rsid w:val="18B38C52"/>
    <w:rsid w:val="18B5B92A"/>
    <w:rsid w:val="18BC1FD0"/>
    <w:rsid w:val="18C7681D"/>
    <w:rsid w:val="18C86710"/>
    <w:rsid w:val="18CB6853"/>
    <w:rsid w:val="18D02E13"/>
    <w:rsid w:val="18D4ABA7"/>
    <w:rsid w:val="18D5F791"/>
    <w:rsid w:val="18DE3104"/>
    <w:rsid w:val="18E44DD2"/>
    <w:rsid w:val="18E87683"/>
    <w:rsid w:val="18EC0948"/>
    <w:rsid w:val="18EE7772"/>
    <w:rsid w:val="18EFEF78"/>
    <w:rsid w:val="18F57F36"/>
    <w:rsid w:val="18FC28E9"/>
    <w:rsid w:val="18FC776F"/>
    <w:rsid w:val="18FC88F2"/>
    <w:rsid w:val="19086764"/>
    <w:rsid w:val="19107B15"/>
    <w:rsid w:val="1911913F"/>
    <w:rsid w:val="191EB524"/>
    <w:rsid w:val="19205FC3"/>
    <w:rsid w:val="1920A256"/>
    <w:rsid w:val="1929BAC8"/>
    <w:rsid w:val="192F7433"/>
    <w:rsid w:val="1932B423"/>
    <w:rsid w:val="193344EC"/>
    <w:rsid w:val="193CB9B0"/>
    <w:rsid w:val="1944C26B"/>
    <w:rsid w:val="194CFFAA"/>
    <w:rsid w:val="1955AE55"/>
    <w:rsid w:val="195C3EE4"/>
    <w:rsid w:val="195D7B4A"/>
    <w:rsid w:val="196502CB"/>
    <w:rsid w:val="1967415E"/>
    <w:rsid w:val="196AA4C7"/>
    <w:rsid w:val="196D5A05"/>
    <w:rsid w:val="19764944"/>
    <w:rsid w:val="197699C2"/>
    <w:rsid w:val="197D9A50"/>
    <w:rsid w:val="197ED2C0"/>
    <w:rsid w:val="1981D920"/>
    <w:rsid w:val="1984E40C"/>
    <w:rsid w:val="1985904E"/>
    <w:rsid w:val="198E0A6F"/>
    <w:rsid w:val="199071DD"/>
    <w:rsid w:val="1994D171"/>
    <w:rsid w:val="1998E90D"/>
    <w:rsid w:val="199AAC42"/>
    <w:rsid w:val="199B2DC6"/>
    <w:rsid w:val="199CD6C8"/>
    <w:rsid w:val="19A4E374"/>
    <w:rsid w:val="19A803AC"/>
    <w:rsid w:val="19ABBC9E"/>
    <w:rsid w:val="19AC94E8"/>
    <w:rsid w:val="19AD9BC1"/>
    <w:rsid w:val="19B31D23"/>
    <w:rsid w:val="19B9B2A6"/>
    <w:rsid w:val="19C19EA5"/>
    <w:rsid w:val="19CFCFA5"/>
    <w:rsid w:val="19D33AA8"/>
    <w:rsid w:val="19D33CAF"/>
    <w:rsid w:val="19D67D3A"/>
    <w:rsid w:val="19DC9C73"/>
    <w:rsid w:val="19E1DD30"/>
    <w:rsid w:val="19E40CC9"/>
    <w:rsid w:val="19E5EAD2"/>
    <w:rsid w:val="19F56EA9"/>
    <w:rsid w:val="19F67B9B"/>
    <w:rsid w:val="19F971FE"/>
    <w:rsid w:val="19F975DB"/>
    <w:rsid w:val="1A039A1C"/>
    <w:rsid w:val="1A042F4B"/>
    <w:rsid w:val="1A058A3D"/>
    <w:rsid w:val="1A0C3CF1"/>
    <w:rsid w:val="1A0EDAEC"/>
    <w:rsid w:val="1A10A92D"/>
    <w:rsid w:val="1A10D2C7"/>
    <w:rsid w:val="1A165C01"/>
    <w:rsid w:val="1A1D3120"/>
    <w:rsid w:val="1A20F09D"/>
    <w:rsid w:val="1A2122E6"/>
    <w:rsid w:val="1A287DD0"/>
    <w:rsid w:val="1A28DFCB"/>
    <w:rsid w:val="1A28FA79"/>
    <w:rsid w:val="1A30142E"/>
    <w:rsid w:val="1A30E9B1"/>
    <w:rsid w:val="1A3974A9"/>
    <w:rsid w:val="1A3DCCE1"/>
    <w:rsid w:val="1A49D6F6"/>
    <w:rsid w:val="1A5F348F"/>
    <w:rsid w:val="1A5FED47"/>
    <w:rsid w:val="1A606B8E"/>
    <w:rsid w:val="1A7B8027"/>
    <w:rsid w:val="1A816CD8"/>
    <w:rsid w:val="1A85D4B8"/>
    <w:rsid w:val="1A860E76"/>
    <w:rsid w:val="1A8CDF79"/>
    <w:rsid w:val="1A8D1833"/>
    <w:rsid w:val="1A9249E3"/>
    <w:rsid w:val="1A936D7C"/>
    <w:rsid w:val="1A94BA3F"/>
    <w:rsid w:val="1A95CFCB"/>
    <w:rsid w:val="1A97AE30"/>
    <w:rsid w:val="1A9B9386"/>
    <w:rsid w:val="1A9C97B1"/>
    <w:rsid w:val="1A9EF392"/>
    <w:rsid w:val="1AA2EC79"/>
    <w:rsid w:val="1AA2ECC6"/>
    <w:rsid w:val="1AA5FBDA"/>
    <w:rsid w:val="1AAC1F0A"/>
    <w:rsid w:val="1AB17BA4"/>
    <w:rsid w:val="1AB58633"/>
    <w:rsid w:val="1AB900AA"/>
    <w:rsid w:val="1ABDAF74"/>
    <w:rsid w:val="1ABE9CDA"/>
    <w:rsid w:val="1AC0A4D2"/>
    <w:rsid w:val="1AC2779C"/>
    <w:rsid w:val="1ACAF6F9"/>
    <w:rsid w:val="1AD084D1"/>
    <w:rsid w:val="1ADEE0EE"/>
    <w:rsid w:val="1AE28AFD"/>
    <w:rsid w:val="1AE45B46"/>
    <w:rsid w:val="1AEE9D2E"/>
    <w:rsid w:val="1AF063C3"/>
    <w:rsid w:val="1AF93234"/>
    <w:rsid w:val="1AFD00FC"/>
    <w:rsid w:val="1AFF9256"/>
    <w:rsid w:val="1B03A2BA"/>
    <w:rsid w:val="1B04A412"/>
    <w:rsid w:val="1B08C1F2"/>
    <w:rsid w:val="1B1ABF99"/>
    <w:rsid w:val="1B1EE131"/>
    <w:rsid w:val="1B212CDE"/>
    <w:rsid w:val="1B252CAB"/>
    <w:rsid w:val="1B2B451A"/>
    <w:rsid w:val="1B2FAC19"/>
    <w:rsid w:val="1B32A4C6"/>
    <w:rsid w:val="1B33CE54"/>
    <w:rsid w:val="1B3526EF"/>
    <w:rsid w:val="1B3C9B5F"/>
    <w:rsid w:val="1B3FAD76"/>
    <w:rsid w:val="1B47B3A5"/>
    <w:rsid w:val="1B5A9D71"/>
    <w:rsid w:val="1B655BE6"/>
    <w:rsid w:val="1B794308"/>
    <w:rsid w:val="1B802E4C"/>
    <w:rsid w:val="1B831A53"/>
    <w:rsid w:val="1B8613D3"/>
    <w:rsid w:val="1B8E833A"/>
    <w:rsid w:val="1B8ED76A"/>
    <w:rsid w:val="1BA77205"/>
    <w:rsid w:val="1BA91A73"/>
    <w:rsid w:val="1BAAABA6"/>
    <w:rsid w:val="1BAFDAFF"/>
    <w:rsid w:val="1BB2EBF3"/>
    <w:rsid w:val="1BB3E759"/>
    <w:rsid w:val="1BB4F405"/>
    <w:rsid w:val="1BB6D83E"/>
    <w:rsid w:val="1BB79D2B"/>
    <w:rsid w:val="1BB844B9"/>
    <w:rsid w:val="1BBA996E"/>
    <w:rsid w:val="1BC6FE77"/>
    <w:rsid w:val="1BCA1964"/>
    <w:rsid w:val="1BCA3A17"/>
    <w:rsid w:val="1BCC7435"/>
    <w:rsid w:val="1BD3D2B2"/>
    <w:rsid w:val="1BD6C8D6"/>
    <w:rsid w:val="1BDD34E7"/>
    <w:rsid w:val="1BEBD771"/>
    <w:rsid w:val="1BEC92B8"/>
    <w:rsid w:val="1BEE3799"/>
    <w:rsid w:val="1BF96649"/>
    <w:rsid w:val="1BFCA666"/>
    <w:rsid w:val="1C07683D"/>
    <w:rsid w:val="1C093250"/>
    <w:rsid w:val="1C1366DA"/>
    <w:rsid w:val="1C194481"/>
    <w:rsid w:val="1C248B37"/>
    <w:rsid w:val="1C2603C3"/>
    <w:rsid w:val="1C281F78"/>
    <w:rsid w:val="1C2BADB8"/>
    <w:rsid w:val="1C30818D"/>
    <w:rsid w:val="1C32331F"/>
    <w:rsid w:val="1C358D95"/>
    <w:rsid w:val="1C43A012"/>
    <w:rsid w:val="1C48191E"/>
    <w:rsid w:val="1C499E9A"/>
    <w:rsid w:val="1C4A5DB4"/>
    <w:rsid w:val="1C4BBDE5"/>
    <w:rsid w:val="1C5AFC23"/>
    <w:rsid w:val="1C5BE8F9"/>
    <w:rsid w:val="1C6C1804"/>
    <w:rsid w:val="1C6FC233"/>
    <w:rsid w:val="1C723966"/>
    <w:rsid w:val="1C764E29"/>
    <w:rsid w:val="1C780E77"/>
    <w:rsid w:val="1C794D89"/>
    <w:rsid w:val="1C7D6FC1"/>
    <w:rsid w:val="1C8B54F2"/>
    <w:rsid w:val="1C921940"/>
    <w:rsid w:val="1C9A0C46"/>
    <w:rsid w:val="1C9B5CF2"/>
    <w:rsid w:val="1C9B98A0"/>
    <w:rsid w:val="1C9FDF3A"/>
    <w:rsid w:val="1CA352F8"/>
    <w:rsid w:val="1CA3A76F"/>
    <w:rsid w:val="1CB41059"/>
    <w:rsid w:val="1CBCCD12"/>
    <w:rsid w:val="1CBD7F3F"/>
    <w:rsid w:val="1CC298F8"/>
    <w:rsid w:val="1CC37B6E"/>
    <w:rsid w:val="1CC3FB6F"/>
    <w:rsid w:val="1CC4C604"/>
    <w:rsid w:val="1CC50F38"/>
    <w:rsid w:val="1CC88153"/>
    <w:rsid w:val="1CC9CE69"/>
    <w:rsid w:val="1CC9DAFC"/>
    <w:rsid w:val="1CD299B2"/>
    <w:rsid w:val="1CDDACD2"/>
    <w:rsid w:val="1CE115BA"/>
    <w:rsid w:val="1CEB55A3"/>
    <w:rsid w:val="1CF28C37"/>
    <w:rsid w:val="1CF2D5D3"/>
    <w:rsid w:val="1CF3A6D6"/>
    <w:rsid w:val="1CF81100"/>
    <w:rsid w:val="1CFF7A97"/>
    <w:rsid w:val="1D0AD367"/>
    <w:rsid w:val="1D0C6F80"/>
    <w:rsid w:val="1D0E09C2"/>
    <w:rsid w:val="1D193B4B"/>
    <w:rsid w:val="1D1FD95D"/>
    <w:rsid w:val="1D27629E"/>
    <w:rsid w:val="1D2A93B7"/>
    <w:rsid w:val="1D308DB9"/>
    <w:rsid w:val="1D31E9C5"/>
    <w:rsid w:val="1D343418"/>
    <w:rsid w:val="1D3C77E7"/>
    <w:rsid w:val="1D3C9F8A"/>
    <w:rsid w:val="1D3CB199"/>
    <w:rsid w:val="1D3CEFB5"/>
    <w:rsid w:val="1D3F0A8D"/>
    <w:rsid w:val="1D422CE2"/>
    <w:rsid w:val="1D4B7205"/>
    <w:rsid w:val="1D54291C"/>
    <w:rsid w:val="1D591172"/>
    <w:rsid w:val="1D5AEC2B"/>
    <w:rsid w:val="1D5C3473"/>
    <w:rsid w:val="1D638DC5"/>
    <w:rsid w:val="1D664D14"/>
    <w:rsid w:val="1D67A8BB"/>
    <w:rsid w:val="1D68B11F"/>
    <w:rsid w:val="1D691DAC"/>
    <w:rsid w:val="1D6C61FE"/>
    <w:rsid w:val="1D7D5A1C"/>
    <w:rsid w:val="1D93DDBA"/>
    <w:rsid w:val="1D96DAB3"/>
    <w:rsid w:val="1D9AE1B9"/>
    <w:rsid w:val="1DA1ABF3"/>
    <w:rsid w:val="1DA6E852"/>
    <w:rsid w:val="1DADEF40"/>
    <w:rsid w:val="1DB7B4C3"/>
    <w:rsid w:val="1DBACED9"/>
    <w:rsid w:val="1DC41B9A"/>
    <w:rsid w:val="1DCE90AD"/>
    <w:rsid w:val="1DD3C0FE"/>
    <w:rsid w:val="1DD8AEC8"/>
    <w:rsid w:val="1DD975E2"/>
    <w:rsid w:val="1DDC7799"/>
    <w:rsid w:val="1DE14720"/>
    <w:rsid w:val="1DE552B7"/>
    <w:rsid w:val="1DE8FF74"/>
    <w:rsid w:val="1DEEE279"/>
    <w:rsid w:val="1DEEE9C4"/>
    <w:rsid w:val="1DF060D7"/>
    <w:rsid w:val="1DF08864"/>
    <w:rsid w:val="1DF182BE"/>
    <w:rsid w:val="1DF4C6DB"/>
    <w:rsid w:val="1DF66524"/>
    <w:rsid w:val="1DFF246B"/>
    <w:rsid w:val="1E0752E1"/>
    <w:rsid w:val="1E089356"/>
    <w:rsid w:val="1E0F11B7"/>
    <w:rsid w:val="1E0F820E"/>
    <w:rsid w:val="1E20228D"/>
    <w:rsid w:val="1E20AE0F"/>
    <w:rsid w:val="1E213D59"/>
    <w:rsid w:val="1E2DF294"/>
    <w:rsid w:val="1E2F75E2"/>
    <w:rsid w:val="1E351397"/>
    <w:rsid w:val="1E3FC119"/>
    <w:rsid w:val="1E41F8DE"/>
    <w:rsid w:val="1E44BDEC"/>
    <w:rsid w:val="1E60694D"/>
    <w:rsid w:val="1E61E6B2"/>
    <w:rsid w:val="1E666262"/>
    <w:rsid w:val="1E6C4A31"/>
    <w:rsid w:val="1E6DF474"/>
    <w:rsid w:val="1E6E3240"/>
    <w:rsid w:val="1E725009"/>
    <w:rsid w:val="1E87C2BF"/>
    <w:rsid w:val="1E88785C"/>
    <w:rsid w:val="1E8F6FE1"/>
    <w:rsid w:val="1E91DE58"/>
    <w:rsid w:val="1E963617"/>
    <w:rsid w:val="1E96583A"/>
    <w:rsid w:val="1E9FA1CD"/>
    <w:rsid w:val="1EACF001"/>
    <w:rsid w:val="1EC81096"/>
    <w:rsid w:val="1ECCBDDD"/>
    <w:rsid w:val="1ECD4F5E"/>
    <w:rsid w:val="1ECD8A9C"/>
    <w:rsid w:val="1ECFC631"/>
    <w:rsid w:val="1EDC93F8"/>
    <w:rsid w:val="1EE142F9"/>
    <w:rsid w:val="1EE32A9B"/>
    <w:rsid w:val="1EEEB4CE"/>
    <w:rsid w:val="1EF39080"/>
    <w:rsid w:val="1EF610CE"/>
    <w:rsid w:val="1EF740DB"/>
    <w:rsid w:val="1EF8E182"/>
    <w:rsid w:val="1EF8E66F"/>
    <w:rsid w:val="1EF9F493"/>
    <w:rsid w:val="1EFFEADB"/>
    <w:rsid w:val="1EFFED93"/>
    <w:rsid w:val="1F09D4A2"/>
    <w:rsid w:val="1F0EBC2A"/>
    <w:rsid w:val="1F2F1EA9"/>
    <w:rsid w:val="1F36C5E0"/>
    <w:rsid w:val="1F3A42EE"/>
    <w:rsid w:val="1F3B2DAC"/>
    <w:rsid w:val="1F3D58F5"/>
    <w:rsid w:val="1F4216EC"/>
    <w:rsid w:val="1F438BEA"/>
    <w:rsid w:val="1F4765BF"/>
    <w:rsid w:val="1F4C6445"/>
    <w:rsid w:val="1F4E32CD"/>
    <w:rsid w:val="1F4FBE9E"/>
    <w:rsid w:val="1F579C2C"/>
    <w:rsid w:val="1F58F509"/>
    <w:rsid w:val="1F605690"/>
    <w:rsid w:val="1F69759F"/>
    <w:rsid w:val="1F74D7DF"/>
    <w:rsid w:val="1F7684BC"/>
    <w:rsid w:val="1F779B74"/>
    <w:rsid w:val="1F8046A0"/>
    <w:rsid w:val="1F823F06"/>
    <w:rsid w:val="1F85D23A"/>
    <w:rsid w:val="1F8B8B25"/>
    <w:rsid w:val="1F8CF9A3"/>
    <w:rsid w:val="1F8FABF7"/>
    <w:rsid w:val="1F93CAE2"/>
    <w:rsid w:val="1F94082A"/>
    <w:rsid w:val="1F9DBA45"/>
    <w:rsid w:val="1F9EE77D"/>
    <w:rsid w:val="1FA0C5B5"/>
    <w:rsid w:val="1FA14E45"/>
    <w:rsid w:val="1FA7A8F7"/>
    <w:rsid w:val="1FA9F97A"/>
    <w:rsid w:val="1FB1DBCC"/>
    <w:rsid w:val="1FB3C3AB"/>
    <w:rsid w:val="1FB63AC5"/>
    <w:rsid w:val="1FB64487"/>
    <w:rsid w:val="1FB8187F"/>
    <w:rsid w:val="1FBA6F35"/>
    <w:rsid w:val="1FBA966F"/>
    <w:rsid w:val="1FC18177"/>
    <w:rsid w:val="1FD29C44"/>
    <w:rsid w:val="1FD45A11"/>
    <w:rsid w:val="1FDAD228"/>
    <w:rsid w:val="1FDC6C67"/>
    <w:rsid w:val="1FDEA520"/>
    <w:rsid w:val="1FDF2AAA"/>
    <w:rsid w:val="1FE2F8D7"/>
    <w:rsid w:val="1FE9201A"/>
    <w:rsid w:val="1FE96878"/>
    <w:rsid w:val="1FEDB58A"/>
    <w:rsid w:val="1FEF1385"/>
    <w:rsid w:val="1FF1BC82"/>
    <w:rsid w:val="1FF25E8D"/>
    <w:rsid w:val="1FF60D11"/>
    <w:rsid w:val="20001A53"/>
    <w:rsid w:val="2001B6DD"/>
    <w:rsid w:val="20041065"/>
    <w:rsid w:val="200CFB66"/>
    <w:rsid w:val="2016BCCF"/>
    <w:rsid w:val="201FC4B1"/>
    <w:rsid w:val="2021F2C5"/>
    <w:rsid w:val="202B27CF"/>
    <w:rsid w:val="20331F56"/>
    <w:rsid w:val="2039A728"/>
    <w:rsid w:val="204A1AE3"/>
    <w:rsid w:val="205A0A4C"/>
    <w:rsid w:val="205F76DD"/>
    <w:rsid w:val="20654D3E"/>
    <w:rsid w:val="2068E3FE"/>
    <w:rsid w:val="206F4F3D"/>
    <w:rsid w:val="20733CAB"/>
    <w:rsid w:val="20773ED4"/>
    <w:rsid w:val="207BBC82"/>
    <w:rsid w:val="207D04BE"/>
    <w:rsid w:val="207EF639"/>
    <w:rsid w:val="207F5844"/>
    <w:rsid w:val="207F983D"/>
    <w:rsid w:val="20805504"/>
    <w:rsid w:val="2082BA20"/>
    <w:rsid w:val="2086AA9A"/>
    <w:rsid w:val="208FE849"/>
    <w:rsid w:val="2097C0EE"/>
    <w:rsid w:val="209C97A9"/>
    <w:rsid w:val="209FE7FB"/>
    <w:rsid w:val="20A0AC33"/>
    <w:rsid w:val="20A669AF"/>
    <w:rsid w:val="20A7CD75"/>
    <w:rsid w:val="20A928C3"/>
    <w:rsid w:val="20ACE96B"/>
    <w:rsid w:val="20AE6A7D"/>
    <w:rsid w:val="20C64E33"/>
    <w:rsid w:val="20C95CC6"/>
    <w:rsid w:val="20CA4B88"/>
    <w:rsid w:val="20CCD156"/>
    <w:rsid w:val="20D0AA4C"/>
    <w:rsid w:val="20DD8C46"/>
    <w:rsid w:val="20DE9113"/>
    <w:rsid w:val="20E55C9E"/>
    <w:rsid w:val="20EADFA4"/>
    <w:rsid w:val="20EF9CDA"/>
    <w:rsid w:val="20F47B1D"/>
    <w:rsid w:val="20F71E9D"/>
    <w:rsid w:val="20F86A46"/>
    <w:rsid w:val="20FB3093"/>
    <w:rsid w:val="21078246"/>
    <w:rsid w:val="21098BDB"/>
    <w:rsid w:val="2112488A"/>
    <w:rsid w:val="21165533"/>
    <w:rsid w:val="211A2972"/>
    <w:rsid w:val="211D1363"/>
    <w:rsid w:val="212D89B2"/>
    <w:rsid w:val="2133341C"/>
    <w:rsid w:val="213AC338"/>
    <w:rsid w:val="214777B2"/>
    <w:rsid w:val="214C301C"/>
    <w:rsid w:val="214D76F3"/>
    <w:rsid w:val="215144A6"/>
    <w:rsid w:val="2151D861"/>
    <w:rsid w:val="21533B81"/>
    <w:rsid w:val="21537B12"/>
    <w:rsid w:val="2158947A"/>
    <w:rsid w:val="215FAC6C"/>
    <w:rsid w:val="2163A8E1"/>
    <w:rsid w:val="216D486C"/>
    <w:rsid w:val="216ED215"/>
    <w:rsid w:val="2174CAF5"/>
    <w:rsid w:val="2177F0B8"/>
    <w:rsid w:val="21794E2E"/>
    <w:rsid w:val="217E267B"/>
    <w:rsid w:val="2183AE67"/>
    <w:rsid w:val="21948788"/>
    <w:rsid w:val="2196F2A6"/>
    <w:rsid w:val="219D82CB"/>
    <w:rsid w:val="219E901B"/>
    <w:rsid w:val="21A0E48B"/>
    <w:rsid w:val="21A3F097"/>
    <w:rsid w:val="21A919D9"/>
    <w:rsid w:val="21A9F61B"/>
    <w:rsid w:val="21AB3FA3"/>
    <w:rsid w:val="21BC0852"/>
    <w:rsid w:val="21BD5928"/>
    <w:rsid w:val="21BDA50A"/>
    <w:rsid w:val="21C24830"/>
    <w:rsid w:val="21CADE1C"/>
    <w:rsid w:val="21CB6E75"/>
    <w:rsid w:val="21CFE592"/>
    <w:rsid w:val="21D0CA96"/>
    <w:rsid w:val="21D26710"/>
    <w:rsid w:val="21D913A6"/>
    <w:rsid w:val="21D93A7E"/>
    <w:rsid w:val="21DB0ECF"/>
    <w:rsid w:val="21DFB752"/>
    <w:rsid w:val="21EA5331"/>
    <w:rsid w:val="21F16867"/>
    <w:rsid w:val="21F1CA48"/>
    <w:rsid w:val="21F65BD8"/>
    <w:rsid w:val="22027E7A"/>
    <w:rsid w:val="2207E577"/>
    <w:rsid w:val="22081F02"/>
    <w:rsid w:val="2208B1B7"/>
    <w:rsid w:val="220CE2FE"/>
    <w:rsid w:val="221CA31E"/>
    <w:rsid w:val="221EB392"/>
    <w:rsid w:val="22240F23"/>
    <w:rsid w:val="22298580"/>
    <w:rsid w:val="222D5EA8"/>
    <w:rsid w:val="222FC50C"/>
    <w:rsid w:val="22354250"/>
    <w:rsid w:val="223DE068"/>
    <w:rsid w:val="223FA227"/>
    <w:rsid w:val="22459BD4"/>
    <w:rsid w:val="2245A049"/>
    <w:rsid w:val="224A0D95"/>
    <w:rsid w:val="224CE977"/>
    <w:rsid w:val="226561D9"/>
    <w:rsid w:val="22660524"/>
    <w:rsid w:val="2266E6C9"/>
    <w:rsid w:val="2267B761"/>
    <w:rsid w:val="226BED61"/>
    <w:rsid w:val="226E56FE"/>
    <w:rsid w:val="227129C4"/>
    <w:rsid w:val="2275A618"/>
    <w:rsid w:val="227EB3A9"/>
    <w:rsid w:val="228062CC"/>
    <w:rsid w:val="22902C58"/>
    <w:rsid w:val="2299C3A5"/>
    <w:rsid w:val="22A0E4D6"/>
    <w:rsid w:val="22A267D3"/>
    <w:rsid w:val="22B1CDB5"/>
    <w:rsid w:val="22B679D3"/>
    <w:rsid w:val="22B81231"/>
    <w:rsid w:val="22B96529"/>
    <w:rsid w:val="22B98E19"/>
    <w:rsid w:val="22BACB30"/>
    <w:rsid w:val="22BF2BCE"/>
    <w:rsid w:val="22C3C79B"/>
    <w:rsid w:val="22DE65AF"/>
    <w:rsid w:val="22DF9DA2"/>
    <w:rsid w:val="22E7E25D"/>
    <w:rsid w:val="22EB1826"/>
    <w:rsid w:val="22ED2BB9"/>
    <w:rsid w:val="22EFC4EE"/>
    <w:rsid w:val="22F2BDD7"/>
    <w:rsid w:val="22F2C87F"/>
    <w:rsid w:val="22F65036"/>
    <w:rsid w:val="22F996B7"/>
    <w:rsid w:val="22FD871B"/>
    <w:rsid w:val="2303D011"/>
    <w:rsid w:val="230AC17E"/>
    <w:rsid w:val="230EC130"/>
    <w:rsid w:val="23109B56"/>
    <w:rsid w:val="23113141"/>
    <w:rsid w:val="2311DE61"/>
    <w:rsid w:val="231BC630"/>
    <w:rsid w:val="2322AC68"/>
    <w:rsid w:val="23272CC6"/>
    <w:rsid w:val="232A0CF7"/>
    <w:rsid w:val="232AA2B4"/>
    <w:rsid w:val="2347B68E"/>
    <w:rsid w:val="2348A341"/>
    <w:rsid w:val="2349235D"/>
    <w:rsid w:val="234C8824"/>
    <w:rsid w:val="234D4287"/>
    <w:rsid w:val="234D8D40"/>
    <w:rsid w:val="235572E0"/>
    <w:rsid w:val="23623A46"/>
    <w:rsid w:val="23625BDD"/>
    <w:rsid w:val="23627E00"/>
    <w:rsid w:val="2371D97D"/>
    <w:rsid w:val="2379BD74"/>
    <w:rsid w:val="237C294A"/>
    <w:rsid w:val="2383C89E"/>
    <w:rsid w:val="238444F2"/>
    <w:rsid w:val="2388B4E1"/>
    <w:rsid w:val="2398AD2F"/>
    <w:rsid w:val="23A3DC2B"/>
    <w:rsid w:val="23A5DD56"/>
    <w:rsid w:val="23A6F8BF"/>
    <w:rsid w:val="23ADD48F"/>
    <w:rsid w:val="23ADDD56"/>
    <w:rsid w:val="23B4DD33"/>
    <w:rsid w:val="23B5B74D"/>
    <w:rsid w:val="23BC56E9"/>
    <w:rsid w:val="23BDE7E0"/>
    <w:rsid w:val="23C1E5DE"/>
    <w:rsid w:val="23CBF30A"/>
    <w:rsid w:val="23CCAD69"/>
    <w:rsid w:val="23D07068"/>
    <w:rsid w:val="23D42F81"/>
    <w:rsid w:val="23E67349"/>
    <w:rsid w:val="23F2137A"/>
    <w:rsid w:val="2402DF89"/>
    <w:rsid w:val="24076857"/>
    <w:rsid w:val="2408A6C2"/>
    <w:rsid w:val="240BC0FE"/>
    <w:rsid w:val="240E2D50"/>
    <w:rsid w:val="2418AF58"/>
    <w:rsid w:val="2419D0D6"/>
    <w:rsid w:val="24220A67"/>
    <w:rsid w:val="24222C4B"/>
    <w:rsid w:val="2422B73B"/>
    <w:rsid w:val="24277251"/>
    <w:rsid w:val="24297037"/>
    <w:rsid w:val="243B5FF7"/>
    <w:rsid w:val="243DF69D"/>
    <w:rsid w:val="24427B6E"/>
    <w:rsid w:val="244384D2"/>
    <w:rsid w:val="24454C30"/>
    <w:rsid w:val="245214D0"/>
    <w:rsid w:val="2454BB4B"/>
    <w:rsid w:val="24575BA1"/>
    <w:rsid w:val="245FA83A"/>
    <w:rsid w:val="246224EC"/>
    <w:rsid w:val="246A4E38"/>
    <w:rsid w:val="246B0303"/>
    <w:rsid w:val="2473CD31"/>
    <w:rsid w:val="247B2941"/>
    <w:rsid w:val="247F6F0F"/>
    <w:rsid w:val="24837426"/>
    <w:rsid w:val="2486AF73"/>
    <w:rsid w:val="24986852"/>
    <w:rsid w:val="249A4774"/>
    <w:rsid w:val="24A0022E"/>
    <w:rsid w:val="24A02055"/>
    <w:rsid w:val="24A87E64"/>
    <w:rsid w:val="24AC1E9D"/>
    <w:rsid w:val="24B117B3"/>
    <w:rsid w:val="24B4C1E0"/>
    <w:rsid w:val="24B74D52"/>
    <w:rsid w:val="24C4DB3E"/>
    <w:rsid w:val="24D06223"/>
    <w:rsid w:val="24D096A9"/>
    <w:rsid w:val="24DBEC1E"/>
    <w:rsid w:val="24DD9526"/>
    <w:rsid w:val="24DF7CFD"/>
    <w:rsid w:val="24FE17CF"/>
    <w:rsid w:val="25036D1A"/>
    <w:rsid w:val="2503E788"/>
    <w:rsid w:val="2509CA8D"/>
    <w:rsid w:val="250E3E06"/>
    <w:rsid w:val="250EB35C"/>
    <w:rsid w:val="2511B3E6"/>
    <w:rsid w:val="251ADD69"/>
    <w:rsid w:val="251BF0E3"/>
    <w:rsid w:val="251D5147"/>
    <w:rsid w:val="2527F5EF"/>
    <w:rsid w:val="252A6BC8"/>
    <w:rsid w:val="252B5822"/>
    <w:rsid w:val="252D08A5"/>
    <w:rsid w:val="252F2FFD"/>
    <w:rsid w:val="2536CE11"/>
    <w:rsid w:val="253F9DE7"/>
    <w:rsid w:val="25408C0D"/>
    <w:rsid w:val="2540A495"/>
    <w:rsid w:val="254B391D"/>
    <w:rsid w:val="25507C8E"/>
    <w:rsid w:val="2553397D"/>
    <w:rsid w:val="25533D03"/>
    <w:rsid w:val="255AD7CF"/>
    <w:rsid w:val="255B596C"/>
    <w:rsid w:val="25708B31"/>
    <w:rsid w:val="257427FF"/>
    <w:rsid w:val="257688F3"/>
    <w:rsid w:val="25836732"/>
    <w:rsid w:val="25841685"/>
    <w:rsid w:val="2594FF26"/>
    <w:rsid w:val="259A7CE0"/>
    <w:rsid w:val="259F51E0"/>
    <w:rsid w:val="25B10C8B"/>
    <w:rsid w:val="25BD7ACB"/>
    <w:rsid w:val="25C2F75E"/>
    <w:rsid w:val="25CBAC6A"/>
    <w:rsid w:val="25CE2039"/>
    <w:rsid w:val="25D4900F"/>
    <w:rsid w:val="25DB3ED5"/>
    <w:rsid w:val="25DE5D63"/>
    <w:rsid w:val="25E0549F"/>
    <w:rsid w:val="25E4970C"/>
    <w:rsid w:val="25E704E6"/>
    <w:rsid w:val="25EC898E"/>
    <w:rsid w:val="25F139D2"/>
    <w:rsid w:val="25F184D2"/>
    <w:rsid w:val="25F1CFE9"/>
    <w:rsid w:val="25F33604"/>
    <w:rsid w:val="25FACE26"/>
    <w:rsid w:val="25FF21F5"/>
    <w:rsid w:val="260371F2"/>
    <w:rsid w:val="26055B4C"/>
    <w:rsid w:val="2608FED1"/>
    <w:rsid w:val="260EEE3B"/>
    <w:rsid w:val="2614C0A8"/>
    <w:rsid w:val="2615BCBE"/>
    <w:rsid w:val="26178EB2"/>
    <w:rsid w:val="261C3977"/>
    <w:rsid w:val="262E86EB"/>
    <w:rsid w:val="263A42B6"/>
    <w:rsid w:val="264C95FF"/>
    <w:rsid w:val="264F1D78"/>
    <w:rsid w:val="26507436"/>
    <w:rsid w:val="2657D260"/>
    <w:rsid w:val="265ACC58"/>
    <w:rsid w:val="265C0637"/>
    <w:rsid w:val="265DDC4F"/>
    <w:rsid w:val="2665C649"/>
    <w:rsid w:val="2668153F"/>
    <w:rsid w:val="266B6C97"/>
    <w:rsid w:val="266C50EE"/>
    <w:rsid w:val="266D7020"/>
    <w:rsid w:val="26708A7E"/>
    <w:rsid w:val="26793573"/>
    <w:rsid w:val="267AC1B1"/>
    <w:rsid w:val="2680A5F2"/>
    <w:rsid w:val="2682B405"/>
    <w:rsid w:val="268366CA"/>
    <w:rsid w:val="268456B5"/>
    <w:rsid w:val="26847327"/>
    <w:rsid w:val="2685699E"/>
    <w:rsid w:val="26894D48"/>
    <w:rsid w:val="2693C51C"/>
    <w:rsid w:val="26991E60"/>
    <w:rsid w:val="269B4057"/>
    <w:rsid w:val="269C1C8C"/>
    <w:rsid w:val="269E5F5D"/>
    <w:rsid w:val="26A87AB6"/>
    <w:rsid w:val="26B09C15"/>
    <w:rsid w:val="26B894B9"/>
    <w:rsid w:val="26BF3CC9"/>
    <w:rsid w:val="26C419BD"/>
    <w:rsid w:val="26CDC354"/>
    <w:rsid w:val="26D18F17"/>
    <w:rsid w:val="26D22BB9"/>
    <w:rsid w:val="26D32113"/>
    <w:rsid w:val="26D70186"/>
    <w:rsid w:val="26DFCD20"/>
    <w:rsid w:val="26E4D2FF"/>
    <w:rsid w:val="26F50E3E"/>
    <w:rsid w:val="26FAADB4"/>
    <w:rsid w:val="270423BE"/>
    <w:rsid w:val="2709FA28"/>
    <w:rsid w:val="270E0513"/>
    <w:rsid w:val="2714C79A"/>
    <w:rsid w:val="2718AFD9"/>
    <w:rsid w:val="271904C2"/>
    <w:rsid w:val="271A1D72"/>
    <w:rsid w:val="27203D32"/>
    <w:rsid w:val="2735A70F"/>
    <w:rsid w:val="2735CD33"/>
    <w:rsid w:val="27394369"/>
    <w:rsid w:val="27408383"/>
    <w:rsid w:val="2745B33D"/>
    <w:rsid w:val="2746A035"/>
    <w:rsid w:val="2746A990"/>
    <w:rsid w:val="2747BB66"/>
    <w:rsid w:val="2750FF2D"/>
    <w:rsid w:val="275324B9"/>
    <w:rsid w:val="275861AF"/>
    <w:rsid w:val="275E94F4"/>
    <w:rsid w:val="275F7553"/>
    <w:rsid w:val="27623520"/>
    <w:rsid w:val="2767C382"/>
    <w:rsid w:val="2772E2AF"/>
    <w:rsid w:val="27745E67"/>
    <w:rsid w:val="277FBE0B"/>
    <w:rsid w:val="2787EDAB"/>
    <w:rsid w:val="278CF4F5"/>
    <w:rsid w:val="279BF92F"/>
    <w:rsid w:val="279C7929"/>
    <w:rsid w:val="27A38176"/>
    <w:rsid w:val="27AC622B"/>
    <w:rsid w:val="27AE1F21"/>
    <w:rsid w:val="27B03AA1"/>
    <w:rsid w:val="27B129D8"/>
    <w:rsid w:val="27B1B8A1"/>
    <w:rsid w:val="27B701C4"/>
    <w:rsid w:val="27B8673A"/>
    <w:rsid w:val="27BA046B"/>
    <w:rsid w:val="27C826D8"/>
    <w:rsid w:val="27C84C6D"/>
    <w:rsid w:val="27C9C378"/>
    <w:rsid w:val="27CA4A32"/>
    <w:rsid w:val="27CE58A9"/>
    <w:rsid w:val="27DADCC9"/>
    <w:rsid w:val="27DAF25C"/>
    <w:rsid w:val="27DC7FC7"/>
    <w:rsid w:val="27DDB3C5"/>
    <w:rsid w:val="27DEBA12"/>
    <w:rsid w:val="27E11A37"/>
    <w:rsid w:val="27E2575F"/>
    <w:rsid w:val="27E376A7"/>
    <w:rsid w:val="27E9CA16"/>
    <w:rsid w:val="27ECF1AB"/>
    <w:rsid w:val="27F226EF"/>
    <w:rsid w:val="27F5AAB6"/>
    <w:rsid w:val="27F644FF"/>
    <w:rsid w:val="27FAA97D"/>
    <w:rsid w:val="27FD0A18"/>
    <w:rsid w:val="28026A87"/>
    <w:rsid w:val="2807ED8F"/>
    <w:rsid w:val="280B260C"/>
    <w:rsid w:val="281535B0"/>
    <w:rsid w:val="281EBE86"/>
    <w:rsid w:val="281FC4F1"/>
    <w:rsid w:val="2822A382"/>
    <w:rsid w:val="282655F3"/>
    <w:rsid w:val="2829353B"/>
    <w:rsid w:val="282E0B09"/>
    <w:rsid w:val="282F8B17"/>
    <w:rsid w:val="2833867E"/>
    <w:rsid w:val="2834C1F3"/>
    <w:rsid w:val="283E9B1E"/>
    <w:rsid w:val="28444988"/>
    <w:rsid w:val="28525DF8"/>
    <w:rsid w:val="2857EC11"/>
    <w:rsid w:val="28580980"/>
    <w:rsid w:val="28593580"/>
    <w:rsid w:val="285D42A0"/>
    <w:rsid w:val="285E2046"/>
    <w:rsid w:val="285F8200"/>
    <w:rsid w:val="2861A5BC"/>
    <w:rsid w:val="2865DE68"/>
    <w:rsid w:val="28661306"/>
    <w:rsid w:val="2866B172"/>
    <w:rsid w:val="286C1404"/>
    <w:rsid w:val="2871100C"/>
    <w:rsid w:val="2873BEF0"/>
    <w:rsid w:val="2875173B"/>
    <w:rsid w:val="2876065D"/>
    <w:rsid w:val="287B64FF"/>
    <w:rsid w:val="287ECB3E"/>
    <w:rsid w:val="288108DC"/>
    <w:rsid w:val="288BAF3E"/>
    <w:rsid w:val="2890B0CB"/>
    <w:rsid w:val="28933750"/>
    <w:rsid w:val="2894655E"/>
    <w:rsid w:val="2895AC36"/>
    <w:rsid w:val="289A2D28"/>
    <w:rsid w:val="289AA636"/>
    <w:rsid w:val="289BD251"/>
    <w:rsid w:val="28A867D1"/>
    <w:rsid w:val="28AA2623"/>
    <w:rsid w:val="28AD5F4E"/>
    <w:rsid w:val="28B02F60"/>
    <w:rsid w:val="28B5961E"/>
    <w:rsid w:val="28B68169"/>
    <w:rsid w:val="28BF8ACB"/>
    <w:rsid w:val="28C23884"/>
    <w:rsid w:val="28C4A2B2"/>
    <w:rsid w:val="28C73D59"/>
    <w:rsid w:val="28CB0F7F"/>
    <w:rsid w:val="28CC7D74"/>
    <w:rsid w:val="28CF437A"/>
    <w:rsid w:val="28CF72CF"/>
    <w:rsid w:val="28D449EC"/>
    <w:rsid w:val="28D71035"/>
    <w:rsid w:val="28D746CF"/>
    <w:rsid w:val="28E38579"/>
    <w:rsid w:val="28E782E1"/>
    <w:rsid w:val="28E7FD1E"/>
    <w:rsid w:val="28E95FC2"/>
    <w:rsid w:val="28EAA4A5"/>
    <w:rsid w:val="2900D0BB"/>
    <w:rsid w:val="2901854B"/>
    <w:rsid w:val="2902725C"/>
    <w:rsid w:val="29034389"/>
    <w:rsid w:val="2903CCDC"/>
    <w:rsid w:val="2906BE02"/>
    <w:rsid w:val="290E6AB4"/>
    <w:rsid w:val="29105409"/>
    <w:rsid w:val="29133C87"/>
    <w:rsid w:val="2914C93B"/>
    <w:rsid w:val="291F2797"/>
    <w:rsid w:val="292057B8"/>
    <w:rsid w:val="29293216"/>
    <w:rsid w:val="294211EB"/>
    <w:rsid w:val="2952B26D"/>
    <w:rsid w:val="295AEFFD"/>
    <w:rsid w:val="295B3F68"/>
    <w:rsid w:val="296B6446"/>
    <w:rsid w:val="2970AC49"/>
    <w:rsid w:val="2974CD55"/>
    <w:rsid w:val="2981B482"/>
    <w:rsid w:val="2986AB8C"/>
    <w:rsid w:val="2989B529"/>
    <w:rsid w:val="2992E558"/>
    <w:rsid w:val="2994F065"/>
    <w:rsid w:val="299703C4"/>
    <w:rsid w:val="29981CD0"/>
    <w:rsid w:val="29A027B1"/>
    <w:rsid w:val="29A198C5"/>
    <w:rsid w:val="29A28342"/>
    <w:rsid w:val="29A3FFB0"/>
    <w:rsid w:val="29BC5468"/>
    <w:rsid w:val="29BEBFC7"/>
    <w:rsid w:val="29C03A20"/>
    <w:rsid w:val="29C04A9F"/>
    <w:rsid w:val="29C59D46"/>
    <w:rsid w:val="29C5A5EA"/>
    <w:rsid w:val="29C93B64"/>
    <w:rsid w:val="29CDD7AE"/>
    <w:rsid w:val="29CE8939"/>
    <w:rsid w:val="29D2D462"/>
    <w:rsid w:val="29D5D388"/>
    <w:rsid w:val="29DBCBB0"/>
    <w:rsid w:val="29DD4CC5"/>
    <w:rsid w:val="29E00C6E"/>
    <w:rsid w:val="29E291D0"/>
    <w:rsid w:val="29F4589A"/>
    <w:rsid w:val="2A00D6B5"/>
    <w:rsid w:val="2A0A1024"/>
    <w:rsid w:val="2A0EB6FA"/>
    <w:rsid w:val="2A12187F"/>
    <w:rsid w:val="2A1A313E"/>
    <w:rsid w:val="2A2B26AA"/>
    <w:rsid w:val="2A32C5D9"/>
    <w:rsid w:val="2A3750D7"/>
    <w:rsid w:val="2A397BAF"/>
    <w:rsid w:val="2A3A78D2"/>
    <w:rsid w:val="2A3BAE5D"/>
    <w:rsid w:val="2A3C7A60"/>
    <w:rsid w:val="2A3F9E9C"/>
    <w:rsid w:val="2A402121"/>
    <w:rsid w:val="2A45BE07"/>
    <w:rsid w:val="2A4D5753"/>
    <w:rsid w:val="2A53AFD5"/>
    <w:rsid w:val="2A5A6F62"/>
    <w:rsid w:val="2A5D81E0"/>
    <w:rsid w:val="2A5E5998"/>
    <w:rsid w:val="2A64DB29"/>
    <w:rsid w:val="2A6CB55B"/>
    <w:rsid w:val="2A75C567"/>
    <w:rsid w:val="2A780C0F"/>
    <w:rsid w:val="2A79295F"/>
    <w:rsid w:val="2A7DC5A9"/>
    <w:rsid w:val="2A899132"/>
    <w:rsid w:val="2A8DECC2"/>
    <w:rsid w:val="2A8F2C45"/>
    <w:rsid w:val="2A977DE4"/>
    <w:rsid w:val="2A9CF393"/>
    <w:rsid w:val="2A9EB373"/>
    <w:rsid w:val="2AA5D432"/>
    <w:rsid w:val="2AA747BF"/>
    <w:rsid w:val="2AA77703"/>
    <w:rsid w:val="2AA8C56A"/>
    <w:rsid w:val="2AA984BB"/>
    <w:rsid w:val="2AAC55AC"/>
    <w:rsid w:val="2AB61120"/>
    <w:rsid w:val="2AB844A6"/>
    <w:rsid w:val="2AC4D0B1"/>
    <w:rsid w:val="2ACE2173"/>
    <w:rsid w:val="2ACF15C6"/>
    <w:rsid w:val="2AD4EB4A"/>
    <w:rsid w:val="2AD57431"/>
    <w:rsid w:val="2AD83D29"/>
    <w:rsid w:val="2ADFC4F6"/>
    <w:rsid w:val="2AE63AAD"/>
    <w:rsid w:val="2AE72B0E"/>
    <w:rsid w:val="2AEC9580"/>
    <w:rsid w:val="2AF0FFC7"/>
    <w:rsid w:val="2AF2CC38"/>
    <w:rsid w:val="2AF4FB00"/>
    <w:rsid w:val="2AF58090"/>
    <w:rsid w:val="2AFA7DDB"/>
    <w:rsid w:val="2AFB305F"/>
    <w:rsid w:val="2AFD5FAE"/>
    <w:rsid w:val="2B198930"/>
    <w:rsid w:val="2B1A2C5D"/>
    <w:rsid w:val="2B2093A6"/>
    <w:rsid w:val="2B2DE842"/>
    <w:rsid w:val="2B3350E7"/>
    <w:rsid w:val="2B441304"/>
    <w:rsid w:val="2B4D638C"/>
    <w:rsid w:val="2B516218"/>
    <w:rsid w:val="2B585F29"/>
    <w:rsid w:val="2B5F8C7E"/>
    <w:rsid w:val="2B6CB803"/>
    <w:rsid w:val="2B708AF5"/>
    <w:rsid w:val="2B731B96"/>
    <w:rsid w:val="2B746A10"/>
    <w:rsid w:val="2B778801"/>
    <w:rsid w:val="2B7BD805"/>
    <w:rsid w:val="2B7C38D1"/>
    <w:rsid w:val="2B7F1DF5"/>
    <w:rsid w:val="2B7F9DD8"/>
    <w:rsid w:val="2B845FC1"/>
    <w:rsid w:val="2B84AFE5"/>
    <w:rsid w:val="2B8C9C5B"/>
    <w:rsid w:val="2B8D5CF9"/>
    <w:rsid w:val="2B94020D"/>
    <w:rsid w:val="2B970B23"/>
    <w:rsid w:val="2B99A1C8"/>
    <w:rsid w:val="2B9EF09E"/>
    <w:rsid w:val="2BA02FA8"/>
    <w:rsid w:val="2BA12798"/>
    <w:rsid w:val="2BAB07C3"/>
    <w:rsid w:val="2BAD3976"/>
    <w:rsid w:val="2BAE3A9B"/>
    <w:rsid w:val="2BB12C46"/>
    <w:rsid w:val="2BC3D0B3"/>
    <w:rsid w:val="2BE0069F"/>
    <w:rsid w:val="2BE602D2"/>
    <w:rsid w:val="2BE68085"/>
    <w:rsid w:val="2BE7EB93"/>
    <w:rsid w:val="2BEBC4A1"/>
    <w:rsid w:val="2BF54FE5"/>
    <w:rsid w:val="2BF73A58"/>
    <w:rsid w:val="2BFA14D9"/>
    <w:rsid w:val="2BFB3AC9"/>
    <w:rsid w:val="2BFC9A2D"/>
    <w:rsid w:val="2C02EF15"/>
    <w:rsid w:val="2C073D76"/>
    <w:rsid w:val="2C07C5A5"/>
    <w:rsid w:val="2C088094"/>
    <w:rsid w:val="2C0D6EA8"/>
    <w:rsid w:val="2C10F95C"/>
    <w:rsid w:val="2C1168E9"/>
    <w:rsid w:val="2C13F67C"/>
    <w:rsid w:val="2C1C10B5"/>
    <w:rsid w:val="2C2F7C4B"/>
    <w:rsid w:val="2C367FB5"/>
    <w:rsid w:val="2C40725E"/>
    <w:rsid w:val="2C44F68C"/>
    <w:rsid w:val="2C47883E"/>
    <w:rsid w:val="2C4EC7AC"/>
    <w:rsid w:val="2C554809"/>
    <w:rsid w:val="2C55B20A"/>
    <w:rsid w:val="2C5CBAE1"/>
    <w:rsid w:val="2C6CC86F"/>
    <w:rsid w:val="2C6E80A8"/>
    <w:rsid w:val="2C6E80B2"/>
    <w:rsid w:val="2C723908"/>
    <w:rsid w:val="2C782B09"/>
    <w:rsid w:val="2C8D8F14"/>
    <w:rsid w:val="2C959603"/>
    <w:rsid w:val="2C95CB95"/>
    <w:rsid w:val="2CA1E991"/>
    <w:rsid w:val="2CA3507E"/>
    <w:rsid w:val="2CA6870E"/>
    <w:rsid w:val="2CAD55DC"/>
    <w:rsid w:val="2CB8A3F9"/>
    <w:rsid w:val="2CBB9C59"/>
    <w:rsid w:val="2CC62053"/>
    <w:rsid w:val="2CC71356"/>
    <w:rsid w:val="2CCDEE04"/>
    <w:rsid w:val="2CCFC176"/>
    <w:rsid w:val="2CD0ADEA"/>
    <w:rsid w:val="2CD1DF5B"/>
    <w:rsid w:val="2CD24B2C"/>
    <w:rsid w:val="2CDD8FC6"/>
    <w:rsid w:val="2CE2AA54"/>
    <w:rsid w:val="2CE2C402"/>
    <w:rsid w:val="2CE415B3"/>
    <w:rsid w:val="2CE5203C"/>
    <w:rsid w:val="2CEA6F21"/>
    <w:rsid w:val="2CEAD8B4"/>
    <w:rsid w:val="2CF09FBD"/>
    <w:rsid w:val="2CFF3763"/>
    <w:rsid w:val="2CFF5BD1"/>
    <w:rsid w:val="2D002008"/>
    <w:rsid w:val="2D00AD0A"/>
    <w:rsid w:val="2D068BAC"/>
    <w:rsid w:val="2D089B16"/>
    <w:rsid w:val="2D098255"/>
    <w:rsid w:val="2D0B59EE"/>
    <w:rsid w:val="2D1700D0"/>
    <w:rsid w:val="2D1A04B0"/>
    <w:rsid w:val="2D1A712D"/>
    <w:rsid w:val="2D1B9BD9"/>
    <w:rsid w:val="2D1F849B"/>
    <w:rsid w:val="2D24A416"/>
    <w:rsid w:val="2D2AAF62"/>
    <w:rsid w:val="2D33CBFA"/>
    <w:rsid w:val="2D363F7C"/>
    <w:rsid w:val="2D36614F"/>
    <w:rsid w:val="2D3948A6"/>
    <w:rsid w:val="2D3AC4D3"/>
    <w:rsid w:val="2D3B9625"/>
    <w:rsid w:val="2D4383EE"/>
    <w:rsid w:val="2D46F8B3"/>
    <w:rsid w:val="2D4CD3CA"/>
    <w:rsid w:val="2D4EE7D6"/>
    <w:rsid w:val="2D4F4B4E"/>
    <w:rsid w:val="2D606D69"/>
    <w:rsid w:val="2D653FE2"/>
    <w:rsid w:val="2D6790E3"/>
    <w:rsid w:val="2D6B674F"/>
    <w:rsid w:val="2D7181D1"/>
    <w:rsid w:val="2D71A7A3"/>
    <w:rsid w:val="2D7DFC96"/>
    <w:rsid w:val="2D7E5C45"/>
    <w:rsid w:val="2D836F46"/>
    <w:rsid w:val="2D859EE4"/>
    <w:rsid w:val="2D866DD6"/>
    <w:rsid w:val="2D86FB33"/>
    <w:rsid w:val="2D8A5C54"/>
    <w:rsid w:val="2D8CDA48"/>
    <w:rsid w:val="2D8DFA22"/>
    <w:rsid w:val="2D94D804"/>
    <w:rsid w:val="2D95D042"/>
    <w:rsid w:val="2D97B2E9"/>
    <w:rsid w:val="2DB16285"/>
    <w:rsid w:val="2DB5C5FF"/>
    <w:rsid w:val="2DBB0499"/>
    <w:rsid w:val="2DBFD1BB"/>
    <w:rsid w:val="2DC2DC2C"/>
    <w:rsid w:val="2DCB61B4"/>
    <w:rsid w:val="2DCE39ED"/>
    <w:rsid w:val="2DD476A7"/>
    <w:rsid w:val="2DD7B449"/>
    <w:rsid w:val="2DDA6B25"/>
    <w:rsid w:val="2DDC137D"/>
    <w:rsid w:val="2DDE1A22"/>
    <w:rsid w:val="2DDF4CBA"/>
    <w:rsid w:val="2DE6D88E"/>
    <w:rsid w:val="2DE9D47B"/>
    <w:rsid w:val="2DEF9C8D"/>
    <w:rsid w:val="2E0ABC39"/>
    <w:rsid w:val="2E0D1D91"/>
    <w:rsid w:val="2E0E478C"/>
    <w:rsid w:val="2E0F4222"/>
    <w:rsid w:val="2E1AB98D"/>
    <w:rsid w:val="2E1D9565"/>
    <w:rsid w:val="2E23DABA"/>
    <w:rsid w:val="2E24C192"/>
    <w:rsid w:val="2E284E23"/>
    <w:rsid w:val="2E2E16D5"/>
    <w:rsid w:val="2E327CEE"/>
    <w:rsid w:val="2E35D08C"/>
    <w:rsid w:val="2E39B979"/>
    <w:rsid w:val="2E3C6B6F"/>
    <w:rsid w:val="2E3E19BC"/>
    <w:rsid w:val="2E3F85DE"/>
    <w:rsid w:val="2E409933"/>
    <w:rsid w:val="2E4219C4"/>
    <w:rsid w:val="2E4306E9"/>
    <w:rsid w:val="2E4698A8"/>
    <w:rsid w:val="2E591417"/>
    <w:rsid w:val="2E5A9B54"/>
    <w:rsid w:val="2E615FE2"/>
    <w:rsid w:val="2E6292B1"/>
    <w:rsid w:val="2E65E3FF"/>
    <w:rsid w:val="2E684A78"/>
    <w:rsid w:val="2E714311"/>
    <w:rsid w:val="2E7585E0"/>
    <w:rsid w:val="2E793724"/>
    <w:rsid w:val="2E7B6FA8"/>
    <w:rsid w:val="2E7F9B46"/>
    <w:rsid w:val="2E933E86"/>
    <w:rsid w:val="2E99EF29"/>
    <w:rsid w:val="2E9E9E5F"/>
    <w:rsid w:val="2EA5622A"/>
    <w:rsid w:val="2EB2DD15"/>
    <w:rsid w:val="2EB9D2DB"/>
    <w:rsid w:val="2EC6E3A1"/>
    <w:rsid w:val="2EC792DF"/>
    <w:rsid w:val="2ECFC1AF"/>
    <w:rsid w:val="2ECFFC9F"/>
    <w:rsid w:val="2ED60FBD"/>
    <w:rsid w:val="2ED8F0B5"/>
    <w:rsid w:val="2EDBD497"/>
    <w:rsid w:val="2EE2BFB9"/>
    <w:rsid w:val="2EE33C2E"/>
    <w:rsid w:val="2EE47568"/>
    <w:rsid w:val="2EE5C12D"/>
    <w:rsid w:val="2EF5650A"/>
    <w:rsid w:val="2EF5C744"/>
    <w:rsid w:val="2EF63C72"/>
    <w:rsid w:val="2EFC69ED"/>
    <w:rsid w:val="2F01CBB7"/>
    <w:rsid w:val="2F021307"/>
    <w:rsid w:val="2F0DE760"/>
    <w:rsid w:val="2F1101E8"/>
    <w:rsid w:val="2F11F312"/>
    <w:rsid w:val="2F138528"/>
    <w:rsid w:val="2F1702FB"/>
    <w:rsid w:val="2F1FF68D"/>
    <w:rsid w:val="2F23C23D"/>
    <w:rsid w:val="2F2F1BCE"/>
    <w:rsid w:val="2F33007B"/>
    <w:rsid w:val="2F37E460"/>
    <w:rsid w:val="2F3E21FD"/>
    <w:rsid w:val="2F44E75D"/>
    <w:rsid w:val="2F4948A5"/>
    <w:rsid w:val="2F4B1C65"/>
    <w:rsid w:val="2F4CC669"/>
    <w:rsid w:val="2F509A35"/>
    <w:rsid w:val="2F5580CA"/>
    <w:rsid w:val="2F5684CA"/>
    <w:rsid w:val="2F5A8D92"/>
    <w:rsid w:val="2F6021F0"/>
    <w:rsid w:val="2F6464BC"/>
    <w:rsid w:val="2F65756B"/>
    <w:rsid w:val="2F67A6D3"/>
    <w:rsid w:val="2F67CF79"/>
    <w:rsid w:val="2F754113"/>
    <w:rsid w:val="2F7CC42D"/>
    <w:rsid w:val="2F7CD85E"/>
    <w:rsid w:val="2F7DC2C4"/>
    <w:rsid w:val="2F7F66A3"/>
    <w:rsid w:val="2F8183A1"/>
    <w:rsid w:val="2F82DB39"/>
    <w:rsid w:val="2F89342A"/>
    <w:rsid w:val="2F93B7DB"/>
    <w:rsid w:val="2F974FD3"/>
    <w:rsid w:val="2F999E8F"/>
    <w:rsid w:val="2F9B791E"/>
    <w:rsid w:val="2F9C7381"/>
    <w:rsid w:val="2F9E6A83"/>
    <w:rsid w:val="2FA33877"/>
    <w:rsid w:val="2FA46F59"/>
    <w:rsid w:val="2FB5D1F1"/>
    <w:rsid w:val="2FBA8D4C"/>
    <w:rsid w:val="2FC968A5"/>
    <w:rsid w:val="2FCB9A68"/>
    <w:rsid w:val="2FD0B39C"/>
    <w:rsid w:val="2FD22990"/>
    <w:rsid w:val="2FD31282"/>
    <w:rsid w:val="2FD4415C"/>
    <w:rsid w:val="2FD62A26"/>
    <w:rsid w:val="2FE0ED77"/>
    <w:rsid w:val="2FE8C9E6"/>
    <w:rsid w:val="2FED8E58"/>
    <w:rsid w:val="2FF0A6A2"/>
    <w:rsid w:val="2FF56680"/>
    <w:rsid w:val="2FF86BA3"/>
    <w:rsid w:val="2FFCD93B"/>
    <w:rsid w:val="30057109"/>
    <w:rsid w:val="30064ED2"/>
    <w:rsid w:val="300EA185"/>
    <w:rsid w:val="3012657E"/>
    <w:rsid w:val="301F8AC1"/>
    <w:rsid w:val="3022D0BC"/>
    <w:rsid w:val="30289EA9"/>
    <w:rsid w:val="302B7DD6"/>
    <w:rsid w:val="30303A16"/>
    <w:rsid w:val="3033D72F"/>
    <w:rsid w:val="303E6C84"/>
    <w:rsid w:val="30433D93"/>
    <w:rsid w:val="3044208D"/>
    <w:rsid w:val="3048DC0C"/>
    <w:rsid w:val="304BCD15"/>
    <w:rsid w:val="304C0E92"/>
    <w:rsid w:val="304D412E"/>
    <w:rsid w:val="304EB4C0"/>
    <w:rsid w:val="304ECB88"/>
    <w:rsid w:val="3059BD1D"/>
    <w:rsid w:val="305EB469"/>
    <w:rsid w:val="306838D7"/>
    <w:rsid w:val="3068FE99"/>
    <w:rsid w:val="306B3801"/>
    <w:rsid w:val="3077AB1C"/>
    <w:rsid w:val="307B869D"/>
    <w:rsid w:val="307F64A5"/>
    <w:rsid w:val="307FE2C5"/>
    <w:rsid w:val="30883A68"/>
    <w:rsid w:val="3089BB2F"/>
    <w:rsid w:val="308D3149"/>
    <w:rsid w:val="308E89FA"/>
    <w:rsid w:val="3093B63B"/>
    <w:rsid w:val="3095249B"/>
    <w:rsid w:val="30A34DE7"/>
    <w:rsid w:val="30A45FA3"/>
    <w:rsid w:val="30B43D0F"/>
    <w:rsid w:val="30C038DA"/>
    <w:rsid w:val="30C3827B"/>
    <w:rsid w:val="30C7B953"/>
    <w:rsid w:val="30C94092"/>
    <w:rsid w:val="30D6CD25"/>
    <w:rsid w:val="30DD91C7"/>
    <w:rsid w:val="30E606AD"/>
    <w:rsid w:val="30ED8BCF"/>
    <w:rsid w:val="30F00714"/>
    <w:rsid w:val="30F316C0"/>
    <w:rsid w:val="30F3A434"/>
    <w:rsid w:val="30F47B3C"/>
    <w:rsid w:val="30F4EE6B"/>
    <w:rsid w:val="30F5B78C"/>
    <w:rsid w:val="30F9F284"/>
    <w:rsid w:val="30FD8975"/>
    <w:rsid w:val="3102B2BF"/>
    <w:rsid w:val="310AF05C"/>
    <w:rsid w:val="3112813F"/>
    <w:rsid w:val="3116E670"/>
    <w:rsid w:val="311F63B8"/>
    <w:rsid w:val="311F7F2A"/>
    <w:rsid w:val="312509B3"/>
    <w:rsid w:val="312F3717"/>
    <w:rsid w:val="31318A9A"/>
    <w:rsid w:val="3133E7C6"/>
    <w:rsid w:val="3137A179"/>
    <w:rsid w:val="31408034"/>
    <w:rsid w:val="3142BBDA"/>
    <w:rsid w:val="3148C7BA"/>
    <w:rsid w:val="314C0A3D"/>
    <w:rsid w:val="315725A4"/>
    <w:rsid w:val="3158BDD9"/>
    <w:rsid w:val="315A6A91"/>
    <w:rsid w:val="315BF52A"/>
    <w:rsid w:val="315F681E"/>
    <w:rsid w:val="31613BFF"/>
    <w:rsid w:val="316564BC"/>
    <w:rsid w:val="3165DA2F"/>
    <w:rsid w:val="31702482"/>
    <w:rsid w:val="31741BAF"/>
    <w:rsid w:val="31742698"/>
    <w:rsid w:val="3175D1AC"/>
    <w:rsid w:val="31797939"/>
    <w:rsid w:val="317CC8D4"/>
    <w:rsid w:val="317EE5F5"/>
    <w:rsid w:val="31873A8A"/>
    <w:rsid w:val="318CF2DC"/>
    <w:rsid w:val="3193C43E"/>
    <w:rsid w:val="31943675"/>
    <w:rsid w:val="319A3AEF"/>
    <w:rsid w:val="31A36E57"/>
    <w:rsid w:val="31A3AD62"/>
    <w:rsid w:val="31A6DF17"/>
    <w:rsid w:val="31AADB84"/>
    <w:rsid w:val="31BFFA95"/>
    <w:rsid w:val="31C87DAE"/>
    <w:rsid w:val="31CA5134"/>
    <w:rsid w:val="31D81711"/>
    <w:rsid w:val="31D90BC1"/>
    <w:rsid w:val="31DA6697"/>
    <w:rsid w:val="31DC7A88"/>
    <w:rsid w:val="31E6BB36"/>
    <w:rsid w:val="31E6FF7C"/>
    <w:rsid w:val="31E86978"/>
    <w:rsid w:val="31ECA7AC"/>
    <w:rsid w:val="31F7ACE8"/>
    <w:rsid w:val="31FD2829"/>
    <w:rsid w:val="31FF5242"/>
    <w:rsid w:val="32001099"/>
    <w:rsid w:val="3207DBF2"/>
    <w:rsid w:val="320B96ED"/>
    <w:rsid w:val="320E6B79"/>
    <w:rsid w:val="321BEE57"/>
    <w:rsid w:val="321CC4E6"/>
    <w:rsid w:val="3223E511"/>
    <w:rsid w:val="3223F9F3"/>
    <w:rsid w:val="322582FC"/>
    <w:rsid w:val="3227919E"/>
    <w:rsid w:val="322D736C"/>
    <w:rsid w:val="322E5B58"/>
    <w:rsid w:val="3231A262"/>
    <w:rsid w:val="3233EF7E"/>
    <w:rsid w:val="323DA209"/>
    <w:rsid w:val="323FB4AC"/>
    <w:rsid w:val="324165D8"/>
    <w:rsid w:val="32438CE6"/>
    <w:rsid w:val="3243AA55"/>
    <w:rsid w:val="3244057B"/>
    <w:rsid w:val="324475C4"/>
    <w:rsid w:val="3247F183"/>
    <w:rsid w:val="3249AAA0"/>
    <w:rsid w:val="32514030"/>
    <w:rsid w:val="3253180C"/>
    <w:rsid w:val="3260AF6F"/>
    <w:rsid w:val="3266D306"/>
    <w:rsid w:val="326FC5A6"/>
    <w:rsid w:val="327165DD"/>
    <w:rsid w:val="327ECFAD"/>
    <w:rsid w:val="328024E3"/>
    <w:rsid w:val="328348AF"/>
    <w:rsid w:val="328A78DC"/>
    <w:rsid w:val="328B9B37"/>
    <w:rsid w:val="3296DE40"/>
    <w:rsid w:val="32A1E62B"/>
    <w:rsid w:val="32A2741D"/>
    <w:rsid w:val="32A454F7"/>
    <w:rsid w:val="32A49133"/>
    <w:rsid w:val="32AF61E2"/>
    <w:rsid w:val="32B1A70F"/>
    <w:rsid w:val="32B44F4B"/>
    <w:rsid w:val="32C41B92"/>
    <w:rsid w:val="32C9458C"/>
    <w:rsid w:val="32CEBE86"/>
    <w:rsid w:val="32D5ED12"/>
    <w:rsid w:val="32DB207A"/>
    <w:rsid w:val="32E3244D"/>
    <w:rsid w:val="32EA040D"/>
    <w:rsid w:val="32EA5D5E"/>
    <w:rsid w:val="32EAA13B"/>
    <w:rsid w:val="32F2D599"/>
    <w:rsid w:val="32F70E0E"/>
    <w:rsid w:val="32F945DF"/>
    <w:rsid w:val="32FB451E"/>
    <w:rsid w:val="32FDCC77"/>
    <w:rsid w:val="3304A4D0"/>
    <w:rsid w:val="33090CAB"/>
    <w:rsid w:val="330964C7"/>
    <w:rsid w:val="331A37A2"/>
    <w:rsid w:val="331E3DA3"/>
    <w:rsid w:val="33211C4F"/>
    <w:rsid w:val="33287234"/>
    <w:rsid w:val="332EACA6"/>
    <w:rsid w:val="33339ADE"/>
    <w:rsid w:val="33356F17"/>
    <w:rsid w:val="3349507D"/>
    <w:rsid w:val="334C4AF3"/>
    <w:rsid w:val="335B696F"/>
    <w:rsid w:val="335FC0E6"/>
    <w:rsid w:val="3362506C"/>
    <w:rsid w:val="33737BC8"/>
    <w:rsid w:val="3375AE43"/>
    <w:rsid w:val="337B75A2"/>
    <w:rsid w:val="337ECC0B"/>
    <w:rsid w:val="337EE2BC"/>
    <w:rsid w:val="337FC044"/>
    <w:rsid w:val="33882007"/>
    <w:rsid w:val="33955856"/>
    <w:rsid w:val="33995B41"/>
    <w:rsid w:val="33A20AEA"/>
    <w:rsid w:val="33AC7137"/>
    <w:rsid w:val="33B5525C"/>
    <w:rsid w:val="33B9F973"/>
    <w:rsid w:val="33C0EBA1"/>
    <w:rsid w:val="33C4DBE0"/>
    <w:rsid w:val="33C5F413"/>
    <w:rsid w:val="33D554B4"/>
    <w:rsid w:val="33D8BF88"/>
    <w:rsid w:val="33DFD461"/>
    <w:rsid w:val="33E107C6"/>
    <w:rsid w:val="33E58007"/>
    <w:rsid w:val="33F059B1"/>
    <w:rsid w:val="33F072EC"/>
    <w:rsid w:val="33F81662"/>
    <w:rsid w:val="33FEDA08"/>
    <w:rsid w:val="34034778"/>
    <w:rsid w:val="340357C2"/>
    <w:rsid w:val="3403A4E6"/>
    <w:rsid w:val="340BE95A"/>
    <w:rsid w:val="3410E8F2"/>
    <w:rsid w:val="3417D197"/>
    <w:rsid w:val="341DCCF5"/>
    <w:rsid w:val="34269C42"/>
    <w:rsid w:val="34295B95"/>
    <w:rsid w:val="342C62FA"/>
    <w:rsid w:val="3439C79D"/>
    <w:rsid w:val="343D9F90"/>
    <w:rsid w:val="3441FB21"/>
    <w:rsid w:val="34496363"/>
    <w:rsid w:val="345A26B4"/>
    <w:rsid w:val="3462685C"/>
    <w:rsid w:val="34737001"/>
    <w:rsid w:val="3474BE6C"/>
    <w:rsid w:val="347B734C"/>
    <w:rsid w:val="347BC12A"/>
    <w:rsid w:val="347BCAAD"/>
    <w:rsid w:val="347E8196"/>
    <w:rsid w:val="348089F6"/>
    <w:rsid w:val="34816669"/>
    <w:rsid w:val="34825A47"/>
    <w:rsid w:val="348CF4D0"/>
    <w:rsid w:val="3495BDD3"/>
    <w:rsid w:val="3499C8EB"/>
    <w:rsid w:val="349ACBC6"/>
    <w:rsid w:val="349D60B9"/>
    <w:rsid w:val="34AAA046"/>
    <w:rsid w:val="34ADB632"/>
    <w:rsid w:val="34B00A5D"/>
    <w:rsid w:val="34B3372A"/>
    <w:rsid w:val="34BDC118"/>
    <w:rsid w:val="34C279DC"/>
    <w:rsid w:val="34C6A220"/>
    <w:rsid w:val="34CD13A4"/>
    <w:rsid w:val="34D0DD8F"/>
    <w:rsid w:val="34E8264C"/>
    <w:rsid w:val="34F6AA56"/>
    <w:rsid w:val="34FFF95B"/>
    <w:rsid w:val="350966E2"/>
    <w:rsid w:val="350BBB05"/>
    <w:rsid w:val="350FBA85"/>
    <w:rsid w:val="3514690A"/>
    <w:rsid w:val="3516CE2B"/>
    <w:rsid w:val="35239588"/>
    <w:rsid w:val="35245109"/>
    <w:rsid w:val="352FB337"/>
    <w:rsid w:val="35302296"/>
    <w:rsid w:val="3532D144"/>
    <w:rsid w:val="3533F33A"/>
    <w:rsid w:val="353E890C"/>
    <w:rsid w:val="3545AC31"/>
    <w:rsid w:val="35587268"/>
    <w:rsid w:val="3559647C"/>
    <w:rsid w:val="355ED0E9"/>
    <w:rsid w:val="35622558"/>
    <w:rsid w:val="35626F55"/>
    <w:rsid w:val="35694423"/>
    <w:rsid w:val="356C8EF2"/>
    <w:rsid w:val="356F5653"/>
    <w:rsid w:val="357723D2"/>
    <w:rsid w:val="357F960E"/>
    <w:rsid w:val="35888463"/>
    <w:rsid w:val="35891D67"/>
    <w:rsid w:val="35903AC4"/>
    <w:rsid w:val="3594B040"/>
    <w:rsid w:val="3594F8DC"/>
    <w:rsid w:val="359548B8"/>
    <w:rsid w:val="35977878"/>
    <w:rsid w:val="35986FF7"/>
    <w:rsid w:val="3598E8AD"/>
    <w:rsid w:val="3598FA62"/>
    <w:rsid w:val="359C4B67"/>
    <w:rsid w:val="359CA002"/>
    <w:rsid w:val="35A018CB"/>
    <w:rsid w:val="35A76397"/>
    <w:rsid w:val="35ADFE4D"/>
    <w:rsid w:val="35BB4736"/>
    <w:rsid w:val="35BBD58B"/>
    <w:rsid w:val="35BE77F7"/>
    <w:rsid w:val="35C48A88"/>
    <w:rsid w:val="35CBDD7A"/>
    <w:rsid w:val="35D89895"/>
    <w:rsid w:val="35D9488B"/>
    <w:rsid w:val="35DDB6B4"/>
    <w:rsid w:val="35E051FC"/>
    <w:rsid w:val="35E745A9"/>
    <w:rsid w:val="35E99B35"/>
    <w:rsid w:val="35EAF548"/>
    <w:rsid w:val="35EBEA8A"/>
    <w:rsid w:val="35F2D58F"/>
    <w:rsid w:val="35F52C68"/>
    <w:rsid w:val="35FCFAFD"/>
    <w:rsid w:val="36027242"/>
    <w:rsid w:val="36110A7E"/>
    <w:rsid w:val="36117175"/>
    <w:rsid w:val="3613D227"/>
    <w:rsid w:val="361767BB"/>
    <w:rsid w:val="3626A220"/>
    <w:rsid w:val="3635ADE0"/>
    <w:rsid w:val="36467AD5"/>
    <w:rsid w:val="364782A7"/>
    <w:rsid w:val="36528C25"/>
    <w:rsid w:val="365349E8"/>
    <w:rsid w:val="365558B4"/>
    <w:rsid w:val="365ADFC5"/>
    <w:rsid w:val="365D6C18"/>
    <w:rsid w:val="36632159"/>
    <w:rsid w:val="3665348A"/>
    <w:rsid w:val="3667A2D6"/>
    <w:rsid w:val="36692B36"/>
    <w:rsid w:val="366B916A"/>
    <w:rsid w:val="366F0B60"/>
    <w:rsid w:val="3676D9EC"/>
    <w:rsid w:val="3682C603"/>
    <w:rsid w:val="368BB611"/>
    <w:rsid w:val="368C7B1E"/>
    <w:rsid w:val="368F314C"/>
    <w:rsid w:val="36976CA6"/>
    <w:rsid w:val="369E68CC"/>
    <w:rsid w:val="36A01718"/>
    <w:rsid w:val="36A12AC6"/>
    <w:rsid w:val="36A20592"/>
    <w:rsid w:val="36A2AAE4"/>
    <w:rsid w:val="36A4C717"/>
    <w:rsid w:val="36A92986"/>
    <w:rsid w:val="36AA63EC"/>
    <w:rsid w:val="36B253B7"/>
    <w:rsid w:val="36B417D9"/>
    <w:rsid w:val="36B425A9"/>
    <w:rsid w:val="36B78F89"/>
    <w:rsid w:val="36B9CC7C"/>
    <w:rsid w:val="36BA8D2D"/>
    <w:rsid w:val="36BE9607"/>
    <w:rsid w:val="36BFE9F1"/>
    <w:rsid w:val="36C23238"/>
    <w:rsid w:val="36C2383C"/>
    <w:rsid w:val="36C4924A"/>
    <w:rsid w:val="36C5D5DB"/>
    <w:rsid w:val="36D510D9"/>
    <w:rsid w:val="36D69354"/>
    <w:rsid w:val="36D9DF3E"/>
    <w:rsid w:val="36DBE31D"/>
    <w:rsid w:val="36DE95F6"/>
    <w:rsid w:val="36E02A41"/>
    <w:rsid w:val="36E306DC"/>
    <w:rsid w:val="36E4FD7D"/>
    <w:rsid w:val="36EBA363"/>
    <w:rsid w:val="36F1AA52"/>
    <w:rsid w:val="36F2D504"/>
    <w:rsid w:val="36FC081D"/>
    <w:rsid w:val="3701F582"/>
    <w:rsid w:val="3706F8C3"/>
    <w:rsid w:val="370AED89"/>
    <w:rsid w:val="370E7DA3"/>
    <w:rsid w:val="371178E8"/>
    <w:rsid w:val="3711922B"/>
    <w:rsid w:val="3712EB14"/>
    <w:rsid w:val="37152BDE"/>
    <w:rsid w:val="3716A9EE"/>
    <w:rsid w:val="371946AA"/>
    <w:rsid w:val="37199ACA"/>
    <w:rsid w:val="371A2079"/>
    <w:rsid w:val="371CA493"/>
    <w:rsid w:val="371D7A11"/>
    <w:rsid w:val="37251ED1"/>
    <w:rsid w:val="3733CA51"/>
    <w:rsid w:val="37361B16"/>
    <w:rsid w:val="3738854E"/>
    <w:rsid w:val="373C163C"/>
    <w:rsid w:val="373E56AB"/>
    <w:rsid w:val="374634A1"/>
    <w:rsid w:val="3748FB2B"/>
    <w:rsid w:val="374B6C62"/>
    <w:rsid w:val="374F5716"/>
    <w:rsid w:val="375447D5"/>
    <w:rsid w:val="375F0597"/>
    <w:rsid w:val="376020A3"/>
    <w:rsid w:val="3761B109"/>
    <w:rsid w:val="37623B58"/>
    <w:rsid w:val="3762A73C"/>
    <w:rsid w:val="37706382"/>
    <w:rsid w:val="3788C679"/>
    <w:rsid w:val="378D3191"/>
    <w:rsid w:val="37937345"/>
    <w:rsid w:val="37998A00"/>
    <w:rsid w:val="379E1A4B"/>
    <w:rsid w:val="37A55188"/>
    <w:rsid w:val="37A92A66"/>
    <w:rsid w:val="37AC61FD"/>
    <w:rsid w:val="37AD047B"/>
    <w:rsid w:val="37AD9AA3"/>
    <w:rsid w:val="37B19C14"/>
    <w:rsid w:val="37B7B55D"/>
    <w:rsid w:val="37B8C9CE"/>
    <w:rsid w:val="37BA2D7A"/>
    <w:rsid w:val="37BADA17"/>
    <w:rsid w:val="37C99F76"/>
    <w:rsid w:val="37D32DAE"/>
    <w:rsid w:val="37D62364"/>
    <w:rsid w:val="37D84420"/>
    <w:rsid w:val="37DB6E86"/>
    <w:rsid w:val="37E12166"/>
    <w:rsid w:val="37E6513C"/>
    <w:rsid w:val="37E7EB93"/>
    <w:rsid w:val="37F00F3B"/>
    <w:rsid w:val="38005761"/>
    <w:rsid w:val="3802A05C"/>
    <w:rsid w:val="3816EE1A"/>
    <w:rsid w:val="381839B8"/>
    <w:rsid w:val="381D8F4B"/>
    <w:rsid w:val="3820882F"/>
    <w:rsid w:val="382298E8"/>
    <w:rsid w:val="3824D1E6"/>
    <w:rsid w:val="382A68F1"/>
    <w:rsid w:val="382BE390"/>
    <w:rsid w:val="382F63DB"/>
    <w:rsid w:val="38395AC0"/>
    <w:rsid w:val="3843C9AE"/>
    <w:rsid w:val="38440F23"/>
    <w:rsid w:val="38482106"/>
    <w:rsid w:val="384C09E8"/>
    <w:rsid w:val="385637F0"/>
    <w:rsid w:val="3856C988"/>
    <w:rsid w:val="38573491"/>
    <w:rsid w:val="38581628"/>
    <w:rsid w:val="385A8489"/>
    <w:rsid w:val="385F5E0F"/>
    <w:rsid w:val="38631345"/>
    <w:rsid w:val="38779B4C"/>
    <w:rsid w:val="387976C2"/>
    <w:rsid w:val="387ADC24"/>
    <w:rsid w:val="3882646B"/>
    <w:rsid w:val="3886C5E4"/>
    <w:rsid w:val="38879C49"/>
    <w:rsid w:val="38895824"/>
    <w:rsid w:val="388CCA15"/>
    <w:rsid w:val="388F9AE3"/>
    <w:rsid w:val="38903E69"/>
    <w:rsid w:val="389204B7"/>
    <w:rsid w:val="38A5E4B8"/>
    <w:rsid w:val="38ABFD3B"/>
    <w:rsid w:val="38AEBCC2"/>
    <w:rsid w:val="38BA2067"/>
    <w:rsid w:val="38BB0208"/>
    <w:rsid w:val="38C5F216"/>
    <w:rsid w:val="38CBA889"/>
    <w:rsid w:val="38D139D4"/>
    <w:rsid w:val="38D800B4"/>
    <w:rsid w:val="38D995D1"/>
    <w:rsid w:val="38DB4FFC"/>
    <w:rsid w:val="38EAA7DA"/>
    <w:rsid w:val="38EC2183"/>
    <w:rsid w:val="38F155E2"/>
    <w:rsid w:val="38F18489"/>
    <w:rsid w:val="38F5C2C1"/>
    <w:rsid w:val="38FA686B"/>
    <w:rsid w:val="38FD0C73"/>
    <w:rsid w:val="3903963B"/>
    <w:rsid w:val="39042AB5"/>
    <w:rsid w:val="39094F58"/>
    <w:rsid w:val="390EA841"/>
    <w:rsid w:val="391A80FF"/>
    <w:rsid w:val="39256514"/>
    <w:rsid w:val="392CEED7"/>
    <w:rsid w:val="393631A6"/>
    <w:rsid w:val="39378791"/>
    <w:rsid w:val="3939443B"/>
    <w:rsid w:val="393ACC23"/>
    <w:rsid w:val="39446897"/>
    <w:rsid w:val="39469905"/>
    <w:rsid w:val="394CB0A8"/>
    <w:rsid w:val="39534FF7"/>
    <w:rsid w:val="3955BE60"/>
    <w:rsid w:val="3956EB03"/>
    <w:rsid w:val="395AB3C5"/>
    <w:rsid w:val="395E42E2"/>
    <w:rsid w:val="395FD908"/>
    <w:rsid w:val="396DA743"/>
    <w:rsid w:val="39704460"/>
    <w:rsid w:val="3973736A"/>
    <w:rsid w:val="39827FAC"/>
    <w:rsid w:val="3986B36B"/>
    <w:rsid w:val="398AA79D"/>
    <w:rsid w:val="398B2AB4"/>
    <w:rsid w:val="398CC679"/>
    <w:rsid w:val="398FCAEC"/>
    <w:rsid w:val="398FD912"/>
    <w:rsid w:val="3994357E"/>
    <w:rsid w:val="399531FB"/>
    <w:rsid w:val="399D86E8"/>
    <w:rsid w:val="39A0A49F"/>
    <w:rsid w:val="39A12441"/>
    <w:rsid w:val="39A772CC"/>
    <w:rsid w:val="39BC3F72"/>
    <w:rsid w:val="39C1586A"/>
    <w:rsid w:val="39C63A90"/>
    <w:rsid w:val="39CAB45C"/>
    <w:rsid w:val="39CE31CB"/>
    <w:rsid w:val="39D3A980"/>
    <w:rsid w:val="39D3E72D"/>
    <w:rsid w:val="39D9EE08"/>
    <w:rsid w:val="39DC33E3"/>
    <w:rsid w:val="39DCD607"/>
    <w:rsid w:val="39DFD162"/>
    <w:rsid w:val="39E040AD"/>
    <w:rsid w:val="39E17E31"/>
    <w:rsid w:val="39EE3F8F"/>
    <w:rsid w:val="39FF9370"/>
    <w:rsid w:val="3A034AFC"/>
    <w:rsid w:val="3A07E94B"/>
    <w:rsid w:val="3A0AFE8A"/>
    <w:rsid w:val="3A0C7269"/>
    <w:rsid w:val="3A0F865E"/>
    <w:rsid w:val="3A197DAF"/>
    <w:rsid w:val="3A1ED869"/>
    <w:rsid w:val="3A1EFB8D"/>
    <w:rsid w:val="3A2135B7"/>
    <w:rsid w:val="3A2B7E38"/>
    <w:rsid w:val="3A2C4AFD"/>
    <w:rsid w:val="3A301004"/>
    <w:rsid w:val="3A343447"/>
    <w:rsid w:val="3A3985BB"/>
    <w:rsid w:val="3A3AF385"/>
    <w:rsid w:val="3A49F089"/>
    <w:rsid w:val="3A4B6894"/>
    <w:rsid w:val="3A52988B"/>
    <w:rsid w:val="3A5621B0"/>
    <w:rsid w:val="3A5BB5C8"/>
    <w:rsid w:val="3A601D6B"/>
    <w:rsid w:val="3A6161DE"/>
    <w:rsid w:val="3A619785"/>
    <w:rsid w:val="3A65049F"/>
    <w:rsid w:val="3A6B2900"/>
    <w:rsid w:val="3A6B2F68"/>
    <w:rsid w:val="3A73E868"/>
    <w:rsid w:val="3A763744"/>
    <w:rsid w:val="3A792F9A"/>
    <w:rsid w:val="3A7AB5D4"/>
    <w:rsid w:val="3A7E7C06"/>
    <w:rsid w:val="3A8210BF"/>
    <w:rsid w:val="3A8807FB"/>
    <w:rsid w:val="3A893E19"/>
    <w:rsid w:val="3A9D20D4"/>
    <w:rsid w:val="3A9E96F1"/>
    <w:rsid w:val="3A9EE856"/>
    <w:rsid w:val="3AA0F388"/>
    <w:rsid w:val="3AA72A97"/>
    <w:rsid w:val="3AA7F6D3"/>
    <w:rsid w:val="3AA8DF41"/>
    <w:rsid w:val="3AAB6E72"/>
    <w:rsid w:val="3AB1310E"/>
    <w:rsid w:val="3AC738B0"/>
    <w:rsid w:val="3ACD0DF2"/>
    <w:rsid w:val="3AD13B95"/>
    <w:rsid w:val="3AD9456C"/>
    <w:rsid w:val="3AE02AC4"/>
    <w:rsid w:val="3AE16469"/>
    <w:rsid w:val="3AE924BF"/>
    <w:rsid w:val="3AEE6609"/>
    <w:rsid w:val="3AEF8104"/>
    <w:rsid w:val="3AF283B4"/>
    <w:rsid w:val="3AF616E9"/>
    <w:rsid w:val="3AF6D3F0"/>
    <w:rsid w:val="3AFEB1A3"/>
    <w:rsid w:val="3B02A5E0"/>
    <w:rsid w:val="3B17E6F7"/>
    <w:rsid w:val="3B1AE38E"/>
    <w:rsid w:val="3B1BC959"/>
    <w:rsid w:val="3B1F2C9E"/>
    <w:rsid w:val="3B218CE2"/>
    <w:rsid w:val="3B2D5385"/>
    <w:rsid w:val="3B33F57E"/>
    <w:rsid w:val="3B3CD744"/>
    <w:rsid w:val="3B3DE6CC"/>
    <w:rsid w:val="3B41A271"/>
    <w:rsid w:val="3B445E3E"/>
    <w:rsid w:val="3B4A8744"/>
    <w:rsid w:val="3B4FAFEC"/>
    <w:rsid w:val="3B5644B5"/>
    <w:rsid w:val="3B5E0847"/>
    <w:rsid w:val="3B632F65"/>
    <w:rsid w:val="3B67EE5D"/>
    <w:rsid w:val="3B6D4150"/>
    <w:rsid w:val="3B7042E3"/>
    <w:rsid w:val="3B7E6637"/>
    <w:rsid w:val="3B81CD75"/>
    <w:rsid w:val="3B8A2385"/>
    <w:rsid w:val="3B9494C3"/>
    <w:rsid w:val="3B9A4C8E"/>
    <w:rsid w:val="3B9D772C"/>
    <w:rsid w:val="3BA54BFF"/>
    <w:rsid w:val="3BADBEA4"/>
    <w:rsid w:val="3BB0AB70"/>
    <w:rsid w:val="3BBE5289"/>
    <w:rsid w:val="3BBF7857"/>
    <w:rsid w:val="3BC38536"/>
    <w:rsid w:val="3BC5B16C"/>
    <w:rsid w:val="3BD985FD"/>
    <w:rsid w:val="3BDDCF5D"/>
    <w:rsid w:val="3BDFDD7A"/>
    <w:rsid w:val="3BE330F8"/>
    <w:rsid w:val="3BE63975"/>
    <w:rsid w:val="3BEA735D"/>
    <w:rsid w:val="3BEB4235"/>
    <w:rsid w:val="3BF0C115"/>
    <w:rsid w:val="3BF88E13"/>
    <w:rsid w:val="3BFA39DB"/>
    <w:rsid w:val="3BFBE9F0"/>
    <w:rsid w:val="3C03A2F8"/>
    <w:rsid w:val="3C04BED5"/>
    <w:rsid w:val="3C0DC19E"/>
    <w:rsid w:val="3C121992"/>
    <w:rsid w:val="3C12623D"/>
    <w:rsid w:val="3C18B040"/>
    <w:rsid w:val="3C213E3A"/>
    <w:rsid w:val="3C22557B"/>
    <w:rsid w:val="3C293C5B"/>
    <w:rsid w:val="3C30B3DF"/>
    <w:rsid w:val="3C3231DF"/>
    <w:rsid w:val="3C34BA17"/>
    <w:rsid w:val="3C376C05"/>
    <w:rsid w:val="3C3ED8AF"/>
    <w:rsid w:val="3C3FAEF2"/>
    <w:rsid w:val="3C44E767"/>
    <w:rsid w:val="3C47CD83"/>
    <w:rsid w:val="3C4A2323"/>
    <w:rsid w:val="3C4CC7FA"/>
    <w:rsid w:val="3C536FB8"/>
    <w:rsid w:val="3C53E10C"/>
    <w:rsid w:val="3C5410DB"/>
    <w:rsid w:val="3C574229"/>
    <w:rsid w:val="3C5AB43D"/>
    <w:rsid w:val="3C5BEFF5"/>
    <w:rsid w:val="3C5D4E28"/>
    <w:rsid w:val="3C699D21"/>
    <w:rsid w:val="3C724617"/>
    <w:rsid w:val="3C76EC08"/>
    <w:rsid w:val="3C881D4A"/>
    <w:rsid w:val="3C8AF998"/>
    <w:rsid w:val="3C8F9E51"/>
    <w:rsid w:val="3C902557"/>
    <w:rsid w:val="3C957245"/>
    <w:rsid w:val="3C97C6D0"/>
    <w:rsid w:val="3C9E394F"/>
    <w:rsid w:val="3CA1326B"/>
    <w:rsid w:val="3CA9CA24"/>
    <w:rsid w:val="3CC2A005"/>
    <w:rsid w:val="3CCCCEC3"/>
    <w:rsid w:val="3CCD85F0"/>
    <w:rsid w:val="3CCEEE35"/>
    <w:rsid w:val="3CD11772"/>
    <w:rsid w:val="3CD45C84"/>
    <w:rsid w:val="3CD5F84D"/>
    <w:rsid w:val="3CDAD824"/>
    <w:rsid w:val="3CE62672"/>
    <w:rsid w:val="3CE7811F"/>
    <w:rsid w:val="3CF0C173"/>
    <w:rsid w:val="3CFC1243"/>
    <w:rsid w:val="3D0DE61F"/>
    <w:rsid w:val="3D0FCDF0"/>
    <w:rsid w:val="3D11709E"/>
    <w:rsid w:val="3D15EF4A"/>
    <w:rsid w:val="3D2094CC"/>
    <w:rsid w:val="3D227A3A"/>
    <w:rsid w:val="3D26A774"/>
    <w:rsid w:val="3D27EAAE"/>
    <w:rsid w:val="3D31F7FF"/>
    <w:rsid w:val="3D3409ED"/>
    <w:rsid w:val="3D350370"/>
    <w:rsid w:val="3D356FCD"/>
    <w:rsid w:val="3D4310A8"/>
    <w:rsid w:val="3D63794E"/>
    <w:rsid w:val="3D665B95"/>
    <w:rsid w:val="3D6FB4DB"/>
    <w:rsid w:val="3D7052A4"/>
    <w:rsid w:val="3D71CAA3"/>
    <w:rsid w:val="3D801A97"/>
    <w:rsid w:val="3D8168F0"/>
    <w:rsid w:val="3D88DD02"/>
    <w:rsid w:val="3D89AD87"/>
    <w:rsid w:val="3D8A041D"/>
    <w:rsid w:val="3D8D2BDD"/>
    <w:rsid w:val="3D8F0637"/>
    <w:rsid w:val="3D91BC15"/>
    <w:rsid w:val="3DA13A63"/>
    <w:rsid w:val="3DACA620"/>
    <w:rsid w:val="3DB63953"/>
    <w:rsid w:val="3DB77776"/>
    <w:rsid w:val="3DB9F140"/>
    <w:rsid w:val="3DC002AF"/>
    <w:rsid w:val="3DC1A0D4"/>
    <w:rsid w:val="3DC4CBB8"/>
    <w:rsid w:val="3DC63543"/>
    <w:rsid w:val="3DCD8DCD"/>
    <w:rsid w:val="3DCF09B8"/>
    <w:rsid w:val="3DD0845F"/>
    <w:rsid w:val="3DD306D7"/>
    <w:rsid w:val="3DE9E2AB"/>
    <w:rsid w:val="3DEDDDF9"/>
    <w:rsid w:val="3DEF0EB8"/>
    <w:rsid w:val="3DF2EA1D"/>
    <w:rsid w:val="3DF3466B"/>
    <w:rsid w:val="3DF5609D"/>
    <w:rsid w:val="3DFA1BBE"/>
    <w:rsid w:val="3DFC17F4"/>
    <w:rsid w:val="3E018C51"/>
    <w:rsid w:val="3E070472"/>
    <w:rsid w:val="3E0779F8"/>
    <w:rsid w:val="3E0CDEC8"/>
    <w:rsid w:val="3E0D33FC"/>
    <w:rsid w:val="3E0EAD71"/>
    <w:rsid w:val="3E13590C"/>
    <w:rsid w:val="3E154DF5"/>
    <w:rsid w:val="3E1693DD"/>
    <w:rsid w:val="3E1A700A"/>
    <w:rsid w:val="3E1C1061"/>
    <w:rsid w:val="3E1C8390"/>
    <w:rsid w:val="3E1EB179"/>
    <w:rsid w:val="3E276271"/>
    <w:rsid w:val="3E2BD0E6"/>
    <w:rsid w:val="3E2EB5AA"/>
    <w:rsid w:val="3E38ECCD"/>
    <w:rsid w:val="3E3EE225"/>
    <w:rsid w:val="3E423CF2"/>
    <w:rsid w:val="3E4EF9B4"/>
    <w:rsid w:val="3E58CB41"/>
    <w:rsid w:val="3E5DBEC0"/>
    <w:rsid w:val="3E65F70B"/>
    <w:rsid w:val="3E6CB36B"/>
    <w:rsid w:val="3E71F9C5"/>
    <w:rsid w:val="3E74C629"/>
    <w:rsid w:val="3E74CF61"/>
    <w:rsid w:val="3E7752A3"/>
    <w:rsid w:val="3E7B32BC"/>
    <w:rsid w:val="3E7D62FF"/>
    <w:rsid w:val="3E7FCA46"/>
    <w:rsid w:val="3E80E66D"/>
    <w:rsid w:val="3E84336A"/>
    <w:rsid w:val="3E8ABEEE"/>
    <w:rsid w:val="3E90D7F0"/>
    <w:rsid w:val="3E90DEE5"/>
    <w:rsid w:val="3EA02DDA"/>
    <w:rsid w:val="3EA1D26C"/>
    <w:rsid w:val="3EAE2F4F"/>
    <w:rsid w:val="3EB7E89E"/>
    <w:rsid w:val="3EC20F10"/>
    <w:rsid w:val="3EC2FE95"/>
    <w:rsid w:val="3EC33F64"/>
    <w:rsid w:val="3EC51AD8"/>
    <w:rsid w:val="3EC8A33D"/>
    <w:rsid w:val="3ECC1A1A"/>
    <w:rsid w:val="3ECC348D"/>
    <w:rsid w:val="3ECCE14F"/>
    <w:rsid w:val="3ED9E235"/>
    <w:rsid w:val="3EDFDEB2"/>
    <w:rsid w:val="3EE97469"/>
    <w:rsid w:val="3EEF5F11"/>
    <w:rsid w:val="3F0A4620"/>
    <w:rsid w:val="3F122711"/>
    <w:rsid w:val="3F12ED86"/>
    <w:rsid w:val="3F131378"/>
    <w:rsid w:val="3F144B78"/>
    <w:rsid w:val="3F14A1BA"/>
    <w:rsid w:val="3F22C715"/>
    <w:rsid w:val="3F2A45D7"/>
    <w:rsid w:val="3F2CB124"/>
    <w:rsid w:val="3F3083BD"/>
    <w:rsid w:val="3F3A6F0A"/>
    <w:rsid w:val="3F3D19F8"/>
    <w:rsid w:val="3F428E23"/>
    <w:rsid w:val="3F4506CA"/>
    <w:rsid w:val="3F4807CF"/>
    <w:rsid w:val="3F48334D"/>
    <w:rsid w:val="3F4B6E27"/>
    <w:rsid w:val="3F4C4327"/>
    <w:rsid w:val="3F55C374"/>
    <w:rsid w:val="3F5AABD5"/>
    <w:rsid w:val="3F5DC6F3"/>
    <w:rsid w:val="3F602364"/>
    <w:rsid w:val="3F646E47"/>
    <w:rsid w:val="3F6557F6"/>
    <w:rsid w:val="3F655E3C"/>
    <w:rsid w:val="3F68D1E5"/>
    <w:rsid w:val="3F6A0604"/>
    <w:rsid w:val="3F6B8BF7"/>
    <w:rsid w:val="3F6C89D6"/>
    <w:rsid w:val="3F6DE306"/>
    <w:rsid w:val="3F710090"/>
    <w:rsid w:val="3F719F12"/>
    <w:rsid w:val="3F7227E2"/>
    <w:rsid w:val="3F76B1AA"/>
    <w:rsid w:val="3F79F22F"/>
    <w:rsid w:val="3F7F349F"/>
    <w:rsid w:val="3F8A9576"/>
    <w:rsid w:val="3F8BEDBF"/>
    <w:rsid w:val="3F8D13E3"/>
    <w:rsid w:val="3F8E7C41"/>
    <w:rsid w:val="3F8EA967"/>
    <w:rsid w:val="3F8FD6F9"/>
    <w:rsid w:val="3F90C94F"/>
    <w:rsid w:val="3F9926EA"/>
    <w:rsid w:val="3FA6D9BF"/>
    <w:rsid w:val="3FB1CEF8"/>
    <w:rsid w:val="3FB26EEA"/>
    <w:rsid w:val="3FB58A0D"/>
    <w:rsid w:val="3FB96E56"/>
    <w:rsid w:val="3FB9BC7B"/>
    <w:rsid w:val="3FBAF394"/>
    <w:rsid w:val="3FBBF50F"/>
    <w:rsid w:val="3FBDDF1B"/>
    <w:rsid w:val="3FC55120"/>
    <w:rsid w:val="3FC7F50C"/>
    <w:rsid w:val="3FCE6EB7"/>
    <w:rsid w:val="3FCEB6EE"/>
    <w:rsid w:val="3FD0A36B"/>
    <w:rsid w:val="3FD4B136"/>
    <w:rsid w:val="3FDC2237"/>
    <w:rsid w:val="3FDD424D"/>
    <w:rsid w:val="3FE13E70"/>
    <w:rsid w:val="3FE5C009"/>
    <w:rsid w:val="3FED2540"/>
    <w:rsid w:val="3FEDEE57"/>
    <w:rsid w:val="3FEF3BC3"/>
    <w:rsid w:val="3FEF4206"/>
    <w:rsid w:val="3FF3CF98"/>
    <w:rsid w:val="3FF9F129"/>
    <w:rsid w:val="3FFCA6D8"/>
    <w:rsid w:val="40030F60"/>
    <w:rsid w:val="400593D6"/>
    <w:rsid w:val="40061960"/>
    <w:rsid w:val="40120904"/>
    <w:rsid w:val="401735D1"/>
    <w:rsid w:val="40183927"/>
    <w:rsid w:val="401A8C2D"/>
    <w:rsid w:val="4023AC4D"/>
    <w:rsid w:val="402A4FA0"/>
    <w:rsid w:val="402BA225"/>
    <w:rsid w:val="4032F06C"/>
    <w:rsid w:val="4034A5B3"/>
    <w:rsid w:val="403D7BC0"/>
    <w:rsid w:val="404A87FF"/>
    <w:rsid w:val="404DD5A6"/>
    <w:rsid w:val="405B920D"/>
    <w:rsid w:val="405F162D"/>
    <w:rsid w:val="405F8127"/>
    <w:rsid w:val="4062DCEC"/>
    <w:rsid w:val="40689079"/>
    <w:rsid w:val="40708815"/>
    <w:rsid w:val="4077BA65"/>
    <w:rsid w:val="407A3ACC"/>
    <w:rsid w:val="40821EBA"/>
    <w:rsid w:val="408E46ED"/>
    <w:rsid w:val="409FD9DB"/>
    <w:rsid w:val="40A95513"/>
    <w:rsid w:val="40ABAD76"/>
    <w:rsid w:val="40B13142"/>
    <w:rsid w:val="40B15B8C"/>
    <w:rsid w:val="40B60B83"/>
    <w:rsid w:val="40B8AB62"/>
    <w:rsid w:val="40BD1177"/>
    <w:rsid w:val="40C725BB"/>
    <w:rsid w:val="40C87869"/>
    <w:rsid w:val="40C9D280"/>
    <w:rsid w:val="40D1B708"/>
    <w:rsid w:val="40D30672"/>
    <w:rsid w:val="40D5E3CF"/>
    <w:rsid w:val="40D70867"/>
    <w:rsid w:val="40D79BBB"/>
    <w:rsid w:val="40DF850B"/>
    <w:rsid w:val="40E092E7"/>
    <w:rsid w:val="40E19A92"/>
    <w:rsid w:val="40E3095F"/>
    <w:rsid w:val="40E40A7C"/>
    <w:rsid w:val="40E6EAE1"/>
    <w:rsid w:val="40F8DE70"/>
    <w:rsid w:val="40F91700"/>
    <w:rsid w:val="40FC3856"/>
    <w:rsid w:val="40FE6464"/>
    <w:rsid w:val="40FE7096"/>
    <w:rsid w:val="410013B3"/>
    <w:rsid w:val="4101B080"/>
    <w:rsid w:val="4108C564"/>
    <w:rsid w:val="41148F1D"/>
    <w:rsid w:val="4114D7EB"/>
    <w:rsid w:val="4119E9A8"/>
    <w:rsid w:val="411ECDB1"/>
    <w:rsid w:val="411F1539"/>
    <w:rsid w:val="4123AA94"/>
    <w:rsid w:val="412A5441"/>
    <w:rsid w:val="412B7FE8"/>
    <w:rsid w:val="41301D37"/>
    <w:rsid w:val="4130C70B"/>
    <w:rsid w:val="413203A8"/>
    <w:rsid w:val="4138868F"/>
    <w:rsid w:val="414A4C88"/>
    <w:rsid w:val="414D2A07"/>
    <w:rsid w:val="4151D3A0"/>
    <w:rsid w:val="4159C657"/>
    <w:rsid w:val="415B5761"/>
    <w:rsid w:val="415B7D16"/>
    <w:rsid w:val="41603F40"/>
    <w:rsid w:val="4164F072"/>
    <w:rsid w:val="416514CC"/>
    <w:rsid w:val="41688851"/>
    <w:rsid w:val="4169ECA3"/>
    <w:rsid w:val="416A5069"/>
    <w:rsid w:val="416A7519"/>
    <w:rsid w:val="416B43D0"/>
    <w:rsid w:val="416D17CA"/>
    <w:rsid w:val="41705B6E"/>
    <w:rsid w:val="4170CC32"/>
    <w:rsid w:val="41790598"/>
    <w:rsid w:val="41849F1C"/>
    <w:rsid w:val="4193771F"/>
    <w:rsid w:val="41978161"/>
    <w:rsid w:val="41999DF7"/>
    <w:rsid w:val="41A7EA5B"/>
    <w:rsid w:val="41CB1EE9"/>
    <w:rsid w:val="41CB3D37"/>
    <w:rsid w:val="41D10B15"/>
    <w:rsid w:val="41D2D098"/>
    <w:rsid w:val="41D3FAAD"/>
    <w:rsid w:val="41D6363B"/>
    <w:rsid w:val="41DAF86C"/>
    <w:rsid w:val="41DD885D"/>
    <w:rsid w:val="41EA8B6C"/>
    <w:rsid w:val="41F4F70E"/>
    <w:rsid w:val="41F68A0A"/>
    <w:rsid w:val="41FFE33A"/>
    <w:rsid w:val="4202A91E"/>
    <w:rsid w:val="42048B87"/>
    <w:rsid w:val="4204EC93"/>
    <w:rsid w:val="4208DDC9"/>
    <w:rsid w:val="420D551B"/>
    <w:rsid w:val="42136213"/>
    <w:rsid w:val="4219C730"/>
    <w:rsid w:val="4225191A"/>
    <w:rsid w:val="42330692"/>
    <w:rsid w:val="42344E3C"/>
    <w:rsid w:val="4234670C"/>
    <w:rsid w:val="423FB625"/>
    <w:rsid w:val="4243485F"/>
    <w:rsid w:val="424AD11A"/>
    <w:rsid w:val="424C0712"/>
    <w:rsid w:val="42502133"/>
    <w:rsid w:val="42517199"/>
    <w:rsid w:val="4256F72F"/>
    <w:rsid w:val="425B03EE"/>
    <w:rsid w:val="425F7564"/>
    <w:rsid w:val="4264771B"/>
    <w:rsid w:val="4265A8D0"/>
    <w:rsid w:val="426F1AED"/>
    <w:rsid w:val="427038E1"/>
    <w:rsid w:val="42736C1C"/>
    <w:rsid w:val="4275CF55"/>
    <w:rsid w:val="4277F52C"/>
    <w:rsid w:val="427DFBD0"/>
    <w:rsid w:val="428CEE37"/>
    <w:rsid w:val="428F0BEA"/>
    <w:rsid w:val="4290D5B6"/>
    <w:rsid w:val="4294A84F"/>
    <w:rsid w:val="42968D51"/>
    <w:rsid w:val="42999FDF"/>
    <w:rsid w:val="429D01EB"/>
    <w:rsid w:val="429D1491"/>
    <w:rsid w:val="42A633E2"/>
    <w:rsid w:val="42A63B74"/>
    <w:rsid w:val="42A73D70"/>
    <w:rsid w:val="42A89597"/>
    <w:rsid w:val="42AF2205"/>
    <w:rsid w:val="42B09B1C"/>
    <w:rsid w:val="42B09F7D"/>
    <w:rsid w:val="42B262AA"/>
    <w:rsid w:val="42B66ACD"/>
    <w:rsid w:val="42B882B3"/>
    <w:rsid w:val="42C2EDB6"/>
    <w:rsid w:val="42C320D9"/>
    <w:rsid w:val="42CD01EA"/>
    <w:rsid w:val="42CF43A6"/>
    <w:rsid w:val="42D17089"/>
    <w:rsid w:val="42D28AFF"/>
    <w:rsid w:val="42DD2BC6"/>
    <w:rsid w:val="42DF9A4C"/>
    <w:rsid w:val="42E25A00"/>
    <w:rsid w:val="42EC148B"/>
    <w:rsid w:val="42EC34AC"/>
    <w:rsid w:val="42F27279"/>
    <w:rsid w:val="42F7D921"/>
    <w:rsid w:val="42FBFFBD"/>
    <w:rsid w:val="42FC2ED8"/>
    <w:rsid w:val="42FC3C34"/>
    <w:rsid w:val="42FC8C52"/>
    <w:rsid w:val="42FCE236"/>
    <w:rsid w:val="43013DB0"/>
    <w:rsid w:val="4303448B"/>
    <w:rsid w:val="43057C1C"/>
    <w:rsid w:val="430601E7"/>
    <w:rsid w:val="4307F1F0"/>
    <w:rsid w:val="430C886D"/>
    <w:rsid w:val="4311B105"/>
    <w:rsid w:val="4313C957"/>
    <w:rsid w:val="43155D2F"/>
    <w:rsid w:val="4316CC4E"/>
    <w:rsid w:val="4317B011"/>
    <w:rsid w:val="431884F6"/>
    <w:rsid w:val="431BDD56"/>
    <w:rsid w:val="43207E31"/>
    <w:rsid w:val="4321781C"/>
    <w:rsid w:val="432B232D"/>
    <w:rsid w:val="4334A849"/>
    <w:rsid w:val="4338B85F"/>
    <w:rsid w:val="433D3764"/>
    <w:rsid w:val="4343A537"/>
    <w:rsid w:val="435288FA"/>
    <w:rsid w:val="435559FE"/>
    <w:rsid w:val="4359B686"/>
    <w:rsid w:val="435CDC10"/>
    <w:rsid w:val="436FBCE0"/>
    <w:rsid w:val="43754AEC"/>
    <w:rsid w:val="4377B60C"/>
    <w:rsid w:val="437DCBD0"/>
    <w:rsid w:val="437DE451"/>
    <w:rsid w:val="4393C0D5"/>
    <w:rsid w:val="43989D6F"/>
    <w:rsid w:val="43A3AD32"/>
    <w:rsid w:val="43B34159"/>
    <w:rsid w:val="43B37E6E"/>
    <w:rsid w:val="43BA8493"/>
    <w:rsid w:val="43C40B40"/>
    <w:rsid w:val="43C4E608"/>
    <w:rsid w:val="43CCE87B"/>
    <w:rsid w:val="43D165A6"/>
    <w:rsid w:val="43D2B322"/>
    <w:rsid w:val="43D5D1C3"/>
    <w:rsid w:val="43D850ED"/>
    <w:rsid w:val="43E8622D"/>
    <w:rsid w:val="43EBFB51"/>
    <w:rsid w:val="43F46C26"/>
    <w:rsid w:val="43F94EAA"/>
    <w:rsid w:val="43FA059F"/>
    <w:rsid w:val="43FC0489"/>
    <w:rsid w:val="43FD76CD"/>
    <w:rsid w:val="43FF86E0"/>
    <w:rsid w:val="44017C7C"/>
    <w:rsid w:val="440E0E3D"/>
    <w:rsid w:val="440FD280"/>
    <w:rsid w:val="4413A068"/>
    <w:rsid w:val="4419E057"/>
    <w:rsid w:val="4424E883"/>
    <w:rsid w:val="44258C94"/>
    <w:rsid w:val="442940DC"/>
    <w:rsid w:val="4429C9B4"/>
    <w:rsid w:val="442F725B"/>
    <w:rsid w:val="4430A5C3"/>
    <w:rsid w:val="44523B2E"/>
    <w:rsid w:val="4454C178"/>
    <w:rsid w:val="4469CFD9"/>
    <w:rsid w:val="446B5FC3"/>
    <w:rsid w:val="446BF5C2"/>
    <w:rsid w:val="447184FD"/>
    <w:rsid w:val="4478EDDB"/>
    <w:rsid w:val="447A6619"/>
    <w:rsid w:val="44811E60"/>
    <w:rsid w:val="44854013"/>
    <w:rsid w:val="4487998B"/>
    <w:rsid w:val="448A2688"/>
    <w:rsid w:val="448D1E1A"/>
    <w:rsid w:val="4490F8E1"/>
    <w:rsid w:val="44912D70"/>
    <w:rsid w:val="4495552A"/>
    <w:rsid w:val="44973BC7"/>
    <w:rsid w:val="449D8C2F"/>
    <w:rsid w:val="449DD95D"/>
    <w:rsid w:val="44A287B7"/>
    <w:rsid w:val="44AAE61B"/>
    <w:rsid w:val="44B171D4"/>
    <w:rsid w:val="44B36647"/>
    <w:rsid w:val="44B914A5"/>
    <w:rsid w:val="44C38734"/>
    <w:rsid w:val="44CD53A3"/>
    <w:rsid w:val="44CF8E82"/>
    <w:rsid w:val="44D00DA1"/>
    <w:rsid w:val="44D75189"/>
    <w:rsid w:val="44D8F620"/>
    <w:rsid w:val="44E13706"/>
    <w:rsid w:val="44E3C938"/>
    <w:rsid w:val="44EBA10E"/>
    <w:rsid w:val="44F5C054"/>
    <w:rsid w:val="450549AA"/>
    <w:rsid w:val="450A9AE4"/>
    <w:rsid w:val="450C045B"/>
    <w:rsid w:val="45127BBE"/>
    <w:rsid w:val="4514464E"/>
    <w:rsid w:val="451CCA7B"/>
    <w:rsid w:val="4529861B"/>
    <w:rsid w:val="452C2F54"/>
    <w:rsid w:val="452DD869"/>
    <w:rsid w:val="45422B98"/>
    <w:rsid w:val="4543F95E"/>
    <w:rsid w:val="454517B0"/>
    <w:rsid w:val="4546220D"/>
    <w:rsid w:val="4549F57C"/>
    <w:rsid w:val="454D0F04"/>
    <w:rsid w:val="45614AD2"/>
    <w:rsid w:val="45620892"/>
    <w:rsid w:val="4564560E"/>
    <w:rsid w:val="4564D12C"/>
    <w:rsid w:val="4565DB98"/>
    <w:rsid w:val="45672F1F"/>
    <w:rsid w:val="456A454A"/>
    <w:rsid w:val="457D5877"/>
    <w:rsid w:val="457F5760"/>
    <w:rsid w:val="457F8D14"/>
    <w:rsid w:val="458B3418"/>
    <w:rsid w:val="4590034D"/>
    <w:rsid w:val="4596BC0A"/>
    <w:rsid w:val="4597E948"/>
    <w:rsid w:val="4597F96F"/>
    <w:rsid w:val="459955C0"/>
    <w:rsid w:val="4599794D"/>
    <w:rsid w:val="459C1F62"/>
    <w:rsid w:val="459FD091"/>
    <w:rsid w:val="45A3B19D"/>
    <w:rsid w:val="45A40E87"/>
    <w:rsid w:val="45A4B41A"/>
    <w:rsid w:val="45ACC63A"/>
    <w:rsid w:val="45AE869B"/>
    <w:rsid w:val="45BA79C1"/>
    <w:rsid w:val="45BF2BBD"/>
    <w:rsid w:val="45CB5986"/>
    <w:rsid w:val="45DAF4DE"/>
    <w:rsid w:val="45DD06A6"/>
    <w:rsid w:val="45E094EB"/>
    <w:rsid w:val="45E31E8C"/>
    <w:rsid w:val="45E4C090"/>
    <w:rsid w:val="45E9D3B5"/>
    <w:rsid w:val="45E9E2E0"/>
    <w:rsid w:val="45EC490E"/>
    <w:rsid w:val="45ECE3ED"/>
    <w:rsid w:val="45EFCCDD"/>
    <w:rsid w:val="4609C047"/>
    <w:rsid w:val="46145555"/>
    <w:rsid w:val="4615F56D"/>
    <w:rsid w:val="461E0B27"/>
    <w:rsid w:val="46241596"/>
    <w:rsid w:val="462C688B"/>
    <w:rsid w:val="462EF8DE"/>
    <w:rsid w:val="462FB2BD"/>
    <w:rsid w:val="4631BAF1"/>
    <w:rsid w:val="4633BF7D"/>
    <w:rsid w:val="46390D21"/>
    <w:rsid w:val="463E0A2C"/>
    <w:rsid w:val="464297E0"/>
    <w:rsid w:val="4646B85B"/>
    <w:rsid w:val="4647B18C"/>
    <w:rsid w:val="4647DF34"/>
    <w:rsid w:val="464DE36F"/>
    <w:rsid w:val="4650D668"/>
    <w:rsid w:val="4652B7B2"/>
    <w:rsid w:val="4657D356"/>
    <w:rsid w:val="465D78CF"/>
    <w:rsid w:val="466230DB"/>
    <w:rsid w:val="46623A02"/>
    <w:rsid w:val="4666EAB6"/>
    <w:rsid w:val="466C6178"/>
    <w:rsid w:val="466CDA21"/>
    <w:rsid w:val="466FFEFD"/>
    <w:rsid w:val="4677E455"/>
    <w:rsid w:val="467E8DB2"/>
    <w:rsid w:val="468676F3"/>
    <w:rsid w:val="468727EF"/>
    <w:rsid w:val="46882636"/>
    <w:rsid w:val="468960B7"/>
    <w:rsid w:val="468994A5"/>
    <w:rsid w:val="468A7AC5"/>
    <w:rsid w:val="468DF42F"/>
    <w:rsid w:val="468E0EAC"/>
    <w:rsid w:val="46905A37"/>
    <w:rsid w:val="4695214B"/>
    <w:rsid w:val="46952B76"/>
    <w:rsid w:val="46984933"/>
    <w:rsid w:val="469AC271"/>
    <w:rsid w:val="469CACAC"/>
    <w:rsid w:val="469EB80E"/>
    <w:rsid w:val="469F76F9"/>
    <w:rsid w:val="46A22375"/>
    <w:rsid w:val="46A25644"/>
    <w:rsid w:val="46A5D94F"/>
    <w:rsid w:val="46A64D3C"/>
    <w:rsid w:val="46A7B423"/>
    <w:rsid w:val="46B492D8"/>
    <w:rsid w:val="46BE4FB2"/>
    <w:rsid w:val="46C0184C"/>
    <w:rsid w:val="46C48D9C"/>
    <w:rsid w:val="46C816B7"/>
    <w:rsid w:val="46D51599"/>
    <w:rsid w:val="46D79D38"/>
    <w:rsid w:val="46E33E37"/>
    <w:rsid w:val="46E3D52B"/>
    <w:rsid w:val="46E6870E"/>
    <w:rsid w:val="46E8EA64"/>
    <w:rsid w:val="46E94C44"/>
    <w:rsid w:val="46ED1389"/>
    <w:rsid w:val="46F266F1"/>
    <w:rsid w:val="46F4CE6C"/>
    <w:rsid w:val="46FAAC22"/>
    <w:rsid w:val="46FF3DFE"/>
    <w:rsid w:val="470A2C45"/>
    <w:rsid w:val="470F0AEF"/>
    <w:rsid w:val="4715B412"/>
    <w:rsid w:val="4715E4DD"/>
    <w:rsid w:val="4716048C"/>
    <w:rsid w:val="4722067A"/>
    <w:rsid w:val="47250756"/>
    <w:rsid w:val="47259D20"/>
    <w:rsid w:val="4728E373"/>
    <w:rsid w:val="47301700"/>
    <w:rsid w:val="47340843"/>
    <w:rsid w:val="4745B237"/>
    <w:rsid w:val="4747EC26"/>
    <w:rsid w:val="474BE6A6"/>
    <w:rsid w:val="474FA6B6"/>
    <w:rsid w:val="47578D74"/>
    <w:rsid w:val="476162B2"/>
    <w:rsid w:val="47635EBA"/>
    <w:rsid w:val="4763BB10"/>
    <w:rsid w:val="476ABA99"/>
    <w:rsid w:val="477C7A84"/>
    <w:rsid w:val="477F81A7"/>
    <w:rsid w:val="4781AB8E"/>
    <w:rsid w:val="4783B433"/>
    <w:rsid w:val="4783B59E"/>
    <w:rsid w:val="47909BBC"/>
    <w:rsid w:val="4791B213"/>
    <w:rsid w:val="4792C4A4"/>
    <w:rsid w:val="47937F3F"/>
    <w:rsid w:val="4799E94D"/>
    <w:rsid w:val="47A23155"/>
    <w:rsid w:val="47A44088"/>
    <w:rsid w:val="47ADA3F5"/>
    <w:rsid w:val="47B401CF"/>
    <w:rsid w:val="47B87616"/>
    <w:rsid w:val="47BF39EC"/>
    <w:rsid w:val="47C6C3FC"/>
    <w:rsid w:val="47D1477A"/>
    <w:rsid w:val="47D75001"/>
    <w:rsid w:val="47D8A5DB"/>
    <w:rsid w:val="47E4827E"/>
    <w:rsid w:val="47E5E48E"/>
    <w:rsid w:val="47EAE098"/>
    <w:rsid w:val="47EE879A"/>
    <w:rsid w:val="47F6CE58"/>
    <w:rsid w:val="47F6E19F"/>
    <w:rsid w:val="47F6E6AF"/>
    <w:rsid w:val="47F6EACF"/>
    <w:rsid w:val="48002498"/>
    <w:rsid w:val="4808AA82"/>
    <w:rsid w:val="480B7E48"/>
    <w:rsid w:val="480D0EE3"/>
    <w:rsid w:val="481CED32"/>
    <w:rsid w:val="4821FCF5"/>
    <w:rsid w:val="4829CABE"/>
    <w:rsid w:val="4831FD35"/>
    <w:rsid w:val="483207CB"/>
    <w:rsid w:val="48337915"/>
    <w:rsid w:val="4837F49E"/>
    <w:rsid w:val="48400BAA"/>
    <w:rsid w:val="484D1548"/>
    <w:rsid w:val="484D222A"/>
    <w:rsid w:val="48505A45"/>
    <w:rsid w:val="48621216"/>
    <w:rsid w:val="4862396C"/>
    <w:rsid w:val="48631ABC"/>
    <w:rsid w:val="48671E13"/>
    <w:rsid w:val="486F8C1D"/>
    <w:rsid w:val="4875C186"/>
    <w:rsid w:val="487D74D5"/>
    <w:rsid w:val="48869DD1"/>
    <w:rsid w:val="488943FD"/>
    <w:rsid w:val="4895F2F4"/>
    <w:rsid w:val="489B89F1"/>
    <w:rsid w:val="489CE8B6"/>
    <w:rsid w:val="48A2F56C"/>
    <w:rsid w:val="48A7BAE0"/>
    <w:rsid w:val="48A89894"/>
    <w:rsid w:val="48A93A29"/>
    <w:rsid w:val="48AC7525"/>
    <w:rsid w:val="48AEAA7D"/>
    <w:rsid w:val="48AF0BC6"/>
    <w:rsid w:val="48B1B194"/>
    <w:rsid w:val="48B50B6F"/>
    <w:rsid w:val="48BF2499"/>
    <w:rsid w:val="48CA5F12"/>
    <w:rsid w:val="48D37FE6"/>
    <w:rsid w:val="48D460DD"/>
    <w:rsid w:val="48E94C20"/>
    <w:rsid w:val="48EACA6B"/>
    <w:rsid w:val="48F4CD39"/>
    <w:rsid w:val="48F88C97"/>
    <w:rsid w:val="48FD76B4"/>
    <w:rsid w:val="4903682E"/>
    <w:rsid w:val="4903C87E"/>
    <w:rsid w:val="49044E42"/>
    <w:rsid w:val="490921FD"/>
    <w:rsid w:val="490B63FF"/>
    <w:rsid w:val="49171A04"/>
    <w:rsid w:val="491FFEDC"/>
    <w:rsid w:val="4929986F"/>
    <w:rsid w:val="492BF0E2"/>
    <w:rsid w:val="4933C714"/>
    <w:rsid w:val="493E82DF"/>
    <w:rsid w:val="49476D64"/>
    <w:rsid w:val="49487973"/>
    <w:rsid w:val="4949943E"/>
    <w:rsid w:val="4953E498"/>
    <w:rsid w:val="4956870D"/>
    <w:rsid w:val="495B0E5E"/>
    <w:rsid w:val="495B6B39"/>
    <w:rsid w:val="495F6080"/>
    <w:rsid w:val="496153E0"/>
    <w:rsid w:val="4964779B"/>
    <w:rsid w:val="4968D2CB"/>
    <w:rsid w:val="497ABDCF"/>
    <w:rsid w:val="497FDF00"/>
    <w:rsid w:val="4991A122"/>
    <w:rsid w:val="499BE52D"/>
    <w:rsid w:val="49A0CAB9"/>
    <w:rsid w:val="49A25438"/>
    <w:rsid w:val="49A52DE7"/>
    <w:rsid w:val="49A56CE3"/>
    <w:rsid w:val="49A66C57"/>
    <w:rsid w:val="49A82EBB"/>
    <w:rsid w:val="49B7F550"/>
    <w:rsid w:val="49CA65A3"/>
    <w:rsid w:val="49D0DDDF"/>
    <w:rsid w:val="49D128F4"/>
    <w:rsid w:val="49D9F067"/>
    <w:rsid w:val="49DF3BF9"/>
    <w:rsid w:val="49E102FC"/>
    <w:rsid w:val="49E24AFB"/>
    <w:rsid w:val="49E329B6"/>
    <w:rsid w:val="49E74815"/>
    <w:rsid w:val="49EAD9C4"/>
    <w:rsid w:val="49EC5D55"/>
    <w:rsid w:val="49ED5868"/>
    <w:rsid w:val="49EF0930"/>
    <w:rsid w:val="49F6E1B0"/>
    <w:rsid w:val="49F7A049"/>
    <w:rsid w:val="49FAC89A"/>
    <w:rsid w:val="4A0330C9"/>
    <w:rsid w:val="4A0725C8"/>
    <w:rsid w:val="4A088384"/>
    <w:rsid w:val="4A0BC22A"/>
    <w:rsid w:val="4A0BC245"/>
    <w:rsid w:val="4A0BCC14"/>
    <w:rsid w:val="4A0E89AD"/>
    <w:rsid w:val="4A139641"/>
    <w:rsid w:val="4A1A1E4B"/>
    <w:rsid w:val="4A1AFD44"/>
    <w:rsid w:val="4A21123F"/>
    <w:rsid w:val="4A2321B1"/>
    <w:rsid w:val="4A2B4093"/>
    <w:rsid w:val="4A368D9A"/>
    <w:rsid w:val="4A394DF3"/>
    <w:rsid w:val="4A3A8A8B"/>
    <w:rsid w:val="4A3EE0F4"/>
    <w:rsid w:val="4A41AE0D"/>
    <w:rsid w:val="4A42DEE7"/>
    <w:rsid w:val="4A42E673"/>
    <w:rsid w:val="4A4CE556"/>
    <w:rsid w:val="4A4EF4E2"/>
    <w:rsid w:val="4A53E5EE"/>
    <w:rsid w:val="4A5F05A0"/>
    <w:rsid w:val="4A61C3FF"/>
    <w:rsid w:val="4A64BC25"/>
    <w:rsid w:val="4A696648"/>
    <w:rsid w:val="4A717623"/>
    <w:rsid w:val="4A736286"/>
    <w:rsid w:val="4A754E14"/>
    <w:rsid w:val="4A80CB57"/>
    <w:rsid w:val="4A8137D2"/>
    <w:rsid w:val="4A82611A"/>
    <w:rsid w:val="4A844F0A"/>
    <w:rsid w:val="4A88A0A6"/>
    <w:rsid w:val="4A8F6837"/>
    <w:rsid w:val="4A8FD6BA"/>
    <w:rsid w:val="4A902668"/>
    <w:rsid w:val="4A97B41D"/>
    <w:rsid w:val="4A996913"/>
    <w:rsid w:val="4A9A7284"/>
    <w:rsid w:val="4A9F8161"/>
    <w:rsid w:val="4AA3BB2A"/>
    <w:rsid w:val="4AA626AA"/>
    <w:rsid w:val="4AAB8568"/>
    <w:rsid w:val="4AB1CADA"/>
    <w:rsid w:val="4AB686B3"/>
    <w:rsid w:val="4AC684A0"/>
    <w:rsid w:val="4ACDE750"/>
    <w:rsid w:val="4ACF7154"/>
    <w:rsid w:val="4AD47DF1"/>
    <w:rsid w:val="4ADA4910"/>
    <w:rsid w:val="4ADC005A"/>
    <w:rsid w:val="4AE283AE"/>
    <w:rsid w:val="4AEA7F91"/>
    <w:rsid w:val="4AF0B9CE"/>
    <w:rsid w:val="4AF0D5BB"/>
    <w:rsid w:val="4AF3AD9C"/>
    <w:rsid w:val="4B04589B"/>
    <w:rsid w:val="4B087BB6"/>
    <w:rsid w:val="4B141DB4"/>
    <w:rsid w:val="4B1A39B8"/>
    <w:rsid w:val="4B1C5561"/>
    <w:rsid w:val="4B2E551A"/>
    <w:rsid w:val="4B2F5E5F"/>
    <w:rsid w:val="4B3E6846"/>
    <w:rsid w:val="4B4123AE"/>
    <w:rsid w:val="4B4491BE"/>
    <w:rsid w:val="4B466A69"/>
    <w:rsid w:val="4B490E8B"/>
    <w:rsid w:val="4B5377A2"/>
    <w:rsid w:val="4B62894F"/>
    <w:rsid w:val="4B63A82B"/>
    <w:rsid w:val="4B6CD434"/>
    <w:rsid w:val="4B718578"/>
    <w:rsid w:val="4B7A2FF2"/>
    <w:rsid w:val="4B7B67D6"/>
    <w:rsid w:val="4B81DEB0"/>
    <w:rsid w:val="4B82D30E"/>
    <w:rsid w:val="4B87BF21"/>
    <w:rsid w:val="4B8FDA63"/>
    <w:rsid w:val="4B95445E"/>
    <w:rsid w:val="4B9678D9"/>
    <w:rsid w:val="4B9684E8"/>
    <w:rsid w:val="4BA531DA"/>
    <w:rsid w:val="4BA7B339"/>
    <w:rsid w:val="4BABF57D"/>
    <w:rsid w:val="4BB47C91"/>
    <w:rsid w:val="4BB4D8FC"/>
    <w:rsid w:val="4BBF1049"/>
    <w:rsid w:val="4BC0535E"/>
    <w:rsid w:val="4BC3CEC4"/>
    <w:rsid w:val="4BCF686A"/>
    <w:rsid w:val="4BF71F9D"/>
    <w:rsid w:val="4BF72981"/>
    <w:rsid w:val="4BFAE63E"/>
    <w:rsid w:val="4BFCD6A8"/>
    <w:rsid w:val="4C05BC37"/>
    <w:rsid w:val="4C0DC588"/>
    <w:rsid w:val="4C110FA5"/>
    <w:rsid w:val="4C150C9E"/>
    <w:rsid w:val="4C192CD8"/>
    <w:rsid w:val="4C1BAEBB"/>
    <w:rsid w:val="4C1DE475"/>
    <w:rsid w:val="4C251BC0"/>
    <w:rsid w:val="4C3E42A9"/>
    <w:rsid w:val="4C4251E1"/>
    <w:rsid w:val="4C4505A4"/>
    <w:rsid w:val="4C4D530B"/>
    <w:rsid w:val="4C4DE16A"/>
    <w:rsid w:val="4C4F86CB"/>
    <w:rsid w:val="4C579223"/>
    <w:rsid w:val="4C587FAB"/>
    <w:rsid w:val="4C5CEB3C"/>
    <w:rsid w:val="4C66C7D6"/>
    <w:rsid w:val="4C688C74"/>
    <w:rsid w:val="4C6A973C"/>
    <w:rsid w:val="4C6C3B7C"/>
    <w:rsid w:val="4C74231F"/>
    <w:rsid w:val="4C74B366"/>
    <w:rsid w:val="4C75AC4E"/>
    <w:rsid w:val="4C7785DC"/>
    <w:rsid w:val="4C78741D"/>
    <w:rsid w:val="4C7A88D1"/>
    <w:rsid w:val="4C7B434A"/>
    <w:rsid w:val="4C7F2FED"/>
    <w:rsid w:val="4C83FBD7"/>
    <w:rsid w:val="4C88D23F"/>
    <w:rsid w:val="4C978447"/>
    <w:rsid w:val="4C9A18BE"/>
    <w:rsid w:val="4C9C9A58"/>
    <w:rsid w:val="4C9FEB7B"/>
    <w:rsid w:val="4CA89A91"/>
    <w:rsid w:val="4CAA258F"/>
    <w:rsid w:val="4CAB9774"/>
    <w:rsid w:val="4CB37786"/>
    <w:rsid w:val="4CB9A9B7"/>
    <w:rsid w:val="4CBCCD25"/>
    <w:rsid w:val="4CC12DDB"/>
    <w:rsid w:val="4CCB53CE"/>
    <w:rsid w:val="4CDA1735"/>
    <w:rsid w:val="4CDACC9F"/>
    <w:rsid w:val="4CDE9376"/>
    <w:rsid w:val="4CEEBA5F"/>
    <w:rsid w:val="4CFBA473"/>
    <w:rsid w:val="4CFBE375"/>
    <w:rsid w:val="4CFDC9F7"/>
    <w:rsid w:val="4D0616C2"/>
    <w:rsid w:val="4D0BB5BC"/>
    <w:rsid w:val="4D149965"/>
    <w:rsid w:val="4D14B56A"/>
    <w:rsid w:val="4D18D8EA"/>
    <w:rsid w:val="4D2E6B7B"/>
    <w:rsid w:val="4D2EF54B"/>
    <w:rsid w:val="4D2FD28B"/>
    <w:rsid w:val="4D3801C9"/>
    <w:rsid w:val="4D3CF577"/>
    <w:rsid w:val="4D40D096"/>
    <w:rsid w:val="4D4608CE"/>
    <w:rsid w:val="4D51184A"/>
    <w:rsid w:val="4D54970D"/>
    <w:rsid w:val="4D583785"/>
    <w:rsid w:val="4D58AAF2"/>
    <w:rsid w:val="4D5CF7E6"/>
    <w:rsid w:val="4D5E4418"/>
    <w:rsid w:val="4D611514"/>
    <w:rsid w:val="4D62B536"/>
    <w:rsid w:val="4D6AF915"/>
    <w:rsid w:val="4D6E4048"/>
    <w:rsid w:val="4D76DCF3"/>
    <w:rsid w:val="4D7E3850"/>
    <w:rsid w:val="4D8517D4"/>
    <w:rsid w:val="4D880978"/>
    <w:rsid w:val="4D8F663B"/>
    <w:rsid w:val="4D9EC48C"/>
    <w:rsid w:val="4D9F6207"/>
    <w:rsid w:val="4DA2822B"/>
    <w:rsid w:val="4DA66E6E"/>
    <w:rsid w:val="4DAB6519"/>
    <w:rsid w:val="4DAC7038"/>
    <w:rsid w:val="4DB09DE5"/>
    <w:rsid w:val="4DB1A9F2"/>
    <w:rsid w:val="4DB38F30"/>
    <w:rsid w:val="4DB7A98D"/>
    <w:rsid w:val="4DB842F9"/>
    <w:rsid w:val="4DBBCB2A"/>
    <w:rsid w:val="4DBE3E49"/>
    <w:rsid w:val="4DC159F8"/>
    <w:rsid w:val="4DC273CB"/>
    <w:rsid w:val="4DCD2C6C"/>
    <w:rsid w:val="4DCDBA33"/>
    <w:rsid w:val="4DD319CA"/>
    <w:rsid w:val="4DD49410"/>
    <w:rsid w:val="4DDCFE65"/>
    <w:rsid w:val="4DE21FB2"/>
    <w:rsid w:val="4DE222E1"/>
    <w:rsid w:val="4DE35790"/>
    <w:rsid w:val="4DE64131"/>
    <w:rsid w:val="4DE7E237"/>
    <w:rsid w:val="4DED3068"/>
    <w:rsid w:val="4DF3AF75"/>
    <w:rsid w:val="4DF8FECC"/>
    <w:rsid w:val="4E06B3BA"/>
    <w:rsid w:val="4E0A0C16"/>
    <w:rsid w:val="4E11FA03"/>
    <w:rsid w:val="4E14779D"/>
    <w:rsid w:val="4E14BD05"/>
    <w:rsid w:val="4E1571CC"/>
    <w:rsid w:val="4E168A14"/>
    <w:rsid w:val="4E187105"/>
    <w:rsid w:val="4E1A8400"/>
    <w:rsid w:val="4E1D3F9D"/>
    <w:rsid w:val="4E1E7844"/>
    <w:rsid w:val="4E2568BB"/>
    <w:rsid w:val="4E290A97"/>
    <w:rsid w:val="4E2F1709"/>
    <w:rsid w:val="4E38C0C1"/>
    <w:rsid w:val="4E3BDEBC"/>
    <w:rsid w:val="4E3BF0B9"/>
    <w:rsid w:val="4E3C5062"/>
    <w:rsid w:val="4E434443"/>
    <w:rsid w:val="4E4442A1"/>
    <w:rsid w:val="4E494A70"/>
    <w:rsid w:val="4E4AE3C0"/>
    <w:rsid w:val="4E4EBE1C"/>
    <w:rsid w:val="4E570F15"/>
    <w:rsid w:val="4E58B128"/>
    <w:rsid w:val="4E5C2183"/>
    <w:rsid w:val="4E5E1128"/>
    <w:rsid w:val="4E63AE81"/>
    <w:rsid w:val="4E66F239"/>
    <w:rsid w:val="4E6B573F"/>
    <w:rsid w:val="4E6E6A9C"/>
    <w:rsid w:val="4E710335"/>
    <w:rsid w:val="4E745EDC"/>
    <w:rsid w:val="4E7D31D1"/>
    <w:rsid w:val="4E7ECFDD"/>
    <w:rsid w:val="4E8410A4"/>
    <w:rsid w:val="4E877A0F"/>
    <w:rsid w:val="4E89ADEF"/>
    <w:rsid w:val="4E8A8694"/>
    <w:rsid w:val="4E931CD6"/>
    <w:rsid w:val="4E960D6A"/>
    <w:rsid w:val="4EA2422E"/>
    <w:rsid w:val="4EA7743D"/>
    <w:rsid w:val="4EAAB396"/>
    <w:rsid w:val="4EAB4FE4"/>
    <w:rsid w:val="4EB3AACC"/>
    <w:rsid w:val="4EC3EC6A"/>
    <w:rsid w:val="4EC55EA9"/>
    <w:rsid w:val="4ED03C53"/>
    <w:rsid w:val="4EEABA2E"/>
    <w:rsid w:val="4EEBD740"/>
    <w:rsid w:val="4EED50AF"/>
    <w:rsid w:val="4EF09726"/>
    <w:rsid w:val="4EF3F517"/>
    <w:rsid w:val="4EF53FAA"/>
    <w:rsid w:val="4EF7AA61"/>
    <w:rsid w:val="4EFB9458"/>
    <w:rsid w:val="4EFD2234"/>
    <w:rsid w:val="4EFEB7DC"/>
    <w:rsid w:val="4F035C9F"/>
    <w:rsid w:val="4F048CAD"/>
    <w:rsid w:val="4F06D6CD"/>
    <w:rsid w:val="4F07DA98"/>
    <w:rsid w:val="4F197057"/>
    <w:rsid w:val="4F25449C"/>
    <w:rsid w:val="4F25EB1D"/>
    <w:rsid w:val="4F269AE2"/>
    <w:rsid w:val="4F296E21"/>
    <w:rsid w:val="4F309683"/>
    <w:rsid w:val="4F34A8DC"/>
    <w:rsid w:val="4F377224"/>
    <w:rsid w:val="4F4427B8"/>
    <w:rsid w:val="4F47357A"/>
    <w:rsid w:val="4F4D036A"/>
    <w:rsid w:val="4F4E80A0"/>
    <w:rsid w:val="4F521BC6"/>
    <w:rsid w:val="4F5D5015"/>
    <w:rsid w:val="4F5EA8AB"/>
    <w:rsid w:val="4F61471F"/>
    <w:rsid w:val="4F624796"/>
    <w:rsid w:val="4F6CD87D"/>
    <w:rsid w:val="4F7868D3"/>
    <w:rsid w:val="4F7BCEE3"/>
    <w:rsid w:val="4F85231E"/>
    <w:rsid w:val="4F89DC51"/>
    <w:rsid w:val="4F8E4080"/>
    <w:rsid w:val="4F9379A7"/>
    <w:rsid w:val="4F9D804C"/>
    <w:rsid w:val="4FA1455E"/>
    <w:rsid w:val="4FA290C0"/>
    <w:rsid w:val="4FA4846A"/>
    <w:rsid w:val="4FA7F364"/>
    <w:rsid w:val="4FABA792"/>
    <w:rsid w:val="4FB4689B"/>
    <w:rsid w:val="4FB604F6"/>
    <w:rsid w:val="4FB69653"/>
    <w:rsid w:val="4FB7F703"/>
    <w:rsid w:val="4FBA02EC"/>
    <w:rsid w:val="4FBC8E82"/>
    <w:rsid w:val="4FC0A779"/>
    <w:rsid w:val="4FCA7743"/>
    <w:rsid w:val="4FCD4D97"/>
    <w:rsid w:val="4FD8CCBD"/>
    <w:rsid w:val="4FE5DE3E"/>
    <w:rsid w:val="4FEBE433"/>
    <w:rsid w:val="4FF32A8B"/>
    <w:rsid w:val="4FF5A950"/>
    <w:rsid w:val="4FF6347C"/>
    <w:rsid w:val="4FFF8936"/>
    <w:rsid w:val="50028DFD"/>
    <w:rsid w:val="50052285"/>
    <w:rsid w:val="5009833A"/>
    <w:rsid w:val="5016180A"/>
    <w:rsid w:val="501B7C76"/>
    <w:rsid w:val="50208D58"/>
    <w:rsid w:val="5021B984"/>
    <w:rsid w:val="5022F7DD"/>
    <w:rsid w:val="50257446"/>
    <w:rsid w:val="50290113"/>
    <w:rsid w:val="502B3CCB"/>
    <w:rsid w:val="502CCD04"/>
    <w:rsid w:val="502EE0FC"/>
    <w:rsid w:val="50302EEB"/>
    <w:rsid w:val="5036A9F7"/>
    <w:rsid w:val="5036D520"/>
    <w:rsid w:val="50380D37"/>
    <w:rsid w:val="503B4F11"/>
    <w:rsid w:val="5040C54F"/>
    <w:rsid w:val="50473BBA"/>
    <w:rsid w:val="50480993"/>
    <w:rsid w:val="50483BA3"/>
    <w:rsid w:val="50597E3A"/>
    <w:rsid w:val="505BD109"/>
    <w:rsid w:val="50607147"/>
    <w:rsid w:val="5063428F"/>
    <w:rsid w:val="5065083B"/>
    <w:rsid w:val="506AE7D8"/>
    <w:rsid w:val="50724741"/>
    <w:rsid w:val="50785FC8"/>
    <w:rsid w:val="507A5769"/>
    <w:rsid w:val="50800529"/>
    <w:rsid w:val="50805B0F"/>
    <w:rsid w:val="5082C3B3"/>
    <w:rsid w:val="5087E8F3"/>
    <w:rsid w:val="508A493D"/>
    <w:rsid w:val="50903271"/>
    <w:rsid w:val="5093BEE1"/>
    <w:rsid w:val="509522BC"/>
    <w:rsid w:val="5099D7C9"/>
    <w:rsid w:val="509A7826"/>
    <w:rsid w:val="50A02036"/>
    <w:rsid w:val="50A1150F"/>
    <w:rsid w:val="50A2BC44"/>
    <w:rsid w:val="50B0E637"/>
    <w:rsid w:val="50B86F0D"/>
    <w:rsid w:val="50BC00D9"/>
    <w:rsid w:val="50C05426"/>
    <w:rsid w:val="50CAF4D7"/>
    <w:rsid w:val="50CDCDF1"/>
    <w:rsid w:val="50D1BCCA"/>
    <w:rsid w:val="50E17813"/>
    <w:rsid w:val="50E264C2"/>
    <w:rsid w:val="50E73F10"/>
    <w:rsid w:val="50E78DA3"/>
    <w:rsid w:val="50EB048E"/>
    <w:rsid w:val="50EB1522"/>
    <w:rsid w:val="50EC8BBF"/>
    <w:rsid w:val="50ED27B3"/>
    <w:rsid w:val="50EF4224"/>
    <w:rsid w:val="50EF7770"/>
    <w:rsid w:val="50F0ABD0"/>
    <w:rsid w:val="50F82501"/>
    <w:rsid w:val="50FAD6F6"/>
    <w:rsid w:val="50FB29FA"/>
    <w:rsid w:val="50FB308C"/>
    <w:rsid w:val="51043568"/>
    <w:rsid w:val="510555FA"/>
    <w:rsid w:val="5107C9AD"/>
    <w:rsid w:val="510A4A7E"/>
    <w:rsid w:val="510F2148"/>
    <w:rsid w:val="510FEA7F"/>
    <w:rsid w:val="511E86A8"/>
    <w:rsid w:val="511EF421"/>
    <w:rsid w:val="5125EE44"/>
    <w:rsid w:val="5129DFEA"/>
    <w:rsid w:val="5135BC57"/>
    <w:rsid w:val="51362279"/>
    <w:rsid w:val="5136E4F3"/>
    <w:rsid w:val="51377084"/>
    <w:rsid w:val="514D4B1B"/>
    <w:rsid w:val="515C207C"/>
    <w:rsid w:val="515D872E"/>
    <w:rsid w:val="51671095"/>
    <w:rsid w:val="516A021A"/>
    <w:rsid w:val="516A2112"/>
    <w:rsid w:val="516D0ECA"/>
    <w:rsid w:val="516D1FA6"/>
    <w:rsid w:val="5176D98C"/>
    <w:rsid w:val="5177F6E4"/>
    <w:rsid w:val="517C79A2"/>
    <w:rsid w:val="51813F1A"/>
    <w:rsid w:val="5183DD57"/>
    <w:rsid w:val="5189361C"/>
    <w:rsid w:val="5189D843"/>
    <w:rsid w:val="519505F6"/>
    <w:rsid w:val="519AA10D"/>
    <w:rsid w:val="519F56D3"/>
    <w:rsid w:val="51A06A16"/>
    <w:rsid w:val="51AF428E"/>
    <w:rsid w:val="51B13B70"/>
    <w:rsid w:val="51BB0597"/>
    <w:rsid w:val="51C5E8C5"/>
    <w:rsid w:val="51C6D4BE"/>
    <w:rsid w:val="51CF9622"/>
    <w:rsid w:val="51E3D931"/>
    <w:rsid w:val="51E635B9"/>
    <w:rsid w:val="51EB8CFD"/>
    <w:rsid w:val="51EBE6E8"/>
    <w:rsid w:val="51EF02FC"/>
    <w:rsid w:val="51F75BF9"/>
    <w:rsid w:val="51FA58BB"/>
    <w:rsid w:val="5207B538"/>
    <w:rsid w:val="520BEFC2"/>
    <w:rsid w:val="520E3523"/>
    <w:rsid w:val="5212D89E"/>
    <w:rsid w:val="5216C1A3"/>
    <w:rsid w:val="521E30E9"/>
    <w:rsid w:val="521F8DD2"/>
    <w:rsid w:val="5224CA2D"/>
    <w:rsid w:val="5225DA50"/>
    <w:rsid w:val="52276746"/>
    <w:rsid w:val="522E1E29"/>
    <w:rsid w:val="5230E5A8"/>
    <w:rsid w:val="5234852C"/>
    <w:rsid w:val="5238B4CB"/>
    <w:rsid w:val="5238C6FF"/>
    <w:rsid w:val="5241379F"/>
    <w:rsid w:val="52478F02"/>
    <w:rsid w:val="5249A15F"/>
    <w:rsid w:val="5256A95B"/>
    <w:rsid w:val="525E7959"/>
    <w:rsid w:val="525F370E"/>
    <w:rsid w:val="5265397F"/>
    <w:rsid w:val="5266165D"/>
    <w:rsid w:val="52661A68"/>
    <w:rsid w:val="526E84C9"/>
    <w:rsid w:val="527A9760"/>
    <w:rsid w:val="528879D3"/>
    <w:rsid w:val="528A9833"/>
    <w:rsid w:val="528D393E"/>
    <w:rsid w:val="528E06BC"/>
    <w:rsid w:val="528ECF44"/>
    <w:rsid w:val="52903634"/>
    <w:rsid w:val="5293085F"/>
    <w:rsid w:val="529654E7"/>
    <w:rsid w:val="52966C3C"/>
    <w:rsid w:val="5299B5D9"/>
    <w:rsid w:val="529B14CA"/>
    <w:rsid w:val="529C4A27"/>
    <w:rsid w:val="529D92AA"/>
    <w:rsid w:val="52A11218"/>
    <w:rsid w:val="52B3158A"/>
    <w:rsid w:val="52BA5FCE"/>
    <w:rsid w:val="52BD9876"/>
    <w:rsid w:val="52BDD9E0"/>
    <w:rsid w:val="52CC9CF7"/>
    <w:rsid w:val="52CDAD48"/>
    <w:rsid w:val="52D45CF3"/>
    <w:rsid w:val="52D4F949"/>
    <w:rsid w:val="52DCA58C"/>
    <w:rsid w:val="52E18814"/>
    <w:rsid w:val="52EE7E2E"/>
    <w:rsid w:val="52F8390D"/>
    <w:rsid w:val="52F9BE73"/>
    <w:rsid w:val="52FDDFEF"/>
    <w:rsid w:val="52FE853D"/>
    <w:rsid w:val="5308A112"/>
    <w:rsid w:val="5308E6AF"/>
    <w:rsid w:val="5314EAF6"/>
    <w:rsid w:val="531B62B0"/>
    <w:rsid w:val="531F4953"/>
    <w:rsid w:val="5320486A"/>
    <w:rsid w:val="532170DA"/>
    <w:rsid w:val="532F168F"/>
    <w:rsid w:val="53386617"/>
    <w:rsid w:val="533BE024"/>
    <w:rsid w:val="533CA6C8"/>
    <w:rsid w:val="533CD801"/>
    <w:rsid w:val="533D9CC0"/>
    <w:rsid w:val="5340BB91"/>
    <w:rsid w:val="534CF804"/>
    <w:rsid w:val="534F3710"/>
    <w:rsid w:val="5359A5DC"/>
    <w:rsid w:val="535E1C5B"/>
    <w:rsid w:val="53682897"/>
    <w:rsid w:val="53687EBC"/>
    <w:rsid w:val="5371D287"/>
    <w:rsid w:val="537421FC"/>
    <w:rsid w:val="5374F0D3"/>
    <w:rsid w:val="53754E4A"/>
    <w:rsid w:val="537846E5"/>
    <w:rsid w:val="537D4589"/>
    <w:rsid w:val="53821409"/>
    <w:rsid w:val="538855D2"/>
    <w:rsid w:val="5392D49B"/>
    <w:rsid w:val="5394DE2F"/>
    <w:rsid w:val="53A697D2"/>
    <w:rsid w:val="53A71179"/>
    <w:rsid w:val="53AE7139"/>
    <w:rsid w:val="53B3E88D"/>
    <w:rsid w:val="53BEC200"/>
    <w:rsid w:val="53C465F4"/>
    <w:rsid w:val="53CE6533"/>
    <w:rsid w:val="53DBA475"/>
    <w:rsid w:val="53DBCD3F"/>
    <w:rsid w:val="53DE43E0"/>
    <w:rsid w:val="53F07565"/>
    <w:rsid w:val="53F17293"/>
    <w:rsid w:val="53F3DDA1"/>
    <w:rsid w:val="53FAD4C7"/>
    <w:rsid w:val="5402D0A7"/>
    <w:rsid w:val="5408BA28"/>
    <w:rsid w:val="540D85EC"/>
    <w:rsid w:val="5419E7D3"/>
    <w:rsid w:val="542171BB"/>
    <w:rsid w:val="54240D1D"/>
    <w:rsid w:val="542822CE"/>
    <w:rsid w:val="54285BC7"/>
    <w:rsid w:val="542A0447"/>
    <w:rsid w:val="542D4B13"/>
    <w:rsid w:val="5430ED7F"/>
    <w:rsid w:val="543295C6"/>
    <w:rsid w:val="5432F646"/>
    <w:rsid w:val="5434919E"/>
    <w:rsid w:val="543912C1"/>
    <w:rsid w:val="543AA97E"/>
    <w:rsid w:val="543EC683"/>
    <w:rsid w:val="543F1460"/>
    <w:rsid w:val="5442F2EA"/>
    <w:rsid w:val="54437DE1"/>
    <w:rsid w:val="544A27A1"/>
    <w:rsid w:val="544A29EA"/>
    <w:rsid w:val="544A33E0"/>
    <w:rsid w:val="544D86C9"/>
    <w:rsid w:val="544E5246"/>
    <w:rsid w:val="5451FB7B"/>
    <w:rsid w:val="54534C06"/>
    <w:rsid w:val="5456564B"/>
    <w:rsid w:val="5456B136"/>
    <w:rsid w:val="5464698B"/>
    <w:rsid w:val="5465B9E4"/>
    <w:rsid w:val="54669787"/>
    <w:rsid w:val="5466CEE8"/>
    <w:rsid w:val="546BD788"/>
    <w:rsid w:val="546E1516"/>
    <w:rsid w:val="547B8134"/>
    <w:rsid w:val="5487A465"/>
    <w:rsid w:val="548D79BD"/>
    <w:rsid w:val="5493C6BA"/>
    <w:rsid w:val="5496027E"/>
    <w:rsid w:val="549876EA"/>
    <w:rsid w:val="54993BC2"/>
    <w:rsid w:val="549B2ABC"/>
    <w:rsid w:val="549E87DE"/>
    <w:rsid w:val="54A21991"/>
    <w:rsid w:val="54AD902F"/>
    <w:rsid w:val="54AED043"/>
    <w:rsid w:val="54B64F48"/>
    <w:rsid w:val="54B7C1B1"/>
    <w:rsid w:val="54BAB387"/>
    <w:rsid w:val="54BF74EF"/>
    <w:rsid w:val="54C42C83"/>
    <w:rsid w:val="54D2CED2"/>
    <w:rsid w:val="54D68E9D"/>
    <w:rsid w:val="54D775C9"/>
    <w:rsid w:val="54D89792"/>
    <w:rsid w:val="54D99243"/>
    <w:rsid w:val="54DC62F5"/>
    <w:rsid w:val="54DD93CB"/>
    <w:rsid w:val="54DF238A"/>
    <w:rsid w:val="54E28CDA"/>
    <w:rsid w:val="54EED3C7"/>
    <w:rsid w:val="54F0E562"/>
    <w:rsid w:val="54F3E3F5"/>
    <w:rsid w:val="5501C827"/>
    <w:rsid w:val="550634B4"/>
    <w:rsid w:val="550745B5"/>
    <w:rsid w:val="55091B65"/>
    <w:rsid w:val="550C5696"/>
    <w:rsid w:val="550D8165"/>
    <w:rsid w:val="550E0838"/>
    <w:rsid w:val="55174F6E"/>
    <w:rsid w:val="5519A9F1"/>
    <w:rsid w:val="5522645E"/>
    <w:rsid w:val="5525AB13"/>
    <w:rsid w:val="5528EF72"/>
    <w:rsid w:val="55298447"/>
    <w:rsid w:val="55346C4F"/>
    <w:rsid w:val="55380238"/>
    <w:rsid w:val="55398A40"/>
    <w:rsid w:val="553EAFFF"/>
    <w:rsid w:val="553FFA99"/>
    <w:rsid w:val="55409501"/>
    <w:rsid w:val="5541F0DA"/>
    <w:rsid w:val="554360AE"/>
    <w:rsid w:val="55492E69"/>
    <w:rsid w:val="554957B0"/>
    <w:rsid w:val="55594B63"/>
    <w:rsid w:val="556104C5"/>
    <w:rsid w:val="55677045"/>
    <w:rsid w:val="5567B52C"/>
    <w:rsid w:val="556FBBAF"/>
    <w:rsid w:val="557872BB"/>
    <w:rsid w:val="55790C42"/>
    <w:rsid w:val="557FA854"/>
    <w:rsid w:val="5580AC61"/>
    <w:rsid w:val="55810B34"/>
    <w:rsid w:val="558536DE"/>
    <w:rsid w:val="55865F07"/>
    <w:rsid w:val="5587FBCC"/>
    <w:rsid w:val="558990F9"/>
    <w:rsid w:val="55913F61"/>
    <w:rsid w:val="5591466B"/>
    <w:rsid w:val="55986761"/>
    <w:rsid w:val="559EDB13"/>
    <w:rsid w:val="55A489ED"/>
    <w:rsid w:val="55A8AB5E"/>
    <w:rsid w:val="55AB0F04"/>
    <w:rsid w:val="55AE174A"/>
    <w:rsid w:val="55B6C2D8"/>
    <w:rsid w:val="55BBE2AE"/>
    <w:rsid w:val="55BC8B7B"/>
    <w:rsid w:val="55C7A079"/>
    <w:rsid w:val="55DDFC5F"/>
    <w:rsid w:val="55E56BFF"/>
    <w:rsid w:val="55EA2F21"/>
    <w:rsid w:val="55F407E0"/>
    <w:rsid w:val="55F4C2B6"/>
    <w:rsid w:val="560A0023"/>
    <w:rsid w:val="560A0783"/>
    <w:rsid w:val="5610EF37"/>
    <w:rsid w:val="5619FD89"/>
    <w:rsid w:val="561EC2D8"/>
    <w:rsid w:val="561EF533"/>
    <w:rsid w:val="562629ED"/>
    <w:rsid w:val="5626B10A"/>
    <w:rsid w:val="56274D47"/>
    <w:rsid w:val="56292E9B"/>
    <w:rsid w:val="562ACB2B"/>
    <w:rsid w:val="562B0BDE"/>
    <w:rsid w:val="562E7911"/>
    <w:rsid w:val="563CA11D"/>
    <w:rsid w:val="563D33E3"/>
    <w:rsid w:val="5641E877"/>
    <w:rsid w:val="564A67EC"/>
    <w:rsid w:val="56566D1D"/>
    <w:rsid w:val="565CA092"/>
    <w:rsid w:val="5662F4A3"/>
    <w:rsid w:val="5665D646"/>
    <w:rsid w:val="566937D6"/>
    <w:rsid w:val="566F8A56"/>
    <w:rsid w:val="5671E3FC"/>
    <w:rsid w:val="56755FEB"/>
    <w:rsid w:val="567B277F"/>
    <w:rsid w:val="5681FE97"/>
    <w:rsid w:val="5694E7DA"/>
    <w:rsid w:val="569E3515"/>
    <w:rsid w:val="56A005DB"/>
    <w:rsid w:val="56A17B2A"/>
    <w:rsid w:val="56AB0AB0"/>
    <w:rsid w:val="56B9A2C0"/>
    <w:rsid w:val="56B9C4B4"/>
    <w:rsid w:val="56C45AE0"/>
    <w:rsid w:val="56C9F679"/>
    <w:rsid w:val="56CC3575"/>
    <w:rsid w:val="56CC5B17"/>
    <w:rsid w:val="56DA3FD6"/>
    <w:rsid w:val="56E2CED5"/>
    <w:rsid w:val="56E8B522"/>
    <w:rsid w:val="56E9625C"/>
    <w:rsid w:val="56EBA9D0"/>
    <w:rsid w:val="56ED4538"/>
    <w:rsid w:val="56EFCF27"/>
    <w:rsid w:val="56F645B3"/>
    <w:rsid w:val="5701F941"/>
    <w:rsid w:val="57085295"/>
    <w:rsid w:val="5708C36F"/>
    <w:rsid w:val="570B47C6"/>
    <w:rsid w:val="570BFBE9"/>
    <w:rsid w:val="57160A60"/>
    <w:rsid w:val="57249029"/>
    <w:rsid w:val="57276711"/>
    <w:rsid w:val="5729684C"/>
    <w:rsid w:val="572B2618"/>
    <w:rsid w:val="573885C4"/>
    <w:rsid w:val="573C6FD2"/>
    <w:rsid w:val="57412949"/>
    <w:rsid w:val="574B462E"/>
    <w:rsid w:val="5759D093"/>
    <w:rsid w:val="575B476A"/>
    <w:rsid w:val="57656340"/>
    <w:rsid w:val="5767E66B"/>
    <w:rsid w:val="57685621"/>
    <w:rsid w:val="57695D30"/>
    <w:rsid w:val="57727989"/>
    <w:rsid w:val="577A0120"/>
    <w:rsid w:val="577A12C1"/>
    <w:rsid w:val="577FABE9"/>
    <w:rsid w:val="57802446"/>
    <w:rsid w:val="57832F5C"/>
    <w:rsid w:val="57848A36"/>
    <w:rsid w:val="578533B7"/>
    <w:rsid w:val="578C5931"/>
    <w:rsid w:val="578CC0D2"/>
    <w:rsid w:val="578FA19D"/>
    <w:rsid w:val="5791D0E6"/>
    <w:rsid w:val="5799791B"/>
    <w:rsid w:val="579A6DA0"/>
    <w:rsid w:val="579C4BC9"/>
    <w:rsid w:val="57A11098"/>
    <w:rsid w:val="57A6C180"/>
    <w:rsid w:val="57A76A52"/>
    <w:rsid w:val="57AC75E3"/>
    <w:rsid w:val="57AC8499"/>
    <w:rsid w:val="57AE394C"/>
    <w:rsid w:val="57B46CB4"/>
    <w:rsid w:val="57B64368"/>
    <w:rsid w:val="57B647B6"/>
    <w:rsid w:val="57BA7AEF"/>
    <w:rsid w:val="57BCFDE5"/>
    <w:rsid w:val="57CD126E"/>
    <w:rsid w:val="57D24ECC"/>
    <w:rsid w:val="57D57981"/>
    <w:rsid w:val="57D5EF1D"/>
    <w:rsid w:val="57DDA85F"/>
    <w:rsid w:val="57E2E5AB"/>
    <w:rsid w:val="57E494DD"/>
    <w:rsid w:val="57ED686C"/>
    <w:rsid w:val="57EEF5D4"/>
    <w:rsid w:val="57F76A7F"/>
    <w:rsid w:val="57F8ED08"/>
    <w:rsid w:val="5801C7CA"/>
    <w:rsid w:val="580D42F6"/>
    <w:rsid w:val="580EC6F3"/>
    <w:rsid w:val="580FA642"/>
    <w:rsid w:val="58185E1C"/>
    <w:rsid w:val="5824BFF5"/>
    <w:rsid w:val="58255B22"/>
    <w:rsid w:val="5827B6BC"/>
    <w:rsid w:val="582B486D"/>
    <w:rsid w:val="582D9874"/>
    <w:rsid w:val="583073D2"/>
    <w:rsid w:val="5832AFED"/>
    <w:rsid w:val="5836033C"/>
    <w:rsid w:val="583A2A1B"/>
    <w:rsid w:val="583CCCC6"/>
    <w:rsid w:val="583F7429"/>
    <w:rsid w:val="5840BAF5"/>
    <w:rsid w:val="58415DEC"/>
    <w:rsid w:val="58434D00"/>
    <w:rsid w:val="58441F28"/>
    <w:rsid w:val="58535153"/>
    <w:rsid w:val="5859DFE8"/>
    <w:rsid w:val="585CB392"/>
    <w:rsid w:val="5863C726"/>
    <w:rsid w:val="586658E8"/>
    <w:rsid w:val="586843A0"/>
    <w:rsid w:val="586E4AED"/>
    <w:rsid w:val="587B0736"/>
    <w:rsid w:val="587CD821"/>
    <w:rsid w:val="588152E9"/>
    <w:rsid w:val="5881BD65"/>
    <w:rsid w:val="58825A2B"/>
    <w:rsid w:val="588552BE"/>
    <w:rsid w:val="5888D632"/>
    <w:rsid w:val="588A93CC"/>
    <w:rsid w:val="5896F210"/>
    <w:rsid w:val="58A1D656"/>
    <w:rsid w:val="58B234FE"/>
    <w:rsid w:val="58B5DEA6"/>
    <w:rsid w:val="58BBAC9C"/>
    <w:rsid w:val="58BE233E"/>
    <w:rsid w:val="58C07524"/>
    <w:rsid w:val="58C23798"/>
    <w:rsid w:val="58D0B271"/>
    <w:rsid w:val="58D19DF5"/>
    <w:rsid w:val="58E469F3"/>
    <w:rsid w:val="58E6C5B5"/>
    <w:rsid w:val="58FCEB16"/>
    <w:rsid w:val="5900BEF0"/>
    <w:rsid w:val="5904DFD1"/>
    <w:rsid w:val="59111056"/>
    <w:rsid w:val="591BADB3"/>
    <w:rsid w:val="592153DF"/>
    <w:rsid w:val="59223392"/>
    <w:rsid w:val="592A1476"/>
    <w:rsid w:val="5931B63D"/>
    <w:rsid w:val="593E5B91"/>
    <w:rsid w:val="594ACC0F"/>
    <w:rsid w:val="594B4449"/>
    <w:rsid w:val="5954AA5B"/>
    <w:rsid w:val="5955DBEE"/>
    <w:rsid w:val="595EFA86"/>
    <w:rsid w:val="5968469A"/>
    <w:rsid w:val="596A4B4C"/>
    <w:rsid w:val="596C1D9D"/>
    <w:rsid w:val="596D9C69"/>
    <w:rsid w:val="596E8589"/>
    <w:rsid w:val="597CCB90"/>
    <w:rsid w:val="59868886"/>
    <w:rsid w:val="598A204A"/>
    <w:rsid w:val="59937C5E"/>
    <w:rsid w:val="5994AD0B"/>
    <w:rsid w:val="59988BCD"/>
    <w:rsid w:val="599B628C"/>
    <w:rsid w:val="599FA870"/>
    <w:rsid w:val="59AD989F"/>
    <w:rsid w:val="59B05E37"/>
    <w:rsid w:val="59C4FEF6"/>
    <w:rsid w:val="59D2467F"/>
    <w:rsid w:val="59E535D0"/>
    <w:rsid w:val="59EF7429"/>
    <w:rsid w:val="59F08106"/>
    <w:rsid w:val="59F75007"/>
    <w:rsid w:val="59F81D9E"/>
    <w:rsid w:val="59F87FA9"/>
    <w:rsid w:val="59FA4E1D"/>
    <w:rsid w:val="59FB79E6"/>
    <w:rsid w:val="59FD365F"/>
    <w:rsid w:val="5A033744"/>
    <w:rsid w:val="5A0536DD"/>
    <w:rsid w:val="5A0D66A8"/>
    <w:rsid w:val="5A10BAA2"/>
    <w:rsid w:val="5A11A3F9"/>
    <w:rsid w:val="5A13A014"/>
    <w:rsid w:val="5A164859"/>
    <w:rsid w:val="5A191F72"/>
    <w:rsid w:val="5A20C13F"/>
    <w:rsid w:val="5A23F14D"/>
    <w:rsid w:val="5A241FF9"/>
    <w:rsid w:val="5A2F011F"/>
    <w:rsid w:val="5A327783"/>
    <w:rsid w:val="5A381D3F"/>
    <w:rsid w:val="5A3990BD"/>
    <w:rsid w:val="5A3A6D36"/>
    <w:rsid w:val="5A3B2DA4"/>
    <w:rsid w:val="5A3EE076"/>
    <w:rsid w:val="5A3F15F9"/>
    <w:rsid w:val="5A4354C6"/>
    <w:rsid w:val="5A483153"/>
    <w:rsid w:val="5A4849A6"/>
    <w:rsid w:val="5A55E95A"/>
    <w:rsid w:val="5A6813D9"/>
    <w:rsid w:val="5A73D02D"/>
    <w:rsid w:val="5A758698"/>
    <w:rsid w:val="5A783356"/>
    <w:rsid w:val="5A7B4AA5"/>
    <w:rsid w:val="5A7D96F1"/>
    <w:rsid w:val="5A84C0FD"/>
    <w:rsid w:val="5A896CCC"/>
    <w:rsid w:val="5A9420D3"/>
    <w:rsid w:val="5A9645BB"/>
    <w:rsid w:val="5A9881CE"/>
    <w:rsid w:val="5AA3C158"/>
    <w:rsid w:val="5AA4AA31"/>
    <w:rsid w:val="5AA807E1"/>
    <w:rsid w:val="5AAD3FA1"/>
    <w:rsid w:val="5AB297F8"/>
    <w:rsid w:val="5AB39A7B"/>
    <w:rsid w:val="5AB42E57"/>
    <w:rsid w:val="5ABB57B3"/>
    <w:rsid w:val="5ABBAFC5"/>
    <w:rsid w:val="5AC0B9E8"/>
    <w:rsid w:val="5AC12DE3"/>
    <w:rsid w:val="5AD12E6E"/>
    <w:rsid w:val="5AE0037F"/>
    <w:rsid w:val="5AE28367"/>
    <w:rsid w:val="5AE5883E"/>
    <w:rsid w:val="5AE8CF5E"/>
    <w:rsid w:val="5AE99AAF"/>
    <w:rsid w:val="5AECE9C2"/>
    <w:rsid w:val="5AED2A5A"/>
    <w:rsid w:val="5AF213F0"/>
    <w:rsid w:val="5AF6EBF4"/>
    <w:rsid w:val="5AFADCE9"/>
    <w:rsid w:val="5B04B015"/>
    <w:rsid w:val="5B056696"/>
    <w:rsid w:val="5B076CA1"/>
    <w:rsid w:val="5B09E37C"/>
    <w:rsid w:val="5B2425D2"/>
    <w:rsid w:val="5B2A2B54"/>
    <w:rsid w:val="5B30DC57"/>
    <w:rsid w:val="5B31DD98"/>
    <w:rsid w:val="5B34A516"/>
    <w:rsid w:val="5B34D6BF"/>
    <w:rsid w:val="5B3DA1E7"/>
    <w:rsid w:val="5B465B34"/>
    <w:rsid w:val="5B468361"/>
    <w:rsid w:val="5B4D2882"/>
    <w:rsid w:val="5B50A53F"/>
    <w:rsid w:val="5B52E937"/>
    <w:rsid w:val="5B550296"/>
    <w:rsid w:val="5B581C0D"/>
    <w:rsid w:val="5B68A037"/>
    <w:rsid w:val="5B68E8FB"/>
    <w:rsid w:val="5B690EC0"/>
    <w:rsid w:val="5B6A0DDD"/>
    <w:rsid w:val="5B6B36DF"/>
    <w:rsid w:val="5B6BD937"/>
    <w:rsid w:val="5B6EF6AD"/>
    <w:rsid w:val="5B7061A0"/>
    <w:rsid w:val="5B8391E2"/>
    <w:rsid w:val="5B8E396F"/>
    <w:rsid w:val="5B919FBB"/>
    <w:rsid w:val="5B99B7FC"/>
    <w:rsid w:val="5BA06A30"/>
    <w:rsid w:val="5BA0CD6C"/>
    <w:rsid w:val="5BB4BC12"/>
    <w:rsid w:val="5BB82AD0"/>
    <w:rsid w:val="5BBD53E0"/>
    <w:rsid w:val="5BBE012B"/>
    <w:rsid w:val="5BD066CC"/>
    <w:rsid w:val="5BD25CDC"/>
    <w:rsid w:val="5BD4B1BB"/>
    <w:rsid w:val="5BD593C1"/>
    <w:rsid w:val="5BDEA089"/>
    <w:rsid w:val="5BE1967E"/>
    <w:rsid w:val="5BE6244D"/>
    <w:rsid w:val="5BE6D525"/>
    <w:rsid w:val="5BE8D2D9"/>
    <w:rsid w:val="5BEAC8F3"/>
    <w:rsid w:val="5BF02793"/>
    <w:rsid w:val="5BF77A64"/>
    <w:rsid w:val="5BF9478A"/>
    <w:rsid w:val="5BF9E366"/>
    <w:rsid w:val="5BFA7FAE"/>
    <w:rsid w:val="5C017902"/>
    <w:rsid w:val="5C035405"/>
    <w:rsid w:val="5C052536"/>
    <w:rsid w:val="5C087F29"/>
    <w:rsid w:val="5C088FD7"/>
    <w:rsid w:val="5C12470E"/>
    <w:rsid w:val="5C155137"/>
    <w:rsid w:val="5C198EBD"/>
    <w:rsid w:val="5C20C6E1"/>
    <w:rsid w:val="5C236062"/>
    <w:rsid w:val="5C28844C"/>
    <w:rsid w:val="5C2A74E0"/>
    <w:rsid w:val="5C2FAE04"/>
    <w:rsid w:val="5C31C16A"/>
    <w:rsid w:val="5C349039"/>
    <w:rsid w:val="5C3C186D"/>
    <w:rsid w:val="5C3DB10D"/>
    <w:rsid w:val="5C401C2D"/>
    <w:rsid w:val="5C43030B"/>
    <w:rsid w:val="5C4F13F8"/>
    <w:rsid w:val="5C50B2B1"/>
    <w:rsid w:val="5C524333"/>
    <w:rsid w:val="5C5A4A1E"/>
    <w:rsid w:val="5C5BA6B2"/>
    <w:rsid w:val="5C616903"/>
    <w:rsid w:val="5C6824D7"/>
    <w:rsid w:val="5C6CA3D5"/>
    <w:rsid w:val="5C6E6511"/>
    <w:rsid w:val="5C716DA6"/>
    <w:rsid w:val="5C750FCE"/>
    <w:rsid w:val="5C7C75DE"/>
    <w:rsid w:val="5C7F637F"/>
    <w:rsid w:val="5C8400E4"/>
    <w:rsid w:val="5C8599A9"/>
    <w:rsid w:val="5C86516B"/>
    <w:rsid w:val="5C887D3E"/>
    <w:rsid w:val="5C8E430C"/>
    <w:rsid w:val="5C921589"/>
    <w:rsid w:val="5C949196"/>
    <w:rsid w:val="5C9FEBDE"/>
    <w:rsid w:val="5CA3474E"/>
    <w:rsid w:val="5CA936BE"/>
    <w:rsid w:val="5CB0E25B"/>
    <w:rsid w:val="5CB1EA68"/>
    <w:rsid w:val="5CB41BBC"/>
    <w:rsid w:val="5CC699E6"/>
    <w:rsid w:val="5CCAA7B3"/>
    <w:rsid w:val="5CCE2665"/>
    <w:rsid w:val="5CDA6A6D"/>
    <w:rsid w:val="5CDA91EA"/>
    <w:rsid w:val="5CDAD6DD"/>
    <w:rsid w:val="5CE786DC"/>
    <w:rsid w:val="5CED363D"/>
    <w:rsid w:val="5CEE94EF"/>
    <w:rsid w:val="5CF30A9B"/>
    <w:rsid w:val="5CF3BBAB"/>
    <w:rsid w:val="5CFDEDF0"/>
    <w:rsid w:val="5D00E7BA"/>
    <w:rsid w:val="5D0450A2"/>
    <w:rsid w:val="5D0594D4"/>
    <w:rsid w:val="5D08E13F"/>
    <w:rsid w:val="5D09933A"/>
    <w:rsid w:val="5D0CD2CF"/>
    <w:rsid w:val="5D0EAA65"/>
    <w:rsid w:val="5D0EE2FC"/>
    <w:rsid w:val="5D13E89B"/>
    <w:rsid w:val="5D15321F"/>
    <w:rsid w:val="5D1A8848"/>
    <w:rsid w:val="5D1AF906"/>
    <w:rsid w:val="5D1B6EAF"/>
    <w:rsid w:val="5D1BE913"/>
    <w:rsid w:val="5D20CFCB"/>
    <w:rsid w:val="5D36880D"/>
    <w:rsid w:val="5D39AFD3"/>
    <w:rsid w:val="5D3A7AB9"/>
    <w:rsid w:val="5D3C82D6"/>
    <w:rsid w:val="5D3C8DB8"/>
    <w:rsid w:val="5D406B67"/>
    <w:rsid w:val="5D469408"/>
    <w:rsid w:val="5D490862"/>
    <w:rsid w:val="5D497697"/>
    <w:rsid w:val="5D5A149B"/>
    <w:rsid w:val="5D621499"/>
    <w:rsid w:val="5D62F09C"/>
    <w:rsid w:val="5D671C34"/>
    <w:rsid w:val="5D6C1988"/>
    <w:rsid w:val="5D718077"/>
    <w:rsid w:val="5D786BF4"/>
    <w:rsid w:val="5D7B66B7"/>
    <w:rsid w:val="5D7EF978"/>
    <w:rsid w:val="5D80CC0F"/>
    <w:rsid w:val="5D864ED3"/>
    <w:rsid w:val="5D937F70"/>
    <w:rsid w:val="5D95F6E9"/>
    <w:rsid w:val="5D968A03"/>
    <w:rsid w:val="5D973391"/>
    <w:rsid w:val="5D984FB3"/>
    <w:rsid w:val="5D985CFF"/>
    <w:rsid w:val="5D9BF46F"/>
    <w:rsid w:val="5D9CAE1B"/>
    <w:rsid w:val="5DAE5AF3"/>
    <w:rsid w:val="5DB90F78"/>
    <w:rsid w:val="5DB93490"/>
    <w:rsid w:val="5DBAA988"/>
    <w:rsid w:val="5DBEBFC3"/>
    <w:rsid w:val="5DBF1099"/>
    <w:rsid w:val="5DC1551D"/>
    <w:rsid w:val="5DC30D75"/>
    <w:rsid w:val="5DC4C001"/>
    <w:rsid w:val="5DC5A0B0"/>
    <w:rsid w:val="5DC6D433"/>
    <w:rsid w:val="5DC71D98"/>
    <w:rsid w:val="5DCB8C4D"/>
    <w:rsid w:val="5DCBDC95"/>
    <w:rsid w:val="5DCC9EF8"/>
    <w:rsid w:val="5DCD2E1F"/>
    <w:rsid w:val="5DD21B6D"/>
    <w:rsid w:val="5DD3E1FF"/>
    <w:rsid w:val="5DD9653A"/>
    <w:rsid w:val="5DDB4BE7"/>
    <w:rsid w:val="5DDC616E"/>
    <w:rsid w:val="5DE2B6A5"/>
    <w:rsid w:val="5DEB5370"/>
    <w:rsid w:val="5DFEF6CD"/>
    <w:rsid w:val="5E022841"/>
    <w:rsid w:val="5E02C74F"/>
    <w:rsid w:val="5E068F98"/>
    <w:rsid w:val="5E13679A"/>
    <w:rsid w:val="5E198BCC"/>
    <w:rsid w:val="5E201619"/>
    <w:rsid w:val="5E2836F6"/>
    <w:rsid w:val="5E2AB822"/>
    <w:rsid w:val="5E30BC5C"/>
    <w:rsid w:val="5E327D5B"/>
    <w:rsid w:val="5E426CAE"/>
    <w:rsid w:val="5E432F2C"/>
    <w:rsid w:val="5E558B4D"/>
    <w:rsid w:val="5E563275"/>
    <w:rsid w:val="5E61C807"/>
    <w:rsid w:val="5E63AC1A"/>
    <w:rsid w:val="5E6DEF07"/>
    <w:rsid w:val="5E7AD0FB"/>
    <w:rsid w:val="5E7CA6BC"/>
    <w:rsid w:val="5E876C4B"/>
    <w:rsid w:val="5E8CD752"/>
    <w:rsid w:val="5E8DD0C9"/>
    <w:rsid w:val="5E93388A"/>
    <w:rsid w:val="5EA94FF9"/>
    <w:rsid w:val="5EB0062C"/>
    <w:rsid w:val="5EB0C387"/>
    <w:rsid w:val="5EB1614B"/>
    <w:rsid w:val="5EB61CD4"/>
    <w:rsid w:val="5EB94FC9"/>
    <w:rsid w:val="5EBB71F5"/>
    <w:rsid w:val="5EBE78A3"/>
    <w:rsid w:val="5EC0BD02"/>
    <w:rsid w:val="5EC0C069"/>
    <w:rsid w:val="5EC9952B"/>
    <w:rsid w:val="5ED2D438"/>
    <w:rsid w:val="5ED5882C"/>
    <w:rsid w:val="5EDA5A8A"/>
    <w:rsid w:val="5EDAE3A1"/>
    <w:rsid w:val="5EDBD2C3"/>
    <w:rsid w:val="5EDCFAE2"/>
    <w:rsid w:val="5EE15BA5"/>
    <w:rsid w:val="5EE2FB0C"/>
    <w:rsid w:val="5EFBAE60"/>
    <w:rsid w:val="5EFCDFE6"/>
    <w:rsid w:val="5EFF520E"/>
    <w:rsid w:val="5F09F7FA"/>
    <w:rsid w:val="5F0C808B"/>
    <w:rsid w:val="5F0D4695"/>
    <w:rsid w:val="5F13D769"/>
    <w:rsid w:val="5F18F7B2"/>
    <w:rsid w:val="5F2377EC"/>
    <w:rsid w:val="5F23849B"/>
    <w:rsid w:val="5F2B7A26"/>
    <w:rsid w:val="5F323305"/>
    <w:rsid w:val="5F32D6C9"/>
    <w:rsid w:val="5F351AE3"/>
    <w:rsid w:val="5F3A3FD1"/>
    <w:rsid w:val="5F4247EF"/>
    <w:rsid w:val="5F426C83"/>
    <w:rsid w:val="5F599C83"/>
    <w:rsid w:val="5F65A38C"/>
    <w:rsid w:val="5F65A5EF"/>
    <w:rsid w:val="5F688574"/>
    <w:rsid w:val="5F6B54DB"/>
    <w:rsid w:val="5F78E933"/>
    <w:rsid w:val="5F7B48CA"/>
    <w:rsid w:val="5F81F385"/>
    <w:rsid w:val="5F83DD73"/>
    <w:rsid w:val="5F853138"/>
    <w:rsid w:val="5F8BE236"/>
    <w:rsid w:val="5F8C26EE"/>
    <w:rsid w:val="5F8CC7E0"/>
    <w:rsid w:val="5F8D06EA"/>
    <w:rsid w:val="5F99E7FF"/>
    <w:rsid w:val="5F9AF670"/>
    <w:rsid w:val="5FA308C9"/>
    <w:rsid w:val="5FA5AD34"/>
    <w:rsid w:val="5FA824C4"/>
    <w:rsid w:val="5FAA585A"/>
    <w:rsid w:val="5FAC510B"/>
    <w:rsid w:val="5FAE6B34"/>
    <w:rsid w:val="5FB028D3"/>
    <w:rsid w:val="5FB38FE0"/>
    <w:rsid w:val="5FB4FFD5"/>
    <w:rsid w:val="5FB7E82E"/>
    <w:rsid w:val="5FC67C0C"/>
    <w:rsid w:val="5FCD6772"/>
    <w:rsid w:val="5FD34682"/>
    <w:rsid w:val="5FD4D744"/>
    <w:rsid w:val="5FDAF889"/>
    <w:rsid w:val="5FE7BD82"/>
    <w:rsid w:val="5FE8C0C8"/>
    <w:rsid w:val="5FEA3192"/>
    <w:rsid w:val="5FEE6A5F"/>
    <w:rsid w:val="5FFC3BEB"/>
    <w:rsid w:val="5FFC3FC3"/>
    <w:rsid w:val="5FFC6648"/>
    <w:rsid w:val="5FFD5BB2"/>
    <w:rsid w:val="5FFDC075"/>
    <w:rsid w:val="5FFEA404"/>
    <w:rsid w:val="60179692"/>
    <w:rsid w:val="60191ACE"/>
    <w:rsid w:val="602576B2"/>
    <w:rsid w:val="602867EA"/>
    <w:rsid w:val="60310C9C"/>
    <w:rsid w:val="60452478"/>
    <w:rsid w:val="604C4BF6"/>
    <w:rsid w:val="604CEE8F"/>
    <w:rsid w:val="604E7A32"/>
    <w:rsid w:val="604FE3D2"/>
    <w:rsid w:val="6051A70A"/>
    <w:rsid w:val="6054363D"/>
    <w:rsid w:val="6056F9E8"/>
    <w:rsid w:val="60591B6D"/>
    <w:rsid w:val="605D65B5"/>
    <w:rsid w:val="605EFCCD"/>
    <w:rsid w:val="606079E1"/>
    <w:rsid w:val="60646BE0"/>
    <w:rsid w:val="60663B5D"/>
    <w:rsid w:val="6068DCC7"/>
    <w:rsid w:val="607805F5"/>
    <w:rsid w:val="607E5354"/>
    <w:rsid w:val="607F053F"/>
    <w:rsid w:val="6086B466"/>
    <w:rsid w:val="6088B616"/>
    <w:rsid w:val="608A607F"/>
    <w:rsid w:val="608FE061"/>
    <w:rsid w:val="608FEF98"/>
    <w:rsid w:val="609A7ABA"/>
    <w:rsid w:val="609A9427"/>
    <w:rsid w:val="609B6CA0"/>
    <w:rsid w:val="60A5492D"/>
    <w:rsid w:val="60AB20B6"/>
    <w:rsid w:val="60AC889E"/>
    <w:rsid w:val="60AC9618"/>
    <w:rsid w:val="60AFED83"/>
    <w:rsid w:val="60B128B1"/>
    <w:rsid w:val="60B1AF8B"/>
    <w:rsid w:val="60B7E5DE"/>
    <w:rsid w:val="60C216FE"/>
    <w:rsid w:val="60C25B99"/>
    <w:rsid w:val="60CE3B72"/>
    <w:rsid w:val="60CFC5B0"/>
    <w:rsid w:val="60D02178"/>
    <w:rsid w:val="60D08673"/>
    <w:rsid w:val="60D28204"/>
    <w:rsid w:val="60D288DF"/>
    <w:rsid w:val="60D87F39"/>
    <w:rsid w:val="60D894C8"/>
    <w:rsid w:val="60DAAEC3"/>
    <w:rsid w:val="60DF8538"/>
    <w:rsid w:val="60E55836"/>
    <w:rsid w:val="60E64554"/>
    <w:rsid w:val="60EBC5BF"/>
    <w:rsid w:val="60EDADAE"/>
    <w:rsid w:val="60F0E209"/>
    <w:rsid w:val="60F229A5"/>
    <w:rsid w:val="60F3D328"/>
    <w:rsid w:val="60F4F064"/>
    <w:rsid w:val="60FA94A9"/>
    <w:rsid w:val="60FB3C5E"/>
    <w:rsid w:val="60FC3C8F"/>
    <w:rsid w:val="60FE9E3E"/>
    <w:rsid w:val="610488E0"/>
    <w:rsid w:val="610B02A2"/>
    <w:rsid w:val="610C1DBC"/>
    <w:rsid w:val="61168E72"/>
    <w:rsid w:val="611BBB88"/>
    <w:rsid w:val="61218589"/>
    <w:rsid w:val="6121E3DD"/>
    <w:rsid w:val="6128EBCA"/>
    <w:rsid w:val="6129552B"/>
    <w:rsid w:val="612A1C4D"/>
    <w:rsid w:val="612AF1EF"/>
    <w:rsid w:val="612D6DBE"/>
    <w:rsid w:val="6133795E"/>
    <w:rsid w:val="6136F092"/>
    <w:rsid w:val="613B9608"/>
    <w:rsid w:val="613CF7BC"/>
    <w:rsid w:val="614F2388"/>
    <w:rsid w:val="614FD961"/>
    <w:rsid w:val="6159075D"/>
    <w:rsid w:val="615CF260"/>
    <w:rsid w:val="6171ACF7"/>
    <w:rsid w:val="617AC186"/>
    <w:rsid w:val="617AEB62"/>
    <w:rsid w:val="617D8202"/>
    <w:rsid w:val="617DBD3A"/>
    <w:rsid w:val="6182B20D"/>
    <w:rsid w:val="61842240"/>
    <w:rsid w:val="6188FACF"/>
    <w:rsid w:val="618957AB"/>
    <w:rsid w:val="618E57A6"/>
    <w:rsid w:val="618EE047"/>
    <w:rsid w:val="61A11CAE"/>
    <w:rsid w:val="61A15768"/>
    <w:rsid w:val="61A6BFED"/>
    <w:rsid w:val="61A86E62"/>
    <w:rsid w:val="61ABB168"/>
    <w:rsid w:val="61B09665"/>
    <w:rsid w:val="61BD6678"/>
    <w:rsid w:val="61BFFFA3"/>
    <w:rsid w:val="61D593E6"/>
    <w:rsid w:val="61D719C0"/>
    <w:rsid w:val="61D8AA14"/>
    <w:rsid w:val="61E4620C"/>
    <w:rsid w:val="61E6C716"/>
    <w:rsid w:val="61F66469"/>
    <w:rsid w:val="61FE3A3A"/>
    <w:rsid w:val="6201755E"/>
    <w:rsid w:val="62034032"/>
    <w:rsid w:val="620439F3"/>
    <w:rsid w:val="62061D13"/>
    <w:rsid w:val="6209C038"/>
    <w:rsid w:val="621447B8"/>
    <w:rsid w:val="621EB5C1"/>
    <w:rsid w:val="6221C637"/>
    <w:rsid w:val="6223E035"/>
    <w:rsid w:val="622CE6E4"/>
    <w:rsid w:val="62343757"/>
    <w:rsid w:val="6236C245"/>
    <w:rsid w:val="6244FE6C"/>
    <w:rsid w:val="6249125F"/>
    <w:rsid w:val="62498AFB"/>
    <w:rsid w:val="62501546"/>
    <w:rsid w:val="62545B3B"/>
    <w:rsid w:val="625646C9"/>
    <w:rsid w:val="625BA874"/>
    <w:rsid w:val="627B2F8C"/>
    <w:rsid w:val="627B6C0D"/>
    <w:rsid w:val="6282E4E9"/>
    <w:rsid w:val="6289C0C9"/>
    <w:rsid w:val="628EABAA"/>
    <w:rsid w:val="62959DBE"/>
    <w:rsid w:val="62975FC3"/>
    <w:rsid w:val="6297F218"/>
    <w:rsid w:val="6299A36A"/>
    <w:rsid w:val="629F184B"/>
    <w:rsid w:val="629F2FEC"/>
    <w:rsid w:val="62A0BD91"/>
    <w:rsid w:val="62A950CC"/>
    <w:rsid w:val="62AEA798"/>
    <w:rsid w:val="62B3BAEB"/>
    <w:rsid w:val="62C4EA30"/>
    <w:rsid w:val="62C4FD28"/>
    <w:rsid w:val="62C8562E"/>
    <w:rsid w:val="62CDAB08"/>
    <w:rsid w:val="62CE15A4"/>
    <w:rsid w:val="62D2C7BB"/>
    <w:rsid w:val="62D7F9F4"/>
    <w:rsid w:val="62DF5870"/>
    <w:rsid w:val="62E1B416"/>
    <w:rsid w:val="62EC76EA"/>
    <w:rsid w:val="62F0CE27"/>
    <w:rsid w:val="62F3E9F4"/>
    <w:rsid w:val="62F48E4E"/>
    <w:rsid w:val="62F4A25E"/>
    <w:rsid w:val="62F5849C"/>
    <w:rsid w:val="62FE5B77"/>
    <w:rsid w:val="62FEB60D"/>
    <w:rsid w:val="6303003E"/>
    <w:rsid w:val="630360FB"/>
    <w:rsid w:val="630923D3"/>
    <w:rsid w:val="630A0390"/>
    <w:rsid w:val="630EC3EF"/>
    <w:rsid w:val="63176794"/>
    <w:rsid w:val="6318CCBD"/>
    <w:rsid w:val="631B5F3F"/>
    <w:rsid w:val="6325405B"/>
    <w:rsid w:val="6325AE7F"/>
    <w:rsid w:val="632A0E67"/>
    <w:rsid w:val="632E0CAA"/>
    <w:rsid w:val="63327D69"/>
    <w:rsid w:val="6334F9E2"/>
    <w:rsid w:val="63377E72"/>
    <w:rsid w:val="633C7B8F"/>
    <w:rsid w:val="633CA24D"/>
    <w:rsid w:val="633E09F2"/>
    <w:rsid w:val="634511AB"/>
    <w:rsid w:val="63452BCC"/>
    <w:rsid w:val="6347C31C"/>
    <w:rsid w:val="6348629A"/>
    <w:rsid w:val="634B4901"/>
    <w:rsid w:val="634DFD16"/>
    <w:rsid w:val="634E26B8"/>
    <w:rsid w:val="6353346A"/>
    <w:rsid w:val="635599FE"/>
    <w:rsid w:val="636025C0"/>
    <w:rsid w:val="63731E8A"/>
    <w:rsid w:val="637C4733"/>
    <w:rsid w:val="637EB396"/>
    <w:rsid w:val="63827159"/>
    <w:rsid w:val="63869A88"/>
    <w:rsid w:val="6386F1B4"/>
    <w:rsid w:val="6387FB36"/>
    <w:rsid w:val="638A7CCF"/>
    <w:rsid w:val="638B93FC"/>
    <w:rsid w:val="638E9152"/>
    <w:rsid w:val="6390EACF"/>
    <w:rsid w:val="6395A33C"/>
    <w:rsid w:val="6397C13B"/>
    <w:rsid w:val="639A3169"/>
    <w:rsid w:val="63A2F1DE"/>
    <w:rsid w:val="63AABFEE"/>
    <w:rsid w:val="63B36FF9"/>
    <w:rsid w:val="63B47C19"/>
    <w:rsid w:val="63BD4062"/>
    <w:rsid w:val="63BFCA53"/>
    <w:rsid w:val="63C147BE"/>
    <w:rsid w:val="63C18B2A"/>
    <w:rsid w:val="63CB5C79"/>
    <w:rsid w:val="63CF0F74"/>
    <w:rsid w:val="63D77780"/>
    <w:rsid w:val="63D8C30C"/>
    <w:rsid w:val="63D9D6CD"/>
    <w:rsid w:val="63E3AF10"/>
    <w:rsid w:val="63E4406E"/>
    <w:rsid w:val="63EA4714"/>
    <w:rsid w:val="63FA4A91"/>
    <w:rsid w:val="63FE53BB"/>
    <w:rsid w:val="64056A97"/>
    <w:rsid w:val="6406AF9F"/>
    <w:rsid w:val="6414D847"/>
    <w:rsid w:val="6417F866"/>
    <w:rsid w:val="642186AD"/>
    <w:rsid w:val="6424A66F"/>
    <w:rsid w:val="6427C57F"/>
    <w:rsid w:val="64286E2F"/>
    <w:rsid w:val="643574DA"/>
    <w:rsid w:val="643619B9"/>
    <w:rsid w:val="643985CE"/>
    <w:rsid w:val="643B615E"/>
    <w:rsid w:val="643E70DC"/>
    <w:rsid w:val="64402B2B"/>
    <w:rsid w:val="64425FD1"/>
    <w:rsid w:val="64426CC9"/>
    <w:rsid w:val="644F7D99"/>
    <w:rsid w:val="6450B930"/>
    <w:rsid w:val="64579C75"/>
    <w:rsid w:val="6458BF6B"/>
    <w:rsid w:val="6464F263"/>
    <w:rsid w:val="64683F9D"/>
    <w:rsid w:val="6474BF9E"/>
    <w:rsid w:val="647751EC"/>
    <w:rsid w:val="647A3CEA"/>
    <w:rsid w:val="647AB471"/>
    <w:rsid w:val="647EBC32"/>
    <w:rsid w:val="64851BCA"/>
    <w:rsid w:val="64878B37"/>
    <w:rsid w:val="64892424"/>
    <w:rsid w:val="648A57AB"/>
    <w:rsid w:val="648BAC22"/>
    <w:rsid w:val="649783C0"/>
    <w:rsid w:val="649AD8D3"/>
    <w:rsid w:val="649F7760"/>
    <w:rsid w:val="64A24AEB"/>
    <w:rsid w:val="64A46167"/>
    <w:rsid w:val="64A8EC64"/>
    <w:rsid w:val="64A9987F"/>
    <w:rsid w:val="64AC7F11"/>
    <w:rsid w:val="64B70E90"/>
    <w:rsid w:val="64B81A36"/>
    <w:rsid w:val="64BE5ECE"/>
    <w:rsid w:val="64C3D718"/>
    <w:rsid w:val="64C65E82"/>
    <w:rsid w:val="64C8304A"/>
    <w:rsid w:val="64D51503"/>
    <w:rsid w:val="64D99665"/>
    <w:rsid w:val="64D999CF"/>
    <w:rsid w:val="64DD1698"/>
    <w:rsid w:val="64E5DAD1"/>
    <w:rsid w:val="64EA98CA"/>
    <w:rsid w:val="64F4BF76"/>
    <w:rsid w:val="64F765C0"/>
    <w:rsid w:val="64FE4F12"/>
    <w:rsid w:val="64FF3389"/>
    <w:rsid w:val="65001DE0"/>
    <w:rsid w:val="65062339"/>
    <w:rsid w:val="6510E4DB"/>
    <w:rsid w:val="6520B733"/>
    <w:rsid w:val="6525FED9"/>
    <w:rsid w:val="65297116"/>
    <w:rsid w:val="6533CD27"/>
    <w:rsid w:val="6537D14E"/>
    <w:rsid w:val="65384A99"/>
    <w:rsid w:val="65396FFF"/>
    <w:rsid w:val="6541E497"/>
    <w:rsid w:val="655430E8"/>
    <w:rsid w:val="6556D4EE"/>
    <w:rsid w:val="65585EEF"/>
    <w:rsid w:val="65611B35"/>
    <w:rsid w:val="6561788E"/>
    <w:rsid w:val="6562B5CC"/>
    <w:rsid w:val="65685AB8"/>
    <w:rsid w:val="656DBBE6"/>
    <w:rsid w:val="65747DE0"/>
    <w:rsid w:val="65750655"/>
    <w:rsid w:val="6575E675"/>
    <w:rsid w:val="657BE70F"/>
    <w:rsid w:val="657DD3D4"/>
    <w:rsid w:val="6585F295"/>
    <w:rsid w:val="658B008A"/>
    <w:rsid w:val="658E84D2"/>
    <w:rsid w:val="65938A2C"/>
    <w:rsid w:val="6594DC64"/>
    <w:rsid w:val="65970A4C"/>
    <w:rsid w:val="65986667"/>
    <w:rsid w:val="659A544F"/>
    <w:rsid w:val="659E225F"/>
    <w:rsid w:val="65A3EBE4"/>
    <w:rsid w:val="65A55B51"/>
    <w:rsid w:val="65A6F1B7"/>
    <w:rsid w:val="65B56A8A"/>
    <w:rsid w:val="65B82C43"/>
    <w:rsid w:val="65C4082C"/>
    <w:rsid w:val="65C71560"/>
    <w:rsid w:val="65C77739"/>
    <w:rsid w:val="65C94C6A"/>
    <w:rsid w:val="65CD5BBD"/>
    <w:rsid w:val="65D7654A"/>
    <w:rsid w:val="65D7AB5D"/>
    <w:rsid w:val="65DB8FDD"/>
    <w:rsid w:val="65DE19AA"/>
    <w:rsid w:val="65E07779"/>
    <w:rsid w:val="65EC896D"/>
    <w:rsid w:val="65EDB89C"/>
    <w:rsid w:val="65EE4833"/>
    <w:rsid w:val="65F5E424"/>
    <w:rsid w:val="660C104D"/>
    <w:rsid w:val="66142263"/>
    <w:rsid w:val="66158AC6"/>
    <w:rsid w:val="66174780"/>
    <w:rsid w:val="661B9F71"/>
    <w:rsid w:val="66259840"/>
    <w:rsid w:val="6628FCEF"/>
    <w:rsid w:val="662C001C"/>
    <w:rsid w:val="66404397"/>
    <w:rsid w:val="66409A99"/>
    <w:rsid w:val="664C9CA3"/>
    <w:rsid w:val="665134B8"/>
    <w:rsid w:val="6653B06D"/>
    <w:rsid w:val="66587396"/>
    <w:rsid w:val="6659FF02"/>
    <w:rsid w:val="665A3241"/>
    <w:rsid w:val="665D298D"/>
    <w:rsid w:val="665E8C2A"/>
    <w:rsid w:val="6662CD3B"/>
    <w:rsid w:val="667E2EF0"/>
    <w:rsid w:val="667F28EC"/>
    <w:rsid w:val="66929ED3"/>
    <w:rsid w:val="6694E643"/>
    <w:rsid w:val="66987FA2"/>
    <w:rsid w:val="66A06613"/>
    <w:rsid w:val="66A1671A"/>
    <w:rsid w:val="66A35BE6"/>
    <w:rsid w:val="66A6545B"/>
    <w:rsid w:val="66A75407"/>
    <w:rsid w:val="66AFB218"/>
    <w:rsid w:val="66B1D8D8"/>
    <w:rsid w:val="66B53668"/>
    <w:rsid w:val="66B94B8A"/>
    <w:rsid w:val="66BB9541"/>
    <w:rsid w:val="66C20087"/>
    <w:rsid w:val="66C29B18"/>
    <w:rsid w:val="66C38B90"/>
    <w:rsid w:val="66C8AAF6"/>
    <w:rsid w:val="66DE92A6"/>
    <w:rsid w:val="66E2EC09"/>
    <w:rsid w:val="66EAD462"/>
    <w:rsid w:val="66F80902"/>
    <w:rsid w:val="66FA8C2A"/>
    <w:rsid w:val="66FA96B6"/>
    <w:rsid w:val="6708BDA4"/>
    <w:rsid w:val="670CAD18"/>
    <w:rsid w:val="670DC5B0"/>
    <w:rsid w:val="6713DD34"/>
    <w:rsid w:val="6716031C"/>
    <w:rsid w:val="67177FA0"/>
    <w:rsid w:val="671DBDD7"/>
    <w:rsid w:val="67310F11"/>
    <w:rsid w:val="67315C62"/>
    <w:rsid w:val="67330FCC"/>
    <w:rsid w:val="673D7E61"/>
    <w:rsid w:val="67430E2C"/>
    <w:rsid w:val="674798F5"/>
    <w:rsid w:val="6748C6F1"/>
    <w:rsid w:val="674B7F57"/>
    <w:rsid w:val="67540649"/>
    <w:rsid w:val="675975D3"/>
    <w:rsid w:val="675A5846"/>
    <w:rsid w:val="676391BF"/>
    <w:rsid w:val="67685BE4"/>
    <w:rsid w:val="676FE345"/>
    <w:rsid w:val="677C1752"/>
    <w:rsid w:val="677CF330"/>
    <w:rsid w:val="677EACB8"/>
    <w:rsid w:val="6794313E"/>
    <w:rsid w:val="67988B36"/>
    <w:rsid w:val="679A4DE0"/>
    <w:rsid w:val="679EED2B"/>
    <w:rsid w:val="67A42EDD"/>
    <w:rsid w:val="67A676A5"/>
    <w:rsid w:val="67AA998A"/>
    <w:rsid w:val="67B1FECF"/>
    <w:rsid w:val="67BE2B89"/>
    <w:rsid w:val="67D79D13"/>
    <w:rsid w:val="67D7A351"/>
    <w:rsid w:val="67DB15B5"/>
    <w:rsid w:val="67DD862E"/>
    <w:rsid w:val="67E2AB9F"/>
    <w:rsid w:val="67E45D50"/>
    <w:rsid w:val="67EBA514"/>
    <w:rsid w:val="67EE2E61"/>
    <w:rsid w:val="67F5FFC4"/>
    <w:rsid w:val="67FA82C3"/>
    <w:rsid w:val="68001E1F"/>
    <w:rsid w:val="6802DDE8"/>
    <w:rsid w:val="680610BE"/>
    <w:rsid w:val="6808D4BA"/>
    <w:rsid w:val="680CCEF5"/>
    <w:rsid w:val="68104018"/>
    <w:rsid w:val="681193F4"/>
    <w:rsid w:val="68199215"/>
    <w:rsid w:val="681DC360"/>
    <w:rsid w:val="681E31D7"/>
    <w:rsid w:val="6825023D"/>
    <w:rsid w:val="682531E2"/>
    <w:rsid w:val="682C249D"/>
    <w:rsid w:val="682D21A3"/>
    <w:rsid w:val="682DA0C6"/>
    <w:rsid w:val="6832C79B"/>
    <w:rsid w:val="683661AB"/>
    <w:rsid w:val="683B07A9"/>
    <w:rsid w:val="6863B367"/>
    <w:rsid w:val="68695A7C"/>
    <w:rsid w:val="687113E6"/>
    <w:rsid w:val="68752854"/>
    <w:rsid w:val="687D2F34"/>
    <w:rsid w:val="687F842D"/>
    <w:rsid w:val="6881B655"/>
    <w:rsid w:val="68855DDA"/>
    <w:rsid w:val="688774A9"/>
    <w:rsid w:val="6888B8DC"/>
    <w:rsid w:val="688A9F96"/>
    <w:rsid w:val="6898A911"/>
    <w:rsid w:val="68A23437"/>
    <w:rsid w:val="68A2F397"/>
    <w:rsid w:val="68A5420F"/>
    <w:rsid w:val="68AD3714"/>
    <w:rsid w:val="68B47A8B"/>
    <w:rsid w:val="68B572BF"/>
    <w:rsid w:val="68BB0578"/>
    <w:rsid w:val="68BD3736"/>
    <w:rsid w:val="68C064ED"/>
    <w:rsid w:val="68C19286"/>
    <w:rsid w:val="68C2245F"/>
    <w:rsid w:val="68C28000"/>
    <w:rsid w:val="68C3DA42"/>
    <w:rsid w:val="68D336D3"/>
    <w:rsid w:val="68D37F62"/>
    <w:rsid w:val="68D39F96"/>
    <w:rsid w:val="68D56219"/>
    <w:rsid w:val="68D76E13"/>
    <w:rsid w:val="68D7F5CC"/>
    <w:rsid w:val="68DC6CA2"/>
    <w:rsid w:val="68DD227C"/>
    <w:rsid w:val="68DFCE51"/>
    <w:rsid w:val="68E8148A"/>
    <w:rsid w:val="68F4BF6E"/>
    <w:rsid w:val="68FB0F30"/>
    <w:rsid w:val="68FEA98E"/>
    <w:rsid w:val="69078A7E"/>
    <w:rsid w:val="6908CD14"/>
    <w:rsid w:val="6909B04C"/>
    <w:rsid w:val="690F4316"/>
    <w:rsid w:val="692228E8"/>
    <w:rsid w:val="6923EEB6"/>
    <w:rsid w:val="69241B96"/>
    <w:rsid w:val="692AF8CE"/>
    <w:rsid w:val="692BDD77"/>
    <w:rsid w:val="6937998C"/>
    <w:rsid w:val="693B4EA7"/>
    <w:rsid w:val="693E6A70"/>
    <w:rsid w:val="694391EF"/>
    <w:rsid w:val="6944E18E"/>
    <w:rsid w:val="694BE528"/>
    <w:rsid w:val="69541ED4"/>
    <w:rsid w:val="6958CA38"/>
    <w:rsid w:val="695FC7F5"/>
    <w:rsid w:val="6966CD60"/>
    <w:rsid w:val="696EB48B"/>
    <w:rsid w:val="697E03B8"/>
    <w:rsid w:val="69825ADA"/>
    <w:rsid w:val="698CB6A3"/>
    <w:rsid w:val="6995C46C"/>
    <w:rsid w:val="69A47A9C"/>
    <w:rsid w:val="69AA31DA"/>
    <w:rsid w:val="69B06FC4"/>
    <w:rsid w:val="69B26A72"/>
    <w:rsid w:val="69B8A57B"/>
    <w:rsid w:val="69C1D3D8"/>
    <w:rsid w:val="69C63E15"/>
    <w:rsid w:val="69CE52C8"/>
    <w:rsid w:val="69DF9EA7"/>
    <w:rsid w:val="69E00023"/>
    <w:rsid w:val="69E25D62"/>
    <w:rsid w:val="69E738CA"/>
    <w:rsid w:val="69EE802C"/>
    <w:rsid w:val="69F92C2B"/>
    <w:rsid w:val="69FDAFA7"/>
    <w:rsid w:val="69FEB797"/>
    <w:rsid w:val="6A0A8111"/>
    <w:rsid w:val="6A0C81FB"/>
    <w:rsid w:val="6A109563"/>
    <w:rsid w:val="6A10D3D0"/>
    <w:rsid w:val="6A19977A"/>
    <w:rsid w:val="6A1EE98D"/>
    <w:rsid w:val="6A213CB5"/>
    <w:rsid w:val="6A26C2C1"/>
    <w:rsid w:val="6A2870EB"/>
    <w:rsid w:val="6A2BFF06"/>
    <w:rsid w:val="6A2E3E47"/>
    <w:rsid w:val="6A31F9FA"/>
    <w:rsid w:val="6A32C79F"/>
    <w:rsid w:val="6A33831A"/>
    <w:rsid w:val="6A340C01"/>
    <w:rsid w:val="6A387D5C"/>
    <w:rsid w:val="6A41BFA5"/>
    <w:rsid w:val="6A430AF3"/>
    <w:rsid w:val="6A4A788A"/>
    <w:rsid w:val="6A4FC9DC"/>
    <w:rsid w:val="6A524BDA"/>
    <w:rsid w:val="6A5CC493"/>
    <w:rsid w:val="6A6112A1"/>
    <w:rsid w:val="6A660F66"/>
    <w:rsid w:val="6A668A9B"/>
    <w:rsid w:val="6A68D850"/>
    <w:rsid w:val="6A69388E"/>
    <w:rsid w:val="6A698B0A"/>
    <w:rsid w:val="6A6E9D62"/>
    <w:rsid w:val="6A736F98"/>
    <w:rsid w:val="6A73BEF7"/>
    <w:rsid w:val="6A7F0FBB"/>
    <w:rsid w:val="6A8730A8"/>
    <w:rsid w:val="6A8938C2"/>
    <w:rsid w:val="6A894897"/>
    <w:rsid w:val="6A8AFD5B"/>
    <w:rsid w:val="6A8E48EB"/>
    <w:rsid w:val="6A8F8892"/>
    <w:rsid w:val="6A92D8A6"/>
    <w:rsid w:val="6A94D008"/>
    <w:rsid w:val="6A98C01F"/>
    <w:rsid w:val="6A992342"/>
    <w:rsid w:val="6A9A9C6C"/>
    <w:rsid w:val="6A9E309C"/>
    <w:rsid w:val="6AA1A1A1"/>
    <w:rsid w:val="6AA93FF9"/>
    <w:rsid w:val="6AB058BC"/>
    <w:rsid w:val="6AB26DB7"/>
    <w:rsid w:val="6AB45CDB"/>
    <w:rsid w:val="6AC04FDA"/>
    <w:rsid w:val="6AC0A9CD"/>
    <w:rsid w:val="6AC33EBA"/>
    <w:rsid w:val="6ACDF6B9"/>
    <w:rsid w:val="6AD24E37"/>
    <w:rsid w:val="6AD2B625"/>
    <w:rsid w:val="6AD5DAFF"/>
    <w:rsid w:val="6ADA1730"/>
    <w:rsid w:val="6ADFB96D"/>
    <w:rsid w:val="6AECE6F9"/>
    <w:rsid w:val="6AECEBAA"/>
    <w:rsid w:val="6AEFA674"/>
    <w:rsid w:val="6AF093C9"/>
    <w:rsid w:val="6AF2B15E"/>
    <w:rsid w:val="6AF879A0"/>
    <w:rsid w:val="6AFAA0A7"/>
    <w:rsid w:val="6AFDB93E"/>
    <w:rsid w:val="6B00BCC2"/>
    <w:rsid w:val="6B02437D"/>
    <w:rsid w:val="6B049908"/>
    <w:rsid w:val="6B091279"/>
    <w:rsid w:val="6B0C35A1"/>
    <w:rsid w:val="6B107F20"/>
    <w:rsid w:val="6B1A3FCD"/>
    <w:rsid w:val="6B1CD033"/>
    <w:rsid w:val="6B1E1C60"/>
    <w:rsid w:val="6B2338D7"/>
    <w:rsid w:val="6B34BD0E"/>
    <w:rsid w:val="6B39A95D"/>
    <w:rsid w:val="6B3A43BA"/>
    <w:rsid w:val="6B41DBAE"/>
    <w:rsid w:val="6B430335"/>
    <w:rsid w:val="6B45192D"/>
    <w:rsid w:val="6B4612F1"/>
    <w:rsid w:val="6B605455"/>
    <w:rsid w:val="6B6BE7E3"/>
    <w:rsid w:val="6B6CCD31"/>
    <w:rsid w:val="6B740AA7"/>
    <w:rsid w:val="6B7A6F67"/>
    <w:rsid w:val="6B7EEBB5"/>
    <w:rsid w:val="6B85A44A"/>
    <w:rsid w:val="6B87305E"/>
    <w:rsid w:val="6B8B09E0"/>
    <w:rsid w:val="6B8E8B2B"/>
    <w:rsid w:val="6B9937FA"/>
    <w:rsid w:val="6B9D2994"/>
    <w:rsid w:val="6B9E8FB4"/>
    <w:rsid w:val="6BA8D16C"/>
    <w:rsid w:val="6BAF17EB"/>
    <w:rsid w:val="6BB07BEC"/>
    <w:rsid w:val="6BB2C3DD"/>
    <w:rsid w:val="6BB4E13B"/>
    <w:rsid w:val="6BB7282F"/>
    <w:rsid w:val="6BB789C6"/>
    <w:rsid w:val="6BBB6992"/>
    <w:rsid w:val="6BCA0A81"/>
    <w:rsid w:val="6BD151CA"/>
    <w:rsid w:val="6BD1DE13"/>
    <w:rsid w:val="6BD2EFF1"/>
    <w:rsid w:val="6BD44065"/>
    <w:rsid w:val="6BD5F1F4"/>
    <w:rsid w:val="6BD79820"/>
    <w:rsid w:val="6BE5E1A1"/>
    <w:rsid w:val="6BE60AA3"/>
    <w:rsid w:val="6BE64C76"/>
    <w:rsid w:val="6BE7143D"/>
    <w:rsid w:val="6BE91C53"/>
    <w:rsid w:val="6C02ABA6"/>
    <w:rsid w:val="6C03B333"/>
    <w:rsid w:val="6C0AC3E6"/>
    <w:rsid w:val="6C0C9CE6"/>
    <w:rsid w:val="6C14B0A2"/>
    <w:rsid w:val="6C173BEE"/>
    <w:rsid w:val="6C26D6FC"/>
    <w:rsid w:val="6C26EAF1"/>
    <w:rsid w:val="6C31D6D3"/>
    <w:rsid w:val="6C36A198"/>
    <w:rsid w:val="6C393AF9"/>
    <w:rsid w:val="6C3F7675"/>
    <w:rsid w:val="6C4000B5"/>
    <w:rsid w:val="6C46837C"/>
    <w:rsid w:val="6C4F2658"/>
    <w:rsid w:val="6C510B08"/>
    <w:rsid w:val="6C519983"/>
    <w:rsid w:val="6C52AD42"/>
    <w:rsid w:val="6C6CD071"/>
    <w:rsid w:val="6C6D252D"/>
    <w:rsid w:val="6C75C397"/>
    <w:rsid w:val="6C764E04"/>
    <w:rsid w:val="6C7CFA49"/>
    <w:rsid w:val="6C7E8D10"/>
    <w:rsid w:val="6C82F83C"/>
    <w:rsid w:val="6C853FA9"/>
    <w:rsid w:val="6C878CE3"/>
    <w:rsid w:val="6C8D9179"/>
    <w:rsid w:val="6C9E5ADB"/>
    <w:rsid w:val="6C9E7F94"/>
    <w:rsid w:val="6CA18677"/>
    <w:rsid w:val="6CA346FC"/>
    <w:rsid w:val="6CA9ED71"/>
    <w:rsid w:val="6CAB39FB"/>
    <w:rsid w:val="6CAE3D8D"/>
    <w:rsid w:val="6CAF1314"/>
    <w:rsid w:val="6CC07EE6"/>
    <w:rsid w:val="6CC3F4AE"/>
    <w:rsid w:val="6CC6BD14"/>
    <w:rsid w:val="6CC6DFAF"/>
    <w:rsid w:val="6CCAAF18"/>
    <w:rsid w:val="6CD7BEEE"/>
    <w:rsid w:val="6CDAF269"/>
    <w:rsid w:val="6CDC82A5"/>
    <w:rsid w:val="6CDD66DC"/>
    <w:rsid w:val="6CE622E7"/>
    <w:rsid w:val="6CEF7931"/>
    <w:rsid w:val="6CFC5EA6"/>
    <w:rsid w:val="6CFF05E4"/>
    <w:rsid w:val="6D008CB4"/>
    <w:rsid w:val="6D0700E5"/>
    <w:rsid w:val="6D1E218C"/>
    <w:rsid w:val="6D1E37DC"/>
    <w:rsid w:val="6D2D0C12"/>
    <w:rsid w:val="6D38E59C"/>
    <w:rsid w:val="6D3BD953"/>
    <w:rsid w:val="6D3C8CFE"/>
    <w:rsid w:val="6D58DBBF"/>
    <w:rsid w:val="6D5CADEE"/>
    <w:rsid w:val="6D5F06E7"/>
    <w:rsid w:val="6D61B020"/>
    <w:rsid w:val="6D6605D7"/>
    <w:rsid w:val="6D720020"/>
    <w:rsid w:val="6D7714B4"/>
    <w:rsid w:val="6D78E0FA"/>
    <w:rsid w:val="6D88FC96"/>
    <w:rsid w:val="6DA40A1B"/>
    <w:rsid w:val="6DA89271"/>
    <w:rsid w:val="6DAAA143"/>
    <w:rsid w:val="6DAAEA89"/>
    <w:rsid w:val="6DB48E88"/>
    <w:rsid w:val="6DB6899B"/>
    <w:rsid w:val="6DB82DCD"/>
    <w:rsid w:val="6DBB55F9"/>
    <w:rsid w:val="6DCC3D89"/>
    <w:rsid w:val="6DD60E7C"/>
    <w:rsid w:val="6DDC3004"/>
    <w:rsid w:val="6DDE6B92"/>
    <w:rsid w:val="6DE268BA"/>
    <w:rsid w:val="6DE82040"/>
    <w:rsid w:val="6DEE3E68"/>
    <w:rsid w:val="6DF70EF4"/>
    <w:rsid w:val="6E034BAC"/>
    <w:rsid w:val="6E14C7E9"/>
    <w:rsid w:val="6E18FC01"/>
    <w:rsid w:val="6E1C3277"/>
    <w:rsid w:val="6E1D505C"/>
    <w:rsid w:val="6E1D7533"/>
    <w:rsid w:val="6E1EC175"/>
    <w:rsid w:val="6E2007A7"/>
    <w:rsid w:val="6E21B900"/>
    <w:rsid w:val="6E238A9E"/>
    <w:rsid w:val="6E2B5D8E"/>
    <w:rsid w:val="6E2BD668"/>
    <w:rsid w:val="6E2E43D2"/>
    <w:rsid w:val="6E35C058"/>
    <w:rsid w:val="6E36841F"/>
    <w:rsid w:val="6E3F8D6A"/>
    <w:rsid w:val="6E40D25A"/>
    <w:rsid w:val="6E454A24"/>
    <w:rsid w:val="6E456411"/>
    <w:rsid w:val="6E45ED7B"/>
    <w:rsid w:val="6E4D8440"/>
    <w:rsid w:val="6E536F20"/>
    <w:rsid w:val="6E53B666"/>
    <w:rsid w:val="6E54B855"/>
    <w:rsid w:val="6E58565C"/>
    <w:rsid w:val="6E61FAAD"/>
    <w:rsid w:val="6E65617F"/>
    <w:rsid w:val="6E6A46DF"/>
    <w:rsid w:val="6E6B2AEB"/>
    <w:rsid w:val="6E7D4E3C"/>
    <w:rsid w:val="6E80796E"/>
    <w:rsid w:val="6E82DCC4"/>
    <w:rsid w:val="6E851C42"/>
    <w:rsid w:val="6E86E2A9"/>
    <w:rsid w:val="6E88059B"/>
    <w:rsid w:val="6E895B10"/>
    <w:rsid w:val="6E8D9E34"/>
    <w:rsid w:val="6E8E7D01"/>
    <w:rsid w:val="6E905C8A"/>
    <w:rsid w:val="6E91FC8B"/>
    <w:rsid w:val="6E9BAF97"/>
    <w:rsid w:val="6E9C9E52"/>
    <w:rsid w:val="6EA9D96B"/>
    <w:rsid w:val="6EB0F42D"/>
    <w:rsid w:val="6EB4920F"/>
    <w:rsid w:val="6EB545DE"/>
    <w:rsid w:val="6EB8E1DC"/>
    <w:rsid w:val="6EC72E58"/>
    <w:rsid w:val="6ED20C0E"/>
    <w:rsid w:val="6ED5E943"/>
    <w:rsid w:val="6EE16DD6"/>
    <w:rsid w:val="6EE45336"/>
    <w:rsid w:val="6EE81086"/>
    <w:rsid w:val="6EE93EF7"/>
    <w:rsid w:val="6EF30D15"/>
    <w:rsid w:val="6EF35FFF"/>
    <w:rsid w:val="6EF42169"/>
    <w:rsid w:val="6EFB90C3"/>
    <w:rsid w:val="6F07ED24"/>
    <w:rsid w:val="6F1457AA"/>
    <w:rsid w:val="6F1882C9"/>
    <w:rsid w:val="6F1AD619"/>
    <w:rsid w:val="6F2A9C5A"/>
    <w:rsid w:val="6F30194D"/>
    <w:rsid w:val="6F306780"/>
    <w:rsid w:val="6F397B25"/>
    <w:rsid w:val="6F3D7AC5"/>
    <w:rsid w:val="6F3FCEB4"/>
    <w:rsid w:val="6F49A204"/>
    <w:rsid w:val="6F4F2ACF"/>
    <w:rsid w:val="6F52E063"/>
    <w:rsid w:val="6F5AF232"/>
    <w:rsid w:val="6F61A3E4"/>
    <w:rsid w:val="6F6BB7B8"/>
    <w:rsid w:val="6F70747F"/>
    <w:rsid w:val="6F7A01A9"/>
    <w:rsid w:val="6F7ED55A"/>
    <w:rsid w:val="6F8066F4"/>
    <w:rsid w:val="6F89019A"/>
    <w:rsid w:val="6F91D1E4"/>
    <w:rsid w:val="6F93ED19"/>
    <w:rsid w:val="6F9A0090"/>
    <w:rsid w:val="6FA4ACB3"/>
    <w:rsid w:val="6FA6F5E0"/>
    <w:rsid w:val="6FB18D28"/>
    <w:rsid w:val="6FB44B90"/>
    <w:rsid w:val="6FB53685"/>
    <w:rsid w:val="6FB66D35"/>
    <w:rsid w:val="6FBB84A2"/>
    <w:rsid w:val="6FC31588"/>
    <w:rsid w:val="6FC4E1A8"/>
    <w:rsid w:val="6FC9E4AC"/>
    <w:rsid w:val="6FCAFFBF"/>
    <w:rsid w:val="6FCC1F65"/>
    <w:rsid w:val="6FCCD5F7"/>
    <w:rsid w:val="6FCF1559"/>
    <w:rsid w:val="6FCF38F8"/>
    <w:rsid w:val="6FD24AAA"/>
    <w:rsid w:val="6FDB6E7D"/>
    <w:rsid w:val="6FDCB2EE"/>
    <w:rsid w:val="6FDCBBD8"/>
    <w:rsid w:val="6FDE09B1"/>
    <w:rsid w:val="6FE35FB5"/>
    <w:rsid w:val="6FE36565"/>
    <w:rsid w:val="6FE5564B"/>
    <w:rsid w:val="6FEE98B7"/>
    <w:rsid w:val="6FEF24E9"/>
    <w:rsid w:val="6FFF39EA"/>
    <w:rsid w:val="7004E543"/>
    <w:rsid w:val="70086284"/>
    <w:rsid w:val="700BDBD9"/>
    <w:rsid w:val="70147B7F"/>
    <w:rsid w:val="701C2EEB"/>
    <w:rsid w:val="701CF7FD"/>
    <w:rsid w:val="7029112D"/>
    <w:rsid w:val="702F5FDA"/>
    <w:rsid w:val="703338E9"/>
    <w:rsid w:val="703A1D3A"/>
    <w:rsid w:val="704027A6"/>
    <w:rsid w:val="7044BE29"/>
    <w:rsid w:val="7047E22D"/>
    <w:rsid w:val="704AB894"/>
    <w:rsid w:val="7051162F"/>
    <w:rsid w:val="70542A51"/>
    <w:rsid w:val="7065C193"/>
    <w:rsid w:val="7065F94A"/>
    <w:rsid w:val="70676C6D"/>
    <w:rsid w:val="7067C8F8"/>
    <w:rsid w:val="70698152"/>
    <w:rsid w:val="706B2BE7"/>
    <w:rsid w:val="7078D5A9"/>
    <w:rsid w:val="708A0726"/>
    <w:rsid w:val="708C72DB"/>
    <w:rsid w:val="708EBB37"/>
    <w:rsid w:val="7091D3FB"/>
    <w:rsid w:val="709257D6"/>
    <w:rsid w:val="709AFE10"/>
    <w:rsid w:val="70A80133"/>
    <w:rsid w:val="70A84AA7"/>
    <w:rsid w:val="70A92731"/>
    <w:rsid w:val="70ABDB29"/>
    <w:rsid w:val="70AD99AC"/>
    <w:rsid w:val="70B03007"/>
    <w:rsid w:val="70B4E39B"/>
    <w:rsid w:val="70BBBB92"/>
    <w:rsid w:val="70C0AB8F"/>
    <w:rsid w:val="70C568EA"/>
    <w:rsid w:val="70C8FBF0"/>
    <w:rsid w:val="70CBBE4E"/>
    <w:rsid w:val="70D10F58"/>
    <w:rsid w:val="70D1E549"/>
    <w:rsid w:val="70D4D653"/>
    <w:rsid w:val="70D94F83"/>
    <w:rsid w:val="70DB8387"/>
    <w:rsid w:val="70DE5901"/>
    <w:rsid w:val="70DE6052"/>
    <w:rsid w:val="70DFBD4A"/>
    <w:rsid w:val="70E13627"/>
    <w:rsid w:val="70E44209"/>
    <w:rsid w:val="70E46771"/>
    <w:rsid w:val="70E8B93A"/>
    <w:rsid w:val="70F32FBF"/>
    <w:rsid w:val="70F49D80"/>
    <w:rsid w:val="710A9653"/>
    <w:rsid w:val="710D7042"/>
    <w:rsid w:val="711243A6"/>
    <w:rsid w:val="711288D0"/>
    <w:rsid w:val="7113BDCA"/>
    <w:rsid w:val="71142C53"/>
    <w:rsid w:val="712122E7"/>
    <w:rsid w:val="712E81E4"/>
    <w:rsid w:val="712F0AE8"/>
    <w:rsid w:val="713C8D5D"/>
    <w:rsid w:val="7143F7F3"/>
    <w:rsid w:val="71489F5B"/>
    <w:rsid w:val="7149BB81"/>
    <w:rsid w:val="7152B09D"/>
    <w:rsid w:val="7156DCB1"/>
    <w:rsid w:val="715C01AA"/>
    <w:rsid w:val="7163A3C6"/>
    <w:rsid w:val="71660E81"/>
    <w:rsid w:val="716B7540"/>
    <w:rsid w:val="7171F18C"/>
    <w:rsid w:val="717266F7"/>
    <w:rsid w:val="7178A1C1"/>
    <w:rsid w:val="71796999"/>
    <w:rsid w:val="71819268"/>
    <w:rsid w:val="7184D284"/>
    <w:rsid w:val="71878535"/>
    <w:rsid w:val="71881C95"/>
    <w:rsid w:val="71889D56"/>
    <w:rsid w:val="7188CD9A"/>
    <w:rsid w:val="7193A447"/>
    <w:rsid w:val="719C6F36"/>
    <w:rsid w:val="71A35556"/>
    <w:rsid w:val="71B9CAB0"/>
    <w:rsid w:val="71C4B9FB"/>
    <w:rsid w:val="71C84327"/>
    <w:rsid w:val="71C89CD1"/>
    <w:rsid w:val="71D4AD2B"/>
    <w:rsid w:val="71DA3966"/>
    <w:rsid w:val="71DB9168"/>
    <w:rsid w:val="71E83050"/>
    <w:rsid w:val="71EDA0B6"/>
    <w:rsid w:val="71EF9C4A"/>
    <w:rsid w:val="71F078A2"/>
    <w:rsid w:val="71F2A35B"/>
    <w:rsid w:val="71F3661A"/>
    <w:rsid w:val="71F47EB9"/>
    <w:rsid w:val="71F905D7"/>
    <w:rsid w:val="71FCC42C"/>
    <w:rsid w:val="71FD754C"/>
    <w:rsid w:val="72038DD3"/>
    <w:rsid w:val="7205DD81"/>
    <w:rsid w:val="72104835"/>
    <w:rsid w:val="72121B65"/>
    <w:rsid w:val="7213F7FF"/>
    <w:rsid w:val="72183DBD"/>
    <w:rsid w:val="721B503F"/>
    <w:rsid w:val="72231EB2"/>
    <w:rsid w:val="7224EE7D"/>
    <w:rsid w:val="7225F2F7"/>
    <w:rsid w:val="722699EE"/>
    <w:rsid w:val="723291C6"/>
    <w:rsid w:val="72338B8F"/>
    <w:rsid w:val="723D5D4F"/>
    <w:rsid w:val="72486C70"/>
    <w:rsid w:val="72529810"/>
    <w:rsid w:val="7257D8B8"/>
    <w:rsid w:val="7261AA53"/>
    <w:rsid w:val="7267299D"/>
    <w:rsid w:val="72720FF1"/>
    <w:rsid w:val="7278D6F4"/>
    <w:rsid w:val="7278F20D"/>
    <w:rsid w:val="72792C01"/>
    <w:rsid w:val="727B407D"/>
    <w:rsid w:val="727E3107"/>
    <w:rsid w:val="728D8999"/>
    <w:rsid w:val="7291CEAB"/>
    <w:rsid w:val="72932B05"/>
    <w:rsid w:val="7296DF9A"/>
    <w:rsid w:val="72AAF5F7"/>
    <w:rsid w:val="72B4EEDA"/>
    <w:rsid w:val="72B70487"/>
    <w:rsid w:val="72BA0E47"/>
    <w:rsid w:val="72BE5C78"/>
    <w:rsid w:val="72BF0F1D"/>
    <w:rsid w:val="72BF1080"/>
    <w:rsid w:val="72C47B08"/>
    <w:rsid w:val="72C8858C"/>
    <w:rsid w:val="72CA4763"/>
    <w:rsid w:val="72CC0213"/>
    <w:rsid w:val="72CD6606"/>
    <w:rsid w:val="72CEEC6B"/>
    <w:rsid w:val="72CF2BAB"/>
    <w:rsid w:val="72D31ECD"/>
    <w:rsid w:val="72D41C3B"/>
    <w:rsid w:val="72D5E45C"/>
    <w:rsid w:val="72D9296C"/>
    <w:rsid w:val="72EBD398"/>
    <w:rsid w:val="72F04F89"/>
    <w:rsid w:val="72F64C0E"/>
    <w:rsid w:val="72FA16CF"/>
    <w:rsid w:val="72FB60E9"/>
    <w:rsid w:val="72FC6DA9"/>
    <w:rsid w:val="73032C0F"/>
    <w:rsid w:val="73036D14"/>
    <w:rsid w:val="7309CCEB"/>
    <w:rsid w:val="730B195D"/>
    <w:rsid w:val="730CDE21"/>
    <w:rsid w:val="730F798C"/>
    <w:rsid w:val="73131C38"/>
    <w:rsid w:val="7317D693"/>
    <w:rsid w:val="73194738"/>
    <w:rsid w:val="731CD375"/>
    <w:rsid w:val="731FC85C"/>
    <w:rsid w:val="7321E742"/>
    <w:rsid w:val="7323E1CB"/>
    <w:rsid w:val="732728B7"/>
    <w:rsid w:val="732A74CE"/>
    <w:rsid w:val="732BD80E"/>
    <w:rsid w:val="732CF299"/>
    <w:rsid w:val="7334E8AE"/>
    <w:rsid w:val="73356403"/>
    <w:rsid w:val="733B5C48"/>
    <w:rsid w:val="73445951"/>
    <w:rsid w:val="7345EE17"/>
    <w:rsid w:val="73463BD8"/>
    <w:rsid w:val="735D639B"/>
    <w:rsid w:val="735DA7F3"/>
    <w:rsid w:val="7362B412"/>
    <w:rsid w:val="7367A2C2"/>
    <w:rsid w:val="736865B6"/>
    <w:rsid w:val="736DAB4F"/>
    <w:rsid w:val="737224A5"/>
    <w:rsid w:val="7372B11E"/>
    <w:rsid w:val="737E3CFE"/>
    <w:rsid w:val="737E4005"/>
    <w:rsid w:val="737E9B29"/>
    <w:rsid w:val="737FCEB1"/>
    <w:rsid w:val="738946F5"/>
    <w:rsid w:val="739064AC"/>
    <w:rsid w:val="7392A5FE"/>
    <w:rsid w:val="739DF462"/>
    <w:rsid w:val="73A1ADE2"/>
    <w:rsid w:val="73A2A8CE"/>
    <w:rsid w:val="73A42E09"/>
    <w:rsid w:val="73A554C8"/>
    <w:rsid w:val="73A82685"/>
    <w:rsid w:val="73AD8999"/>
    <w:rsid w:val="73AE4851"/>
    <w:rsid w:val="73B4DF23"/>
    <w:rsid w:val="73BA91AC"/>
    <w:rsid w:val="73C226E0"/>
    <w:rsid w:val="73C7F3BB"/>
    <w:rsid w:val="73E2EBE3"/>
    <w:rsid w:val="73E6D25A"/>
    <w:rsid w:val="73E906A6"/>
    <w:rsid w:val="73EE8C03"/>
    <w:rsid w:val="73F0A4A4"/>
    <w:rsid w:val="73F22797"/>
    <w:rsid w:val="73F567DF"/>
    <w:rsid w:val="73F8D600"/>
    <w:rsid w:val="73FF6FB3"/>
    <w:rsid w:val="7402A669"/>
    <w:rsid w:val="7406F2FF"/>
    <w:rsid w:val="74101A04"/>
    <w:rsid w:val="741A8F26"/>
    <w:rsid w:val="74263E38"/>
    <w:rsid w:val="742C3D6C"/>
    <w:rsid w:val="74302CAD"/>
    <w:rsid w:val="7430BFDC"/>
    <w:rsid w:val="74340581"/>
    <w:rsid w:val="7436193B"/>
    <w:rsid w:val="743ACDAB"/>
    <w:rsid w:val="743C845E"/>
    <w:rsid w:val="743EB3A5"/>
    <w:rsid w:val="7454B0DE"/>
    <w:rsid w:val="7454BCAC"/>
    <w:rsid w:val="7456A0E6"/>
    <w:rsid w:val="74578F76"/>
    <w:rsid w:val="7457E87D"/>
    <w:rsid w:val="745EFBB5"/>
    <w:rsid w:val="7466D612"/>
    <w:rsid w:val="74702793"/>
    <w:rsid w:val="7470B0E7"/>
    <w:rsid w:val="747C161A"/>
    <w:rsid w:val="7487FF14"/>
    <w:rsid w:val="7492C51E"/>
    <w:rsid w:val="74944D0A"/>
    <w:rsid w:val="7496DE3D"/>
    <w:rsid w:val="74980281"/>
    <w:rsid w:val="7498C925"/>
    <w:rsid w:val="74A113D5"/>
    <w:rsid w:val="74A7922B"/>
    <w:rsid w:val="74A800C4"/>
    <w:rsid w:val="74AC8FA6"/>
    <w:rsid w:val="74AF813E"/>
    <w:rsid w:val="74B1398E"/>
    <w:rsid w:val="74B1C50E"/>
    <w:rsid w:val="74B91231"/>
    <w:rsid w:val="74BE0A47"/>
    <w:rsid w:val="74C76EE8"/>
    <w:rsid w:val="74C9D402"/>
    <w:rsid w:val="74CA48D8"/>
    <w:rsid w:val="74CA5E37"/>
    <w:rsid w:val="74CC0DD2"/>
    <w:rsid w:val="74CEB1D1"/>
    <w:rsid w:val="74D0F36D"/>
    <w:rsid w:val="74D14919"/>
    <w:rsid w:val="74D1A2E2"/>
    <w:rsid w:val="74D5A4F7"/>
    <w:rsid w:val="74DD4461"/>
    <w:rsid w:val="74EB713C"/>
    <w:rsid w:val="74F01BDD"/>
    <w:rsid w:val="74F64415"/>
    <w:rsid w:val="74F9D5CB"/>
    <w:rsid w:val="74FE0D23"/>
    <w:rsid w:val="75046E99"/>
    <w:rsid w:val="750D985E"/>
    <w:rsid w:val="75112D0B"/>
    <w:rsid w:val="751376F3"/>
    <w:rsid w:val="751399F1"/>
    <w:rsid w:val="7513AC02"/>
    <w:rsid w:val="751660E4"/>
    <w:rsid w:val="7518D756"/>
    <w:rsid w:val="751A4C71"/>
    <w:rsid w:val="751BD0DF"/>
    <w:rsid w:val="751C6197"/>
    <w:rsid w:val="75213FD5"/>
    <w:rsid w:val="75221606"/>
    <w:rsid w:val="75257AE4"/>
    <w:rsid w:val="7527800A"/>
    <w:rsid w:val="752CC7B9"/>
    <w:rsid w:val="7530C526"/>
    <w:rsid w:val="75354376"/>
    <w:rsid w:val="75442A9C"/>
    <w:rsid w:val="7547B0EE"/>
    <w:rsid w:val="75530080"/>
    <w:rsid w:val="75559B5C"/>
    <w:rsid w:val="7558D760"/>
    <w:rsid w:val="755C0754"/>
    <w:rsid w:val="75633816"/>
    <w:rsid w:val="7564857B"/>
    <w:rsid w:val="756A46B8"/>
    <w:rsid w:val="756C6511"/>
    <w:rsid w:val="757CD753"/>
    <w:rsid w:val="758B4B34"/>
    <w:rsid w:val="758D4565"/>
    <w:rsid w:val="7590F757"/>
    <w:rsid w:val="7591562B"/>
    <w:rsid w:val="7593CC14"/>
    <w:rsid w:val="75997EC7"/>
    <w:rsid w:val="759F5C5B"/>
    <w:rsid w:val="75A5072E"/>
    <w:rsid w:val="75B2A074"/>
    <w:rsid w:val="75BAE65B"/>
    <w:rsid w:val="75C00E30"/>
    <w:rsid w:val="75D91038"/>
    <w:rsid w:val="75D92075"/>
    <w:rsid w:val="75DA5B34"/>
    <w:rsid w:val="75DD85B8"/>
    <w:rsid w:val="75E3E5A9"/>
    <w:rsid w:val="75E3FDEB"/>
    <w:rsid w:val="75E942A5"/>
    <w:rsid w:val="75ECA7B0"/>
    <w:rsid w:val="75ED383C"/>
    <w:rsid w:val="75EF91C5"/>
    <w:rsid w:val="75F0A445"/>
    <w:rsid w:val="75F6D5FF"/>
    <w:rsid w:val="75F76CF7"/>
    <w:rsid w:val="7619A4CA"/>
    <w:rsid w:val="761E3B38"/>
    <w:rsid w:val="762424D4"/>
    <w:rsid w:val="7627328F"/>
    <w:rsid w:val="762B28F6"/>
    <w:rsid w:val="7634E000"/>
    <w:rsid w:val="76359339"/>
    <w:rsid w:val="76370BBF"/>
    <w:rsid w:val="7641B8AD"/>
    <w:rsid w:val="7641CF73"/>
    <w:rsid w:val="764F067E"/>
    <w:rsid w:val="7654D0DE"/>
    <w:rsid w:val="765B9621"/>
    <w:rsid w:val="765E493F"/>
    <w:rsid w:val="7664EE61"/>
    <w:rsid w:val="7666AC62"/>
    <w:rsid w:val="76686B1D"/>
    <w:rsid w:val="766D8F68"/>
    <w:rsid w:val="768FB859"/>
    <w:rsid w:val="76919A7E"/>
    <w:rsid w:val="7699F47F"/>
    <w:rsid w:val="769ABD4E"/>
    <w:rsid w:val="769EC2E9"/>
    <w:rsid w:val="76AADF32"/>
    <w:rsid w:val="76ABA522"/>
    <w:rsid w:val="76AE41D9"/>
    <w:rsid w:val="76BD347B"/>
    <w:rsid w:val="76C9173A"/>
    <w:rsid w:val="76D9C903"/>
    <w:rsid w:val="76DE8EF6"/>
    <w:rsid w:val="76E24B36"/>
    <w:rsid w:val="76EC17B3"/>
    <w:rsid w:val="76ECE305"/>
    <w:rsid w:val="76EEF74C"/>
    <w:rsid w:val="76EF3065"/>
    <w:rsid w:val="76F2EED1"/>
    <w:rsid w:val="76F91088"/>
    <w:rsid w:val="76FB8320"/>
    <w:rsid w:val="76FEB15C"/>
    <w:rsid w:val="76FFBE64"/>
    <w:rsid w:val="7702990D"/>
    <w:rsid w:val="770AA2B9"/>
    <w:rsid w:val="770F9C5A"/>
    <w:rsid w:val="77136BAF"/>
    <w:rsid w:val="77152DBD"/>
    <w:rsid w:val="77153E3F"/>
    <w:rsid w:val="771A3436"/>
    <w:rsid w:val="771CA0C7"/>
    <w:rsid w:val="771D9A5E"/>
    <w:rsid w:val="7722A3C0"/>
    <w:rsid w:val="7722C4A8"/>
    <w:rsid w:val="77231570"/>
    <w:rsid w:val="772A3CBC"/>
    <w:rsid w:val="7736FC74"/>
    <w:rsid w:val="7747C8BE"/>
    <w:rsid w:val="774DECB9"/>
    <w:rsid w:val="77507624"/>
    <w:rsid w:val="7750DD7D"/>
    <w:rsid w:val="77552854"/>
    <w:rsid w:val="775F8606"/>
    <w:rsid w:val="776490B9"/>
    <w:rsid w:val="776968C6"/>
    <w:rsid w:val="777A9EEF"/>
    <w:rsid w:val="777AB15E"/>
    <w:rsid w:val="777F286C"/>
    <w:rsid w:val="77884329"/>
    <w:rsid w:val="778E748A"/>
    <w:rsid w:val="77911828"/>
    <w:rsid w:val="779A1F92"/>
    <w:rsid w:val="779B0741"/>
    <w:rsid w:val="779D87CA"/>
    <w:rsid w:val="77A05DF1"/>
    <w:rsid w:val="77A2C69F"/>
    <w:rsid w:val="77A5A4B2"/>
    <w:rsid w:val="77A66DCF"/>
    <w:rsid w:val="77ADCD4D"/>
    <w:rsid w:val="77AE52F2"/>
    <w:rsid w:val="77AFEFD5"/>
    <w:rsid w:val="77B4B262"/>
    <w:rsid w:val="77B5CCF9"/>
    <w:rsid w:val="77BA2F87"/>
    <w:rsid w:val="77BDED91"/>
    <w:rsid w:val="77BFFFD8"/>
    <w:rsid w:val="77C2B690"/>
    <w:rsid w:val="77C3F4C7"/>
    <w:rsid w:val="77C642DB"/>
    <w:rsid w:val="77C9354D"/>
    <w:rsid w:val="77C98B71"/>
    <w:rsid w:val="77C9B82F"/>
    <w:rsid w:val="77CAD885"/>
    <w:rsid w:val="77CC354E"/>
    <w:rsid w:val="77CD46EA"/>
    <w:rsid w:val="77CD675D"/>
    <w:rsid w:val="77CD8F45"/>
    <w:rsid w:val="77D33FCF"/>
    <w:rsid w:val="77D980FA"/>
    <w:rsid w:val="77DC7C9C"/>
    <w:rsid w:val="77DD411C"/>
    <w:rsid w:val="77DFE1E9"/>
    <w:rsid w:val="77E22437"/>
    <w:rsid w:val="77F56E05"/>
    <w:rsid w:val="78045E16"/>
    <w:rsid w:val="7806A1EB"/>
    <w:rsid w:val="7808CD45"/>
    <w:rsid w:val="780EA1A7"/>
    <w:rsid w:val="78171D8A"/>
    <w:rsid w:val="781F9103"/>
    <w:rsid w:val="78212C94"/>
    <w:rsid w:val="7822F5D6"/>
    <w:rsid w:val="7829A6E9"/>
    <w:rsid w:val="782A0F74"/>
    <w:rsid w:val="782AEBA3"/>
    <w:rsid w:val="782DA841"/>
    <w:rsid w:val="78332DD5"/>
    <w:rsid w:val="7834EEC1"/>
    <w:rsid w:val="783B518C"/>
    <w:rsid w:val="783DD40C"/>
    <w:rsid w:val="7840709D"/>
    <w:rsid w:val="784AA577"/>
    <w:rsid w:val="784CEEFF"/>
    <w:rsid w:val="784D1720"/>
    <w:rsid w:val="784D81D1"/>
    <w:rsid w:val="784E1611"/>
    <w:rsid w:val="784EC92D"/>
    <w:rsid w:val="78502AD6"/>
    <w:rsid w:val="7857F5F5"/>
    <w:rsid w:val="785B3580"/>
    <w:rsid w:val="78644D37"/>
    <w:rsid w:val="78652D34"/>
    <w:rsid w:val="786E30C9"/>
    <w:rsid w:val="7870E3C1"/>
    <w:rsid w:val="787740EF"/>
    <w:rsid w:val="787E985E"/>
    <w:rsid w:val="78824D1B"/>
    <w:rsid w:val="788817F4"/>
    <w:rsid w:val="78886BBA"/>
    <w:rsid w:val="7888CFFC"/>
    <w:rsid w:val="788FD89F"/>
    <w:rsid w:val="7892F3DA"/>
    <w:rsid w:val="789A49A8"/>
    <w:rsid w:val="78A23BC3"/>
    <w:rsid w:val="78A60A6C"/>
    <w:rsid w:val="78A66E47"/>
    <w:rsid w:val="78AA6364"/>
    <w:rsid w:val="78AF4423"/>
    <w:rsid w:val="78B1E7D7"/>
    <w:rsid w:val="78B27E12"/>
    <w:rsid w:val="78BCA7BF"/>
    <w:rsid w:val="78C54927"/>
    <w:rsid w:val="78C5AF01"/>
    <w:rsid w:val="78C6E3DD"/>
    <w:rsid w:val="78CF3ACC"/>
    <w:rsid w:val="78D592B3"/>
    <w:rsid w:val="78D6A72A"/>
    <w:rsid w:val="78DA4D9D"/>
    <w:rsid w:val="78F107D9"/>
    <w:rsid w:val="78F654FF"/>
    <w:rsid w:val="78F8FA3A"/>
    <w:rsid w:val="78F9A850"/>
    <w:rsid w:val="78FC8374"/>
    <w:rsid w:val="7904ECEB"/>
    <w:rsid w:val="7907CD13"/>
    <w:rsid w:val="79080DB1"/>
    <w:rsid w:val="79086F5B"/>
    <w:rsid w:val="791550C8"/>
    <w:rsid w:val="7916C4C0"/>
    <w:rsid w:val="7918A873"/>
    <w:rsid w:val="7918B596"/>
    <w:rsid w:val="791CF222"/>
    <w:rsid w:val="791FBD89"/>
    <w:rsid w:val="792288F6"/>
    <w:rsid w:val="7922E48F"/>
    <w:rsid w:val="7924A278"/>
    <w:rsid w:val="7925CF9D"/>
    <w:rsid w:val="79261E5B"/>
    <w:rsid w:val="7926BAB3"/>
    <w:rsid w:val="792FC155"/>
    <w:rsid w:val="793A5823"/>
    <w:rsid w:val="793AD7F2"/>
    <w:rsid w:val="793C58AE"/>
    <w:rsid w:val="793CEF79"/>
    <w:rsid w:val="793E540E"/>
    <w:rsid w:val="794025BE"/>
    <w:rsid w:val="794122A1"/>
    <w:rsid w:val="794438F4"/>
    <w:rsid w:val="7944D742"/>
    <w:rsid w:val="7947008A"/>
    <w:rsid w:val="7949A39D"/>
    <w:rsid w:val="794E918F"/>
    <w:rsid w:val="795D8953"/>
    <w:rsid w:val="795E489A"/>
    <w:rsid w:val="7960F839"/>
    <w:rsid w:val="7979EDF2"/>
    <w:rsid w:val="79814D49"/>
    <w:rsid w:val="7987ADD6"/>
    <w:rsid w:val="798B93FB"/>
    <w:rsid w:val="798F961D"/>
    <w:rsid w:val="79A1410A"/>
    <w:rsid w:val="79A36D48"/>
    <w:rsid w:val="79A85F20"/>
    <w:rsid w:val="79B233E5"/>
    <w:rsid w:val="79B5D71C"/>
    <w:rsid w:val="79B774F3"/>
    <w:rsid w:val="79BB5652"/>
    <w:rsid w:val="79BD5531"/>
    <w:rsid w:val="79BE31D2"/>
    <w:rsid w:val="79C15AD9"/>
    <w:rsid w:val="79D34AE7"/>
    <w:rsid w:val="79D708FE"/>
    <w:rsid w:val="79DB2C9E"/>
    <w:rsid w:val="79E1C89E"/>
    <w:rsid w:val="79E7281D"/>
    <w:rsid w:val="79EE077E"/>
    <w:rsid w:val="79F676CD"/>
    <w:rsid w:val="79FA5036"/>
    <w:rsid w:val="79FB85AF"/>
    <w:rsid w:val="79FC3DE8"/>
    <w:rsid w:val="79FE4A15"/>
    <w:rsid w:val="79FFC049"/>
    <w:rsid w:val="7A02DAED"/>
    <w:rsid w:val="7A04F835"/>
    <w:rsid w:val="7A0A2AAC"/>
    <w:rsid w:val="7A121E48"/>
    <w:rsid w:val="7A127621"/>
    <w:rsid w:val="7A13D469"/>
    <w:rsid w:val="7A14FCD8"/>
    <w:rsid w:val="7A16F114"/>
    <w:rsid w:val="7A1EE00A"/>
    <w:rsid w:val="7A22737A"/>
    <w:rsid w:val="7A355D97"/>
    <w:rsid w:val="7A39D672"/>
    <w:rsid w:val="7A39F0D9"/>
    <w:rsid w:val="7A3B2E83"/>
    <w:rsid w:val="7A3D63CC"/>
    <w:rsid w:val="7A3F68BF"/>
    <w:rsid w:val="7A425AB7"/>
    <w:rsid w:val="7A451898"/>
    <w:rsid w:val="7A46FF4E"/>
    <w:rsid w:val="7A5C1B28"/>
    <w:rsid w:val="7A5C4A05"/>
    <w:rsid w:val="7A5E544F"/>
    <w:rsid w:val="7A62FCF3"/>
    <w:rsid w:val="7A66902A"/>
    <w:rsid w:val="7A6A6325"/>
    <w:rsid w:val="7A6B423F"/>
    <w:rsid w:val="7A74A3F0"/>
    <w:rsid w:val="7A7535ED"/>
    <w:rsid w:val="7A7B16ED"/>
    <w:rsid w:val="7A7BF36B"/>
    <w:rsid w:val="7A811708"/>
    <w:rsid w:val="7A8AE777"/>
    <w:rsid w:val="7A8B2D6D"/>
    <w:rsid w:val="7A8CDE0B"/>
    <w:rsid w:val="7A970AC7"/>
    <w:rsid w:val="7AA66CCB"/>
    <w:rsid w:val="7AAB4B1A"/>
    <w:rsid w:val="7AAD2F4B"/>
    <w:rsid w:val="7AB65396"/>
    <w:rsid w:val="7ABB3166"/>
    <w:rsid w:val="7ABC451D"/>
    <w:rsid w:val="7AD02908"/>
    <w:rsid w:val="7AD69E7D"/>
    <w:rsid w:val="7ADD511A"/>
    <w:rsid w:val="7AE10FFA"/>
    <w:rsid w:val="7AEBFEA2"/>
    <w:rsid w:val="7AF3A01E"/>
    <w:rsid w:val="7AFA292C"/>
    <w:rsid w:val="7AFEDCE6"/>
    <w:rsid w:val="7B02545A"/>
    <w:rsid w:val="7B037055"/>
    <w:rsid w:val="7B03D30D"/>
    <w:rsid w:val="7B0AB590"/>
    <w:rsid w:val="7B0B6F18"/>
    <w:rsid w:val="7B149FC9"/>
    <w:rsid w:val="7B15C09D"/>
    <w:rsid w:val="7B187C7F"/>
    <w:rsid w:val="7B1C90FB"/>
    <w:rsid w:val="7B1E6D82"/>
    <w:rsid w:val="7B232134"/>
    <w:rsid w:val="7B2445CF"/>
    <w:rsid w:val="7B26562E"/>
    <w:rsid w:val="7B2FD5F5"/>
    <w:rsid w:val="7B3A82F1"/>
    <w:rsid w:val="7B3BF6E3"/>
    <w:rsid w:val="7B41A0E6"/>
    <w:rsid w:val="7B43AFE5"/>
    <w:rsid w:val="7B5531F4"/>
    <w:rsid w:val="7B5E7A8C"/>
    <w:rsid w:val="7B5E87EA"/>
    <w:rsid w:val="7B6B729E"/>
    <w:rsid w:val="7B6E9656"/>
    <w:rsid w:val="7B72EF36"/>
    <w:rsid w:val="7B824C67"/>
    <w:rsid w:val="7B85359D"/>
    <w:rsid w:val="7B91C939"/>
    <w:rsid w:val="7B92DEA8"/>
    <w:rsid w:val="7B9AC504"/>
    <w:rsid w:val="7B9C2735"/>
    <w:rsid w:val="7BA494FD"/>
    <w:rsid w:val="7BA724BF"/>
    <w:rsid w:val="7BABE5F4"/>
    <w:rsid w:val="7BACE152"/>
    <w:rsid w:val="7BB28168"/>
    <w:rsid w:val="7BB4A3CE"/>
    <w:rsid w:val="7BB4B93D"/>
    <w:rsid w:val="7BB94683"/>
    <w:rsid w:val="7BC107DC"/>
    <w:rsid w:val="7BC87A87"/>
    <w:rsid w:val="7BC8BC74"/>
    <w:rsid w:val="7BD2E8CC"/>
    <w:rsid w:val="7BE26BA3"/>
    <w:rsid w:val="7BE4B268"/>
    <w:rsid w:val="7BF0972C"/>
    <w:rsid w:val="7BF3D116"/>
    <w:rsid w:val="7BF8A15D"/>
    <w:rsid w:val="7BF90E7A"/>
    <w:rsid w:val="7BFB841C"/>
    <w:rsid w:val="7BFE605B"/>
    <w:rsid w:val="7C099863"/>
    <w:rsid w:val="7C1A4E3A"/>
    <w:rsid w:val="7C292456"/>
    <w:rsid w:val="7C2A6A01"/>
    <w:rsid w:val="7C2B245C"/>
    <w:rsid w:val="7C2D0B5A"/>
    <w:rsid w:val="7C34BA8D"/>
    <w:rsid w:val="7C3A3549"/>
    <w:rsid w:val="7C3BB8B9"/>
    <w:rsid w:val="7C3BBEDC"/>
    <w:rsid w:val="7C3C14A9"/>
    <w:rsid w:val="7C3F96AB"/>
    <w:rsid w:val="7C4EA9E8"/>
    <w:rsid w:val="7C5C46B7"/>
    <w:rsid w:val="7C6010B1"/>
    <w:rsid w:val="7C625B55"/>
    <w:rsid w:val="7C669DAF"/>
    <w:rsid w:val="7C673CE8"/>
    <w:rsid w:val="7C6873D3"/>
    <w:rsid w:val="7C6EBC38"/>
    <w:rsid w:val="7C6F354B"/>
    <w:rsid w:val="7C71191D"/>
    <w:rsid w:val="7C764A4A"/>
    <w:rsid w:val="7C77E009"/>
    <w:rsid w:val="7C79AD46"/>
    <w:rsid w:val="7C7D21C3"/>
    <w:rsid w:val="7C7F3CF9"/>
    <w:rsid w:val="7C80E988"/>
    <w:rsid w:val="7C8AB35B"/>
    <w:rsid w:val="7C8C35B7"/>
    <w:rsid w:val="7C9050BD"/>
    <w:rsid w:val="7C925131"/>
    <w:rsid w:val="7C97A9B6"/>
    <w:rsid w:val="7C97AEF8"/>
    <w:rsid w:val="7C9A5664"/>
    <w:rsid w:val="7C9FD637"/>
    <w:rsid w:val="7CA78545"/>
    <w:rsid w:val="7CA9A6AA"/>
    <w:rsid w:val="7CB3B53B"/>
    <w:rsid w:val="7CBF4E98"/>
    <w:rsid w:val="7CC22B06"/>
    <w:rsid w:val="7CD18CA3"/>
    <w:rsid w:val="7CD67854"/>
    <w:rsid w:val="7CDC0EEF"/>
    <w:rsid w:val="7CE30C28"/>
    <w:rsid w:val="7CE39A40"/>
    <w:rsid w:val="7CE70374"/>
    <w:rsid w:val="7CE84661"/>
    <w:rsid w:val="7CF6B6AA"/>
    <w:rsid w:val="7D09611C"/>
    <w:rsid w:val="7D0CCADC"/>
    <w:rsid w:val="7D0DE19F"/>
    <w:rsid w:val="7D0ED20D"/>
    <w:rsid w:val="7D105A86"/>
    <w:rsid w:val="7D1389A7"/>
    <w:rsid w:val="7D13A293"/>
    <w:rsid w:val="7D15B6AB"/>
    <w:rsid w:val="7D19E080"/>
    <w:rsid w:val="7D1C0477"/>
    <w:rsid w:val="7D23EB6A"/>
    <w:rsid w:val="7D2D30AD"/>
    <w:rsid w:val="7D343014"/>
    <w:rsid w:val="7D3DD42D"/>
    <w:rsid w:val="7D3FD653"/>
    <w:rsid w:val="7D40004C"/>
    <w:rsid w:val="7D4696FB"/>
    <w:rsid w:val="7D485870"/>
    <w:rsid w:val="7D4905A9"/>
    <w:rsid w:val="7D4C930C"/>
    <w:rsid w:val="7D5043C2"/>
    <w:rsid w:val="7D512748"/>
    <w:rsid w:val="7D553E24"/>
    <w:rsid w:val="7D556188"/>
    <w:rsid w:val="7D5C7C54"/>
    <w:rsid w:val="7D5D5EC9"/>
    <w:rsid w:val="7D5E4EDB"/>
    <w:rsid w:val="7D60DBB9"/>
    <w:rsid w:val="7D617CEC"/>
    <w:rsid w:val="7D6696F6"/>
    <w:rsid w:val="7D6B5CE6"/>
    <w:rsid w:val="7D6CF86A"/>
    <w:rsid w:val="7D7206B8"/>
    <w:rsid w:val="7D73C2B4"/>
    <w:rsid w:val="7D7793AB"/>
    <w:rsid w:val="7D77F7A8"/>
    <w:rsid w:val="7D80AB1A"/>
    <w:rsid w:val="7D81B3BA"/>
    <w:rsid w:val="7D82038D"/>
    <w:rsid w:val="7D8676F5"/>
    <w:rsid w:val="7D8E15B2"/>
    <w:rsid w:val="7D983835"/>
    <w:rsid w:val="7D993477"/>
    <w:rsid w:val="7DA16A96"/>
    <w:rsid w:val="7DA5C2BB"/>
    <w:rsid w:val="7DB4BFE4"/>
    <w:rsid w:val="7DBE2239"/>
    <w:rsid w:val="7DBFA89D"/>
    <w:rsid w:val="7DCB379D"/>
    <w:rsid w:val="7DCC0710"/>
    <w:rsid w:val="7DCCF673"/>
    <w:rsid w:val="7DDAD94A"/>
    <w:rsid w:val="7DE3C89B"/>
    <w:rsid w:val="7DE53C91"/>
    <w:rsid w:val="7DE6E56A"/>
    <w:rsid w:val="7DE758A1"/>
    <w:rsid w:val="7DF2602B"/>
    <w:rsid w:val="7DF2A4A3"/>
    <w:rsid w:val="7DFA0C09"/>
    <w:rsid w:val="7E03C52A"/>
    <w:rsid w:val="7E0676EA"/>
    <w:rsid w:val="7E171FBE"/>
    <w:rsid w:val="7E214D68"/>
    <w:rsid w:val="7E241409"/>
    <w:rsid w:val="7E2CCA92"/>
    <w:rsid w:val="7E32E764"/>
    <w:rsid w:val="7E35EA69"/>
    <w:rsid w:val="7E3D1450"/>
    <w:rsid w:val="7E4212FD"/>
    <w:rsid w:val="7E4437AF"/>
    <w:rsid w:val="7E45F770"/>
    <w:rsid w:val="7E498642"/>
    <w:rsid w:val="7E52BA3C"/>
    <w:rsid w:val="7E555B3F"/>
    <w:rsid w:val="7E680603"/>
    <w:rsid w:val="7E68F2A2"/>
    <w:rsid w:val="7E7F711F"/>
    <w:rsid w:val="7E81C34A"/>
    <w:rsid w:val="7E837311"/>
    <w:rsid w:val="7E8ECB61"/>
    <w:rsid w:val="7E92DB5E"/>
    <w:rsid w:val="7E937710"/>
    <w:rsid w:val="7E961D60"/>
    <w:rsid w:val="7EA08BAA"/>
    <w:rsid w:val="7EA82594"/>
    <w:rsid w:val="7EACC209"/>
    <w:rsid w:val="7EB2C960"/>
    <w:rsid w:val="7EBA95EA"/>
    <w:rsid w:val="7EBBB443"/>
    <w:rsid w:val="7EC07058"/>
    <w:rsid w:val="7EC2C51F"/>
    <w:rsid w:val="7EC8F1B5"/>
    <w:rsid w:val="7ECC872C"/>
    <w:rsid w:val="7ED3764C"/>
    <w:rsid w:val="7ED66FB7"/>
    <w:rsid w:val="7ED6A507"/>
    <w:rsid w:val="7EDCA7B8"/>
    <w:rsid w:val="7EE4FD4B"/>
    <w:rsid w:val="7EE8F213"/>
    <w:rsid w:val="7EE9CAD2"/>
    <w:rsid w:val="7EED7C06"/>
    <w:rsid w:val="7EEFB056"/>
    <w:rsid w:val="7EF09CE6"/>
    <w:rsid w:val="7EF2697A"/>
    <w:rsid w:val="7EFD2714"/>
    <w:rsid w:val="7EFF6F0B"/>
    <w:rsid w:val="7F055299"/>
    <w:rsid w:val="7F0E1C56"/>
    <w:rsid w:val="7F1338F3"/>
    <w:rsid w:val="7F18759A"/>
    <w:rsid w:val="7F191970"/>
    <w:rsid w:val="7F1A4D7B"/>
    <w:rsid w:val="7F2303E6"/>
    <w:rsid w:val="7F23BE7E"/>
    <w:rsid w:val="7F243020"/>
    <w:rsid w:val="7F2886F9"/>
    <w:rsid w:val="7F2F025B"/>
    <w:rsid w:val="7F387D86"/>
    <w:rsid w:val="7F38FBE8"/>
    <w:rsid w:val="7F465D67"/>
    <w:rsid w:val="7F58B64C"/>
    <w:rsid w:val="7F59856B"/>
    <w:rsid w:val="7F5F634F"/>
    <w:rsid w:val="7F6EC1B5"/>
    <w:rsid w:val="7F760D7C"/>
    <w:rsid w:val="7F7933E9"/>
    <w:rsid w:val="7F7C9974"/>
    <w:rsid w:val="7F7DA904"/>
    <w:rsid w:val="7F80CB43"/>
    <w:rsid w:val="7F876192"/>
    <w:rsid w:val="7F8EE337"/>
    <w:rsid w:val="7F8FA437"/>
    <w:rsid w:val="7F917BDD"/>
    <w:rsid w:val="7F926CC0"/>
    <w:rsid w:val="7F929A07"/>
    <w:rsid w:val="7F93CBF9"/>
    <w:rsid w:val="7FABC94A"/>
    <w:rsid w:val="7FAF9E3A"/>
    <w:rsid w:val="7FB418F6"/>
    <w:rsid w:val="7FB4D90A"/>
    <w:rsid w:val="7FB5DE4F"/>
    <w:rsid w:val="7FB7F7C2"/>
    <w:rsid w:val="7FBCCF66"/>
    <w:rsid w:val="7FBDB998"/>
    <w:rsid w:val="7FC16F0A"/>
    <w:rsid w:val="7FC6510F"/>
    <w:rsid w:val="7FC90E3C"/>
    <w:rsid w:val="7FCA9E2F"/>
    <w:rsid w:val="7FD0AAF6"/>
    <w:rsid w:val="7FD3767F"/>
    <w:rsid w:val="7FDAE725"/>
    <w:rsid w:val="7FE0DC2F"/>
    <w:rsid w:val="7FE56EB7"/>
    <w:rsid w:val="7FE63382"/>
    <w:rsid w:val="7FE7FA89"/>
    <w:rsid w:val="7FF07894"/>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1873A8A"/>
  <w15:chartTrackingRefBased/>
  <w15:docId w15:val="{69B9894E-6F0A-46A4-B03D-DAD4EA30E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pPr>
      <w:ind w:left="720"/>
      <w:contextualSpacing/>
    </w:pPr>
  </w:style>
  <w:style w:type="character" w:styleId="Hyperlink">
    <w:name w:val="Hyperlink"/>
    <w:basedOn w:val="Absatz-Standardschriftart"/>
    <w:uiPriority w:val="99"/>
    <w:unhideWhenUsed/>
    <w:rPr>
      <w:color w:val="0563C1" w:themeColor="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styleId="Verzeichnis1">
    <w:name w:val="toc 1"/>
    <w:basedOn w:val="Standard"/>
    <w:next w:val="Standard"/>
    <w:autoRedefine/>
    <w:uiPriority w:val="39"/>
    <w:unhideWhenUsed/>
    <w:pPr>
      <w:spacing w:after="100"/>
    </w:pPr>
  </w:style>
  <w:style w:type="paragraph" w:styleId="Verzeichnis2">
    <w:name w:val="toc 2"/>
    <w:basedOn w:val="Standard"/>
    <w:next w:val="Standard"/>
    <w:autoRedefine/>
    <w:uiPriority w:val="39"/>
    <w:unhideWhenUsed/>
    <w:pPr>
      <w:spacing w:after="100"/>
      <w:ind w:left="220"/>
    </w:pPr>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Pr>
      <w:rFonts w:asciiTheme="majorHAnsi" w:eastAsiaTheme="majorEastAsia" w:hAnsiTheme="majorHAnsi" w:cstheme="majorBidi"/>
      <w:color w:val="2F5496" w:themeColor="accent1" w:themeShade="BF"/>
      <w:sz w:val="26"/>
      <w:szCs w:val="26"/>
    </w:rPr>
  </w:style>
  <w:style w:type="paragraph" w:styleId="Verzeichnis3">
    <w:name w:val="toc 3"/>
    <w:basedOn w:val="Standard"/>
    <w:next w:val="Standard"/>
    <w:autoRedefine/>
    <w:uiPriority w:val="39"/>
    <w:unhideWhenUsed/>
    <w:pPr>
      <w:spacing w:after="100"/>
      <w:ind w:left="440"/>
    </w:pPr>
  </w:style>
  <w:style w:type="character" w:customStyle="1" w:styleId="berschrift3Zchn">
    <w:name w:val="Überschrift 3 Zchn"/>
    <w:basedOn w:val="Absatz-Standardschriftart"/>
    <w:link w:val="berschrift3"/>
    <w:uiPriority w:val="9"/>
    <w:rPr>
      <w:rFonts w:asciiTheme="majorHAnsi" w:eastAsiaTheme="majorEastAsia" w:hAnsiTheme="majorHAnsi" w:cstheme="majorBidi"/>
      <w:color w:val="1F3763" w:themeColor="accent1" w:themeShade="7F"/>
      <w:sz w:val="24"/>
      <w:szCs w:val="24"/>
    </w:rPr>
  </w:style>
  <w:style w:type="paragraph" w:styleId="KeinLeerraum">
    <w:name w:val="No Spacing"/>
    <w:uiPriority w:val="1"/>
    <w:qFormat/>
    <w:pPr>
      <w:spacing w:after="0" w:line="240" w:lineRule="auto"/>
    </w:pPr>
  </w:style>
  <w:style w:type="character" w:styleId="Funotenzeichen">
    <w:name w:val="footnote reference"/>
    <w:basedOn w:val="Absatz-Standardschriftart"/>
    <w:uiPriority w:val="99"/>
    <w:semiHidden/>
    <w:unhideWhenUsed/>
    <w:rPr>
      <w:vertAlign w:val="superscript"/>
    </w:rPr>
  </w:style>
  <w:style w:type="character" w:customStyle="1" w:styleId="FunotentextZchn">
    <w:name w:val="Fußnotentext Zchn"/>
    <w:basedOn w:val="Absatz-Standardschriftart"/>
    <w:link w:val="Funotentext"/>
    <w:uiPriority w:val="99"/>
    <w:semiHidden/>
    <w:rPr>
      <w:sz w:val="20"/>
      <w:szCs w:val="20"/>
    </w:rPr>
  </w:style>
  <w:style w:type="paragraph" w:styleId="Funotentext">
    <w:name w:val="footnote text"/>
    <w:basedOn w:val="Standard"/>
    <w:link w:val="FunotentextZchn"/>
    <w:uiPriority w:val="99"/>
    <w:semiHidden/>
    <w:unhideWhenUsed/>
    <w:pPr>
      <w:spacing w:after="0" w:line="240" w:lineRule="auto"/>
    </w:pPr>
    <w:rPr>
      <w:sz w:val="20"/>
      <w:szCs w:val="20"/>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Inhaltsverzeichnisberschrift">
    <w:name w:val="TOC Heading"/>
    <w:basedOn w:val="berschrift1"/>
    <w:next w:val="Standard"/>
    <w:uiPriority w:val="39"/>
    <w:unhideWhenUsed/>
    <w:qFormat/>
    <w:rsid w:val="00A22D97"/>
    <w:pPr>
      <w:outlineLvl w:val="9"/>
    </w:pPr>
    <w:rPr>
      <w:lang w:eastAsia="de-DE"/>
    </w:rPr>
  </w:style>
  <w:style w:type="paragraph" w:styleId="Beschriftung">
    <w:name w:val="caption"/>
    <w:basedOn w:val="Standard"/>
    <w:next w:val="Standard"/>
    <w:uiPriority w:val="35"/>
    <w:unhideWhenUsed/>
    <w:qFormat/>
    <w:rsid w:val="00943718"/>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C30461"/>
    <w:pPr>
      <w:spacing w:after="0"/>
    </w:pPr>
  </w:style>
  <w:style w:type="character" w:styleId="BesuchterLink">
    <w:name w:val="FollowedHyperlink"/>
    <w:basedOn w:val="Absatz-Standardschriftart"/>
    <w:uiPriority w:val="99"/>
    <w:semiHidden/>
    <w:unhideWhenUsed/>
    <w:rsid w:val="005A468A"/>
    <w:rPr>
      <w:color w:val="954F72" w:themeColor="followedHyperlink"/>
      <w:u w:val="single"/>
    </w:rPr>
  </w:style>
  <w:style w:type="character" w:styleId="NichtaufgelsteErwhnung">
    <w:name w:val="Unresolved Mention"/>
    <w:basedOn w:val="Absatz-Standardschriftart"/>
    <w:uiPriority w:val="99"/>
    <w:semiHidden/>
    <w:unhideWhenUsed/>
    <w:rsid w:val="004E0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3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ws.amazon.com/de/what-is/restful-api/" TargetMode="External"/><Relationship Id="rId21" Type="http://schemas.openxmlformats.org/officeDocument/2006/relationships/hyperlink" Target="https://renatoargh.wordpress.com/wp-content/uploads/2018/01/article-multi-tenant-data-architecture-2006.pdf" TargetMode="External"/><Relationship Id="rId42" Type="http://schemas.openxmlformats.org/officeDocument/2006/relationships/hyperlink" Target="https://auth0.com/de/intro-to-iam/what-is-oauth-2" TargetMode="External"/><Relationship Id="rId63" Type="http://schemas.openxmlformats.org/officeDocument/2006/relationships/hyperlink" Target="https://www.researchgate.net/publication/296259511_A_performance_analysis_of_the_DBMS_-_MySQL_vs_PostgreSQL" TargetMode="External"/><Relationship Id="rId84" Type="http://schemas.openxmlformats.org/officeDocument/2006/relationships/image" Target="media/image18.png"/><Relationship Id="rId138" Type="http://schemas.openxmlformats.org/officeDocument/2006/relationships/hyperlink" Target="https://kubernetes.io/docs/concepts/overview/" TargetMode="External"/><Relationship Id="rId107" Type="http://schemas.openxmlformats.org/officeDocument/2006/relationships/image" Target="media/image34.png"/><Relationship Id="rId11" Type="http://schemas.openxmlformats.org/officeDocument/2006/relationships/comments" Target="comments.xml"/><Relationship Id="rId32" Type="http://schemas.openxmlformats.org/officeDocument/2006/relationships/hyperlink" Target="https://www.rfc-editor.org/info/rfc7643" TargetMode="External"/><Relationship Id="rId53" Type="http://schemas.openxmlformats.org/officeDocument/2006/relationships/hyperlink" Target="http://www.laputan.org/drc/drc.html" TargetMode="External"/><Relationship Id="rId74" Type="http://schemas.openxmlformats.org/officeDocument/2006/relationships/image" Target="media/image14.png"/><Relationship Id="rId128" Type="http://schemas.openxmlformats.org/officeDocument/2006/relationships/hyperlink" Target="https://www.researchgate.net/publication/3296158" TargetMode="External"/><Relationship Id="rId149" Type="http://schemas.openxmlformats.org/officeDocument/2006/relationships/footer" Target="footer3.xml"/><Relationship Id="rId5" Type="http://schemas.openxmlformats.org/officeDocument/2006/relationships/numbering" Target="numbering.xml"/><Relationship Id="rId95" Type="http://schemas.openxmlformats.org/officeDocument/2006/relationships/hyperlink" Target="https://docs.liquibase.com/concepts/changelogs/home.html" TargetMode="External"/><Relationship Id="rId22" Type="http://schemas.openxmlformats.org/officeDocument/2006/relationships/hyperlink" Target="http://www.sxf.uevora.pt/wp-content/uploads/2013/03/Glaser_1967.pdf" TargetMode="External"/><Relationship Id="rId27" Type="http://schemas.openxmlformats.org/officeDocument/2006/relationships/image" Target="media/image4.png"/><Relationship Id="rId43" Type="http://schemas.openxmlformats.org/officeDocument/2006/relationships/hyperlink" Target="https://auth0.com/de/intro-to-iam/what-is-oauth-2" TargetMode="External"/><Relationship Id="rId48" Type="http://schemas.openxmlformats.org/officeDocument/2006/relationships/hyperlink" Target="https://auth0.com/intro-to-iam/what-is-openid-connect-oidc" TargetMode="External"/><Relationship Id="rId64" Type="http://schemas.openxmlformats.org/officeDocument/2006/relationships/hyperlink" Target="https://elearning.dhbw-stuttgart.de/moodle/pluginfile.php/571565/mod_resource/content/1/Datenbanken7Transaktionen.pdf" TargetMode="External"/><Relationship Id="rId69" Type="http://schemas.openxmlformats.org/officeDocument/2006/relationships/hyperlink" Target="https://www.researchgate.net/publication/354720705_A_STUDY_AND_ANALYSIS_OF_CONTINUOUS_DELIVERY_CONTINUOUS_INTEGRATION_IN_SOFTWARE_DEVELOPMENT_ENVIRONMENT" TargetMode="External"/><Relationship Id="rId113" Type="http://schemas.openxmlformats.org/officeDocument/2006/relationships/hyperlink" Target="http://www.sxf.uevora.pt/wp-content/uploads/2013/03/Glaser_1967.pdf" TargetMode="External"/><Relationship Id="rId118" Type="http://schemas.openxmlformats.org/officeDocument/2006/relationships/hyperlink" Target="https://www.rfc-editor.org/info/rfc7643" TargetMode="External"/><Relationship Id="rId134" Type="http://schemas.openxmlformats.org/officeDocument/2006/relationships/hyperlink" Target="https://www.researchgate.net/publication/354720705_A_STUDY_AND_ANALYSIS_OF_CONTINUOUS_DELIVERY_CONTINUOUS_INTEGRATION_IN_SOFTWARE_DEVELOPMENT_ENVIRONMENT" TargetMode="External"/><Relationship Id="rId139" Type="http://schemas.openxmlformats.org/officeDocument/2006/relationships/hyperlink" Target="https://kubernetes.io/docs/tutorials/kubernetes-basics/explore/explore-intro/" TargetMode="External"/><Relationship Id="rId80" Type="http://schemas.openxmlformats.org/officeDocument/2006/relationships/image" Target="media/image15.png"/><Relationship Id="rId85" Type="http://schemas.openxmlformats.org/officeDocument/2006/relationships/image" Target="media/image19.png"/><Relationship Id="rId150" Type="http://schemas.openxmlformats.org/officeDocument/2006/relationships/footer" Target="footer4.xml"/><Relationship Id="rId12" Type="http://schemas.microsoft.com/office/2011/relationships/commentsExtended" Target="commentsExtended.xml"/><Relationship Id="rId17" Type="http://schemas.openxmlformats.org/officeDocument/2006/relationships/header" Target="header2.xml"/><Relationship Id="rId33" Type="http://schemas.openxmlformats.org/officeDocument/2006/relationships/image" Target="media/image5.png"/><Relationship Id="rId38" Type="http://schemas.openxmlformats.org/officeDocument/2006/relationships/image" Target="media/image10.jpeg"/><Relationship Id="rId59" Type="http://schemas.openxmlformats.org/officeDocument/2006/relationships/hyperlink" Target="https://docs.spring.io/spring-security/reference/servlet/authentication/architecture.html" TargetMode="External"/><Relationship Id="rId103" Type="http://schemas.openxmlformats.org/officeDocument/2006/relationships/image" Target="media/image30.png"/><Relationship Id="rId108" Type="http://schemas.openxmlformats.org/officeDocument/2006/relationships/image" Target="media/image35.png"/><Relationship Id="rId124" Type="http://schemas.openxmlformats.org/officeDocument/2006/relationships/hyperlink" Target="http://www.laputan.org/drc/drc.html" TargetMode="External"/><Relationship Id="rId129" Type="http://schemas.openxmlformats.org/officeDocument/2006/relationships/hyperlink" Target="https://www.researchgate.net/publication/296259511_A_performance_analysis_of_the_DBMS_-_MySQL_vs_PostgreSQL" TargetMode="External"/><Relationship Id="rId54" Type="http://schemas.openxmlformats.org/officeDocument/2006/relationships/hyperlink" Target="http://www.laputan.org/drc/drc.html" TargetMode="External"/><Relationship Id="rId70" Type="http://schemas.openxmlformats.org/officeDocument/2006/relationships/hyperlink" Target="https://www.researchgate.net/publication/354720705_A_STUDY_AND_ANALYSIS_OF_CONTINUOUS_DELIVERY_CONTINUOUS_INTEGRATION_IN_SOFTWARE_DEVELOPMENT_ENVIRONMENT" TargetMode="External"/><Relationship Id="rId75" Type="http://schemas.openxmlformats.org/officeDocument/2006/relationships/hyperlink" Target="https://www.docker.com/resources/what-container/" TargetMode="External"/><Relationship Id="rId91" Type="http://schemas.openxmlformats.org/officeDocument/2006/relationships/image" Target="media/image22.png"/><Relationship Id="rId96" Type="http://schemas.openxmlformats.org/officeDocument/2006/relationships/image" Target="media/image24.png"/><Relationship Id="rId140" Type="http://schemas.openxmlformats.org/officeDocument/2006/relationships/hyperlink" Target="https://kubernetes.io/docs/concepts/overview/components/" TargetMode="External"/><Relationship Id="rId145" Type="http://schemas.openxmlformats.org/officeDocument/2006/relationships/hyperlink" Target="https://docs.liquibase.com/concepts/introduction-to-liquibase.html"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dl.acm.org/doi/10.1145/2884781.2884833" TargetMode="External"/><Relationship Id="rId28" Type="http://schemas.openxmlformats.org/officeDocument/2006/relationships/hyperlink" Target="https://www.keycloak.org/getting-started/getting-started-zip" TargetMode="External"/><Relationship Id="rId49" Type="http://schemas.openxmlformats.org/officeDocument/2006/relationships/hyperlink" Target="https://auth0.com/intro-to-iam/what-is-openid-connect-oidc" TargetMode="External"/><Relationship Id="rId114" Type="http://schemas.openxmlformats.org/officeDocument/2006/relationships/hyperlink" Target="https://doi.org/10.1145/2884781.2884833" TargetMode="External"/><Relationship Id="rId119" Type="http://schemas.openxmlformats.org/officeDocument/2006/relationships/hyperlink" Target="https://oauth.net/about/introduction/" TargetMode="External"/><Relationship Id="rId44" Type="http://schemas.openxmlformats.org/officeDocument/2006/relationships/image" Target="media/image12.png"/><Relationship Id="rId60" Type="http://schemas.openxmlformats.org/officeDocument/2006/relationships/hyperlink" Target="http://postgresql.de/was-ist-postgresql" TargetMode="External"/><Relationship Id="rId65" Type="http://schemas.openxmlformats.org/officeDocument/2006/relationships/hyperlink" Target="https://www.keycloak.org/server/db" TargetMode="External"/><Relationship Id="rId81" Type="http://schemas.openxmlformats.org/officeDocument/2006/relationships/image" Target="media/image16.svg"/><Relationship Id="rId86" Type="http://schemas.openxmlformats.org/officeDocument/2006/relationships/image" Target="media/image20.png"/><Relationship Id="rId130" Type="http://schemas.openxmlformats.org/officeDocument/2006/relationships/hyperlink" Target="https://elearning.dhbw-stuttgart.de/moodle/pluginfile.php/571565/mod_resource/content/1/Datenbanken7Transaktionen.pdf" TargetMode="External"/><Relationship Id="rId135" Type="http://schemas.openxmlformats.org/officeDocument/2006/relationships/hyperlink" Target="https://www.docker.com/resources/what-container/" TargetMode="External"/><Relationship Id="rId151" Type="http://schemas.openxmlformats.org/officeDocument/2006/relationships/fontTable" Target="fontTable.xml"/><Relationship Id="rId13" Type="http://schemas.microsoft.com/office/2016/09/relationships/commentsIds" Target="commentsIds.xml"/><Relationship Id="rId18" Type="http://schemas.openxmlformats.org/officeDocument/2006/relationships/footer" Target="footer2.xml"/><Relationship Id="rId39" Type="http://schemas.openxmlformats.org/officeDocument/2006/relationships/hyperlink" Target="https://www.rfc-editor.org/info/rfc7643" TargetMode="External"/><Relationship Id="rId109" Type="http://schemas.openxmlformats.org/officeDocument/2006/relationships/image" Target="media/image36.png"/><Relationship Id="rId34" Type="http://schemas.openxmlformats.org/officeDocument/2006/relationships/image" Target="media/image6.jpg"/><Relationship Id="rId50" Type="http://schemas.openxmlformats.org/officeDocument/2006/relationships/hyperlink" Target="https://auth0.com/intro-to-iam/what-is-openid-connect-oidc" TargetMode="External"/><Relationship Id="rId55" Type="http://schemas.openxmlformats.org/officeDocument/2006/relationships/hyperlink" Target="http://www.laputan.org/drc/drc.html" TargetMode="External"/><Relationship Id="rId76" Type="http://schemas.openxmlformats.org/officeDocument/2006/relationships/hyperlink" Target="https://kubernetes.io/docs/concepts/overview/" TargetMode="External"/><Relationship Id="rId97" Type="http://schemas.openxmlformats.org/officeDocument/2006/relationships/image" Target="media/image25.png"/><Relationship Id="rId104" Type="http://schemas.openxmlformats.org/officeDocument/2006/relationships/image" Target="media/image31.png"/><Relationship Id="rId120" Type="http://schemas.openxmlformats.org/officeDocument/2006/relationships/hyperlink" Target="https://auth0.com/de/intro-to-iam/what-is-oauth-2" TargetMode="External"/><Relationship Id="rId125" Type="http://schemas.openxmlformats.org/officeDocument/2006/relationships/hyperlink" Target="https://spring.io/projects/spring-security" TargetMode="External"/><Relationship Id="rId141" Type="http://schemas.openxmlformats.org/officeDocument/2006/relationships/hyperlink" Target="https://www.uni-ulm.de/in/theo/lehre/archiv/ss-2017/scheduling/" TargetMode="External"/><Relationship Id="rId146" Type="http://schemas.openxmlformats.org/officeDocument/2006/relationships/hyperlink" Target="https://docs.liquibase.com/concepts/changelogs/home.html" TargetMode="External"/><Relationship Id="rId7" Type="http://schemas.openxmlformats.org/officeDocument/2006/relationships/settings" Target="settings.xml"/><Relationship Id="rId71" Type="http://schemas.openxmlformats.org/officeDocument/2006/relationships/hyperlink" Target="https://www.docker.com/resources/what-container/" TargetMode="External"/><Relationship Id="rId92" Type="http://schemas.openxmlformats.org/officeDocument/2006/relationships/image" Target="media/image23.png"/><Relationship Id="rId2" Type="http://schemas.openxmlformats.org/officeDocument/2006/relationships/customXml" Target="../customXml/item2.xml"/><Relationship Id="rId29" Type="http://schemas.openxmlformats.org/officeDocument/2006/relationships/hyperlink" Target="https://www.ibm.com/topics/restapis" TargetMode="External"/><Relationship Id="rId24" Type="http://schemas.openxmlformats.org/officeDocument/2006/relationships/hyperlink" Target="http://www.sxf.uevora.pt/wp-content/uploads/2013/03/Glaser_1967.pdf" TargetMode="External"/><Relationship Id="rId40" Type="http://schemas.openxmlformats.org/officeDocument/2006/relationships/image" Target="media/image11.png"/><Relationship Id="rId45" Type="http://schemas.openxmlformats.org/officeDocument/2006/relationships/hyperlink" Target="https://medium.com/@greekykhs/ro-acd8cb4cc0f4" TargetMode="External"/><Relationship Id="rId66" Type="http://schemas.openxmlformats.org/officeDocument/2006/relationships/hyperlink" Target="https://www.atlassian.com/de/software/jira/guides/getting-started/introduction" TargetMode="External"/><Relationship Id="rId87" Type="http://schemas.openxmlformats.org/officeDocument/2006/relationships/image" Target="media/image21.png"/><Relationship Id="rId110" Type="http://schemas.openxmlformats.org/officeDocument/2006/relationships/hyperlink" Target="https://www.keycloak.org/" TargetMode="External"/><Relationship Id="rId115" Type="http://schemas.openxmlformats.org/officeDocument/2006/relationships/hyperlink" Target="https://www.google.de/books/edition/Keycloak_Identity_and_Access_Management/WBsvEAAAQBAJ?hl=de&amp;gbpv=0" TargetMode="External"/><Relationship Id="rId131" Type="http://schemas.openxmlformats.org/officeDocument/2006/relationships/hyperlink" Target="https://www.keycloak.org/server/db" TargetMode="External"/><Relationship Id="rId136" Type="http://schemas.openxmlformats.org/officeDocument/2006/relationships/hyperlink" Target="https://docs.docker.com/guides/docker-overview/" TargetMode="External"/><Relationship Id="rId61" Type="http://schemas.openxmlformats.org/officeDocument/2006/relationships/hyperlink" Target="https://www.researchgate.net/publication/3296158" TargetMode="External"/><Relationship Id="rId82" Type="http://schemas.openxmlformats.org/officeDocument/2006/relationships/hyperlink" Target="https://kubernetes.io/docs/concepts/overview/components/" TargetMode="External"/><Relationship Id="rId152" Type="http://schemas.microsoft.com/office/2011/relationships/people" Target="people.xml"/><Relationship Id="rId19" Type="http://schemas.openxmlformats.org/officeDocument/2006/relationships/hyperlink" Target="https://www.keycloak.org/" TargetMode="External"/><Relationship Id="rId14" Type="http://schemas.microsoft.com/office/2018/08/relationships/commentsExtensible" Target="commentsExtensible.xml"/><Relationship Id="rId30" Type="http://schemas.openxmlformats.org/officeDocument/2006/relationships/hyperlink" Target="https://aws.amazon.com/de/what-is/restful-api/" TargetMode="External"/><Relationship Id="rId35" Type="http://schemas.openxmlformats.org/officeDocument/2006/relationships/image" Target="media/image7.jpg"/><Relationship Id="rId56" Type="http://schemas.openxmlformats.org/officeDocument/2006/relationships/hyperlink" Target="https://iamgodsom.wordpress.com/wp-content/uploads/2014/08/wrox-professional-java-development-with-the-spring-framework.pdf" TargetMode="External"/><Relationship Id="rId77" Type="http://schemas.openxmlformats.org/officeDocument/2006/relationships/hyperlink" Target="https://kubernetes.io/docs/tutorials/kubernetes-basics/explore/explore-intro/" TargetMode="External"/><Relationship Id="rId100" Type="http://schemas.openxmlformats.org/officeDocument/2006/relationships/image" Target="media/image28.png"/><Relationship Id="rId105" Type="http://schemas.openxmlformats.org/officeDocument/2006/relationships/image" Target="media/image32.png"/><Relationship Id="rId126" Type="http://schemas.openxmlformats.org/officeDocument/2006/relationships/hyperlink" Target="https://docs.spring.io/spring-security/reference/servlet/authentication/architecture.html" TargetMode="External"/><Relationship Id="rId147" Type="http://schemas.openxmlformats.org/officeDocument/2006/relationships/hyperlink" Target="https://www.google.de/books/edition/Managing_Kubernetes_Resources_Using_Helm/v02IEAAAQBAJ?hl=de&amp;amp;gbpv=1&amp;amp;dq=Managing+Kubernetes+Resources+Using+Helm&amp;amp;printsec=frontcover" TargetMode="External"/><Relationship Id="rId8" Type="http://schemas.openxmlformats.org/officeDocument/2006/relationships/webSettings" Target="webSettings.xml"/><Relationship Id="rId51" Type="http://schemas.openxmlformats.org/officeDocument/2006/relationships/hyperlink" Target="https://www.researchgate.net/publication/358771227_Applying_Spring_Security_Framework_with_KeyCloak-Based_OAuth2_to_Protect_Microservice_Architecture_APIs_A_Case_Study" TargetMode="External"/><Relationship Id="rId72" Type="http://schemas.openxmlformats.org/officeDocument/2006/relationships/hyperlink" Target="https://docs.docker.com/guides/docker-overview/" TargetMode="External"/><Relationship Id="rId93" Type="http://schemas.openxmlformats.org/officeDocument/2006/relationships/hyperlink" Target="https://www.w3.org/XML/" TargetMode="External"/><Relationship Id="rId98" Type="http://schemas.openxmlformats.org/officeDocument/2006/relationships/image" Target="media/image26.png"/><Relationship Id="rId121" Type="http://schemas.openxmlformats.org/officeDocument/2006/relationships/hyperlink" Target="https://auth0.com/intro-to-iam/what-is-openid-connect-oidc" TargetMode="External"/><Relationship Id="rId142" Type="http://schemas.openxmlformats.org/officeDocument/2006/relationships/hyperlink" Target="https://dl.acm.org/doi/pdf/10.1145/321738.321743" TargetMode="Externa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hyperlink" Target="https://auth0.com/de/intro-to-iam/what-is-oauth-2" TargetMode="External"/><Relationship Id="rId67" Type="http://schemas.openxmlformats.org/officeDocument/2006/relationships/hyperlink" Target="https://elearning.dhbwstuttgart.de/moodle/pluginfile.php/634308/mod_resource/content/0/TINF22F_VE09_CM_CI_CD.pdf" TargetMode="External"/><Relationship Id="rId116" Type="http://schemas.openxmlformats.org/officeDocument/2006/relationships/hyperlink" Target="https://www.ibm.com/topics/rest-apis" TargetMode="External"/><Relationship Id="rId137" Type="http://schemas.openxmlformats.org/officeDocument/2006/relationships/hyperlink" Target="https://jyx.jyu.fi/bitstream/handle/123456789/48029/URN%3aNBN%3afi%3ajyu-201512093942.pdf?sequence=1&amp;amp;isAllowed=y" TargetMode="External"/><Relationship Id="rId20" Type="http://schemas.openxmlformats.org/officeDocument/2006/relationships/hyperlink" Target="https://ibm.com/de-de/topics/single-sign-on%22%3ehttps://ibm.com/de-de/topics/single-sign-on" TargetMode="External"/><Relationship Id="rId41" Type="http://schemas.openxmlformats.org/officeDocument/2006/relationships/hyperlink" Target="https://oauth.net/about/introduction/" TargetMode="External"/><Relationship Id="rId62" Type="http://schemas.openxmlformats.org/officeDocument/2006/relationships/hyperlink" Target="https://www.researchgate.net/publication/3296158" TargetMode="External"/><Relationship Id="rId83" Type="http://schemas.openxmlformats.org/officeDocument/2006/relationships/image" Target="media/image17.png"/><Relationship Id="rId88" Type="http://schemas.openxmlformats.org/officeDocument/2006/relationships/hyperlink" Target="https://www.uni-ulm.de/in/theo/lehre/archiv/ss-2017/scheduling/" TargetMode="External"/><Relationship Id="rId111" Type="http://schemas.openxmlformats.org/officeDocument/2006/relationships/hyperlink" Target="https://ibm.com/de-de/topics/single-sign-on%22%3ehttps://ibm.com/de-de/topics/single-sign-on" TargetMode="External"/><Relationship Id="rId132" Type="http://schemas.openxmlformats.org/officeDocument/2006/relationships/hyperlink" Target="https://www.atlassian.com/de/software/jira/guides/getting-started/introduction" TargetMode="External"/><Relationship Id="rId153" Type="http://schemas.openxmlformats.org/officeDocument/2006/relationships/theme" Target="theme/theme1.xml"/><Relationship Id="rId15" Type="http://schemas.openxmlformats.org/officeDocument/2006/relationships/header" Target="header1.xml"/><Relationship Id="rId36" Type="http://schemas.openxmlformats.org/officeDocument/2006/relationships/image" Target="media/image8.png"/><Relationship Id="rId57" Type="http://schemas.openxmlformats.org/officeDocument/2006/relationships/image" Target="media/image13.png"/><Relationship Id="rId106" Type="http://schemas.openxmlformats.org/officeDocument/2006/relationships/image" Target="media/image33.png"/><Relationship Id="rId127" Type="http://schemas.openxmlformats.org/officeDocument/2006/relationships/hyperlink" Target="http://postgresql.de/was-ist-postgresql" TargetMode="External"/><Relationship Id="rId10" Type="http://schemas.openxmlformats.org/officeDocument/2006/relationships/endnotes" Target="endnotes.xml"/><Relationship Id="rId31" Type="http://schemas.openxmlformats.org/officeDocument/2006/relationships/hyperlink" Target="https://www.rfc-editor.org/info/rfc7643" TargetMode="External"/><Relationship Id="rId52" Type="http://schemas.openxmlformats.org/officeDocument/2006/relationships/hyperlink" Target="https://iamgodsom.wordpress.com/wp-content/uploads/2014/08/wrox-professional-java-development-with-the-spring-framework.pdf" TargetMode="External"/><Relationship Id="rId73" Type="http://schemas.openxmlformats.org/officeDocument/2006/relationships/hyperlink" Target="https://jyx.jyu.fi/bitstream/handle/123456789/48029/URN%3aNBN%3afi%3ajyu-201512093942.pdf?sequence=1&amp;amp;isAllowed=y" TargetMode="External"/><Relationship Id="rId78" Type="http://schemas.openxmlformats.org/officeDocument/2006/relationships/hyperlink" Target="https://kubernetes.io/docs/concepts/overview/components/" TargetMode="External"/><Relationship Id="rId94" Type="http://schemas.openxmlformats.org/officeDocument/2006/relationships/hyperlink" Target="https://docs.liquibase.com/concepts/introduction-to-liquibase.html" TargetMode="External"/><Relationship Id="rId99" Type="http://schemas.openxmlformats.org/officeDocument/2006/relationships/image" Target="media/image27.png"/><Relationship Id="rId101" Type="http://schemas.openxmlformats.org/officeDocument/2006/relationships/hyperlink" Target="https://refactorfirst.com/spring-cloud-gateway-keycloak-rbac-resource-server" TargetMode="External"/><Relationship Id="rId122" Type="http://schemas.openxmlformats.org/officeDocument/2006/relationships/hyperlink" Target="https://www.researchgate.net/publication/358771227_Applying_Spring_Security_Framework_with_KeyCloak-Based_OAuth2_to_Protect_Microservice_Architecture_APIs_A_Case_Study" TargetMode="External"/><Relationship Id="rId143" Type="http://schemas.openxmlformats.org/officeDocument/2006/relationships/hyperlink" Target="https://www.slf4j.org/" TargetMode="External"/><Relationship Id="rId148"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www.keycloak.org/docs/latest/server_admin/index.html" TargetMode="External"/><Relationship Id="rId47" Type="http://schemas.openxmlformats.org/officeDocument/2006/relationships/hyperlink" Target="https://auth0.com/de/intro-to-iam/what-is-oauth-2" TargetMode="External"/><Relationship Id="rId68" Type="http://schemas.openxmlformats.org/officeDocument/2006/relationships/hyperlink" Target="https://www.researchgate.net/publication/354720705_A_STUDY_AND_ANALYSIS_OF_CONTINUOUS_DELIVERY_CONTINUOUS_INTEGRATION_IN_SOFTWARE_DEVELOPMENT_ENVIRONMENT" TargetMode="External"/><Relationship Id="rId89" Type="http://schemas.openxmlformats.org/officeDocument/2006/relationships/hyperlink" Target="https://dl.acm.org/doi/pdf/10.1145/321738.321743" TargetMode="External"/><Relationship Id="rId112" Type="http://schemas.openxmlformats.org/officeDocument/2006/relationships/hyperlink" Target="https://renatoargh.wordpress.com/wp-content/uploads/2018/01/article-multi-tenant-data-architecture-2006.pdf" TargetMode="External"/><Relationship Id="rId133" Type="http://schemas.openxmlformats.org/officeDocument/2006/relationships/hyperlink" Target="https://elearning.dhbw-stuttgart.de/moodle/pluginfile.php/634308/mod_resource/content/0/TINF22F_VE09_CM_CI_CD.pdf" TargetMode="External"/><Relationship Id="rId154" Type="http://schemas.microsoft.com/office/2020/10/relationships/intelligence" Target="intelligence2.xml"/><Relationship Id="rId16" Type="http://schemas.openxmlformats.org/officeDocument/2006/relationships/footer" Target="footer1.xml"/><Relationship Id="rId37" Type="http://schemas.openxmlformats.org/officeDocument/2006/relationships/image" Target="media/image9.jpeg"/><Relationship Id="rId58" Type="http://schemas.openxmlformats.org/officeDocument/2006/relationships/hyperlink" Target="https://spring.io/projects/spring-security" TargetMode="External"/><Relationship Id="rId79" Type="http://schemas.openxmlformats.org/officeDocument/2006/relationships/hyperlink" Target="https://kubernetes.io/docs/concepts/overview/components/" TargetMode="External"/><Relationship Id="rId102" Type="http://schemas.openxmlformats.org/officeDocument/2006/relationships/image" Target="media/image29.png"/><Relationship Id="rId123" Type="http://schemas.openxmlformats.org/officeDocument/2006/relationships/hyperlink" Target="https://iamgodsom.wordpress.com/wp-content/uploads/2014/08/wrox-professional-java-development-with-the-spring-framework.pdf" TargetMode="External"/><Relationship Id="rId144" Type="http://schemas.openxmlformats.org/officeDocument/2006/relationships/hyperlink" Target="https://www.w3.org/XML/" TargetMode="External"/><Relationship Id="rId90" Type="http://schemas.openxmlformats.org/officeDocument/2006/relationships/hyperlink" Target="https://www.slf4j.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keycloak.org/docs/latest/server_admi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9080EE9A9E0E7C4CBD2FA9674725AB29" ma:contentTypeVersion="8" ma:contentTypeDescription="Ein neues Dokument erstellen." ma:contentTypeScope="" ma:versionID="ff814a28eb0bf6e1bb59a81c55e31146">
  <xsd:schema xmlns:xsd="http://www.w3.org/2001/XMLSchema" xmlns:xs="http://www.w3.org/2001/XMLSchema" xmlns:p="http://schemas.microsoft.com/office/2006/metadata/properties" xmlns:ns2="1ad310e6-450c-4f6d-9aa3-20a20c0c482e" targetNamespace="http://schemas.microsoft.com/office/2006/metadata/properties" ma:root="true" ma:fieldsID="56b0afd1ce0d11265f0ff0c4172c940d" ns2:_="">
    <xsd:import namespace="1ad310e6-450c-4f6d-9aa3-20a20c0c482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d310e6-450c-4f6d-9aa3-20a20c0c48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87431-3594-46BA-A459-CF19B827BDBB}">
  <ds:schemaRefs>
    <ds:schemaRef ds:uri="http://purl.org/dc/terms/"/>
    <ds:schemaRef ds:uri="http://schemas.microsoft.com/office/infopath/2007/PartnerControls"/>
    <ds:schemaRef ds:uri="1ad310e6-450c-4f6d-9aa3-20a20c0c482e"/>
    <ds:schemaRef ds:uri="http://purl.org/dc/elements/1.1/"/>
    <ds:schemaRef ds:uri="http://www.w3.org/XML/1998/namespace"/>
    <ds:schemaRef ds:uri="http://schemas.microsoft.com/office/2006/documentManagement/types"/>
    <ds:schemaRef ds:uri="http://schemas.openxmlformats.org/package/2006/metadata/core-properties"/>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A809B43F-C5E4-40FE-AE8F-3B076DC4C9C5}">
  <ds:schemaRefs>
    <ds:schemaRef ds:uri="http://schemas.microsoft.com/sharepoint/v3/contenttype/forms"/>
  </ds:schemaRefs>
</ds:datastoreItem>
</file>

<file path=customXml/itemProps3.xml><?xml version="1.0" encoding="utf-8"?>
<ds:datastoreItem xmlns:ds="http://schemas.openxmlformats.org/officeDocument/2006/customXml" ds:itemID="{8B1B885E-F415-47D8-A77E-3F5E73688C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d310e6-450c-4f6d-9aa3-20a20c0c48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7210353-6FF3-4E99-84CA-703BA2E11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11696</Words>
  <Characters>73688</Characters>
  <Application>Microsoft Office Word</Application>
  <DocSecurity>0</DocSecurity>
  <Lines>614</Lines>
  <Paragraphs>170</Paragraphs>
  <ScaleCrop>false</ScaleCrop>
  <Company/>
  <LinksUpToDate>false</LinksUpToDate>
  <CharactersWithSpaces>85214</CharactersWithSpaces>
  <SharedDoc>false</SharedDoc>
  <HLinks>
    <vt:vector size="948" baseType="variant">
      <vt:variant>
        <vt:i4>1638460</vt:i4>
      </vt:variant>
      <vt:variant>
        <vt:i4>740</vt:i4>
      </vt:variant>
      <vt:variant>
        <vt:i4>0</vt:i4>
      </vt:variant>
      <vt:variant>
        <vt:i4>5</vt:i4>
      </vt:variant>
      <vt:variant>
        <vt:lpwstr/>
      </vt:variant>
      <vt:variant>
        <vt:lpwstr>_Toc170488557</vt:lpwstr>
      </vt:variant>
      <vt:variant>
        <vt:i4>1638460</vt:i4>
      </vt:variant>
      <vt:variant>
        <vt:i4>734</vt:i4>
      </vt:variant>
      <vt:variant>
        <vt:i4>0</vt:i4>
      </vt:variant>
      <vt:variant>
        <vt:i4>5</vt:i4>
      </vt:variant>
      <vt:variant>
        <vt:lpwstr/>
      </vt:variant>
      <vt:variant>
        <vt:lpwstr>_Toc170488556</vt:lpwstr>
      </vt:variant>
      <vt:variant>
        <vt:i4>1638460</vt:i4>
      </vt:variant>
      <vt:variant>
        <vt:i4>728</vt:i4>
      </vt:variant>
      <vt:variant>
        <vt:i4>0</vt:i4>
      </vt:variant>
      <vt:variant>
        <vt:i4>5</vt:i4>
      </vt:variant>
      <vt:variant>
        <vt:lpwstr/>
      </vt:variant>
      <vt:variant>
        <vt:lpwstr>_Toc170488555</vt:lpwstr>
      </vt:variant>
      <vt:variant>
        <vt:i4>1638460</vt:i4>
      </vt:variant>
      <vt:variant>
        <vt:i4>722</vt:i4>
      </vt:variant>
      <vt:variant>
        <vt:i4>0</vt:i4>
      </vt:variant>
      <vt:variant>
        <vt:i4>5</vt:i4>
      </vt:variant>
      <vt:variant>
        <vt:lpwstr/>
      </vt:variant>
      <vt:variant>
        <vt:lpwstr>_Toc170488554</vt:lpwstr>
      </vt:variant>
      <vt:variant>
        <vt:i4>1638460</vt:i4>
      </vt:variant>
      <vt:variant>
        <vt:i4>716</vt:i4>
      </vt:variant>
      <vt:variant>
        <vt:i4>0</vt:i4>
      </vt:variant>
      <vt:variant>
        <vt:i4>5</vt:i4>
      </vt:variant>
      <vt:variant>
        <vt:lpwstr/>
      </vt:variant>
      <vt:variant>
        <vt:lpwstr>_Toc170488553</vt:lpwstr>
      </vt:variant>
      <vt:variant>
        <vt:i4>1638460</vt:i4>
      </vt:variant>
      <vt:variant>
        <vt:i4>710</vt:i4>
      </vt:variant>
      <vt:variant>
        <vt:i4>0</vt:i4>
      </vt:variant>
      <vt:variant>
        <vt:i4>5</vt:i4>
      </vt:variant>
      <vt:variant>
        <vt:lpwstr/>
      </vt:variant>
      <vt:variant>
        <vt:lpwstr>_Toc170488552</vt:lpwstr>
      </vt:variant>
      <vt:variant>
        <vt:i4>1638460</vt:i4>
      </vt:variant>
      <vt:variant>
        <vt:i4>704</vt:i4>
      </vt:variant>
      <vt:variant>
        <vt:i4>0</vt:i4>
      </vt:variant>
      <vt:variant>
        <vt:i4>5</vt:i4>
      </vt:variant>
      <vt:variant>
        <vt:lpwstr/>
      </vt:variant>
      <vt:variant>
        <vt:lpwstr>_Toc170488551</vt:lpwstr>
      </vt:variant>
      <vt:variant>
        <vt:i4>1638460</vt:i4>
      </vt:variant>
      <vt:variant>
        <vt:i4>698</vt:i4>
      </vt:variant>
      <vt:variant>
        <vt:i4>0</vt:i4>
      </vt:variant>
      <vt:variant>
        <vt:i4>5</vt:i4>
      </vt:variant>
      <vt:variant>
        <vt:lpwstr/>
      </vt:variant>
      <vt:variant>
        <vt:lpwstr>_Toc170488550</vt:lpwstr>
      </vt:variant>
      <vt:variant>
        <vt:i4>1572924</vt:i4>
      </vt:variant>
      <vt:variant>
        <vt:i4>692</vt:i4>
      </vt:variant>
      <vt:variant>
        <vt:i4>0</vt:i4>
      </vt:variant>
      <vt:variant>
        <vt:i4>5</vt:i4>
      </vt:variant>
      <vt:variant>
        <vt:lpwstr/>
      </vt:variant>
      <vt:variant>
        <vt:lpwstr>_Toc170488549</vt:lpwstr>
      </vt:variant>
      <vt:variant>
        <vt:i4>1572924</vt:i4>
      </vt:variant>
      <vt:variant>
        <vt:i4>686</vt:i4>
      </vt:variant>
      <vt:variant>
        <vt:i4>0</vt:i4>
      </vt:variant>
      <vt:variant>
        <vt:i4>5</vt:i4>
      </vt:variant>
      <vt:variant>
        <vt:lpwstr/>
      </vt:variant>
      <vt:variant>
        <vt:lpwstr>_Toc170488548</vt:lpwstr>
      </vt:variant>
      <vt:variant>
        <vt:i4>1572924</vt:i4>
      </vt:variant>
      <vt:variant>
        <vt:i4>680</vt:i4>
      </vt:variant>
      <vt:variant>
        <vt:i4>0</vt:i4>
      </vt:variant>
      <vt:variant>
        <vt:i4>5</vt:i4>
      </vt:variant>
      <vt:variant>
        <vt:lpwstr/>
      </vt:variant>
      <vt:variant>
        <vt:lpwstr>_Toc170488547</vt:lpwstr>
      </vt:variant>
      <vt:variant>
        <vt:i4>1572924</vt:i4>
      </vt:variant>
      <vt:variant>
        <vt:i4>674</vt:i4>
      </vt:variant>
      <vt:variant>
        <vt:i4>0</vt:i4>
      </vt:variant>
      <vt:variant>
        <vt:i4>5</vt:i4>
      </vt:variant>
      <vt:variant>
        <vt:lpwstr/>
      </vt:variant>
      <vt:variant>
        <vt:lpwstr>_Toc170488546</vt:lpwstr>
      </vt:variant>
      <vt:variant>
        <vt:i4>1572924</vt:i4>
      </vt:variant>
      <vt:variant>
        <vt:i4>668</vt:i4>
      </vt:variant>
      <vt:variant>
        <vt:i4>0</vt:i4>
      </vt:variant>
      <vt:variant>
        <vt:i4>5</vt:i4>
      </vt:variant>
      <vt:variant>
        <vt:lpwstr/>
      </vt:variant>
      <vt:variant>
        <vt:lpwstr>_Toc170488545</vt:lpwstr>
      </vt:variant>
      <vt:variant>
        <vt:i4>1572924</vt:i4>
      </vt:variant>
      <vt:variant>
        <vt:i4>662</vt:i4>
      </vt:variant>
      <vt:variant>
        <vt:i4>0</vt:i4>
      </vt:variant>
      <vt:variant>
        <vt:i4>5</vt:i4>
      </vt:variant>
      <vt:variant>
        <vt:lpwstr/>
      </vt:variant>
      <vt:variant>
        <vt:lpwstr>_Toc170488544</vt:lpwstr>
      </vt:variant>
      <vt:variant>
        <vt:i4>1572924</vt:i4>
      </vt:variant>
      <vt:variant>
        <vt:i4>656</vt:i4>
      </vt:variant>
      <vt:variant>
        <vt:i4>0</vt:i4>
      </vt:variant>
      <vt:variant>
        <vt:i4>5</vt:i4>
      </vt:variant>
      <vt:variant>
        <vt:lpwstr/>
      </vt:variant>
      <vt:variant>
        <vt:lpwstr>_Toc170488543</vt:lpwstr>
      </vt:variant>
      <vt:variant>
        <vt:i4>1572924</vt:i4>
      </vt:variant>
      <vt:variant>
        <vt:i4>650</vt:i4>
      </vt:variant>
      <vt:variant>
        <vt:i4>0</vt:i4>
      </vt:variant>
      <vt:variant>
        <vt:i4>5</vt:i4>
      </vt:variant>
      <vt:variant>
        <vt:lpwstr/>
      </vt:variant>
      <vt:variant>
        <vt:lpwstr>_Toc170488542</vt:lpwstr>
      </vt:variant>
      <vt:variant>
        <vt:i4>1572924</vt:i4>
      </vt:variant>
      <vt:variant>
        <vt:i4>644</vt:i4>
      </vt:variant>
      <vt:variant>
        <vt:i4>0</vt:i4>
      </vt:variant>
      <vt:variant>
        <vt:i4>5</vt:i4>
      </vt:variant>
      <vt:variant>
        <vt:lpwstr/>
      </vt:variant>
      <vt:variant>
        <vt:lpwstr>_Toc170488541</vt:lpwstr>
      </vt:variant>
      <vt:variant>
        <vt:i4>1572924</vt:i4>
      </vt:variant>
      <vt:variant>
        <vt:i4>638</vt:i4>
      </vt:variant>
      <vt:variant>
        <vt:i4>0</vt:i4>
      </vt:variant>
      <vt:variant>
        <vt:i4>5</vt:i4>
      </vt:variant>
      <vt:variant>
        <vt:lpwstr/>
      </vt:variant>
      <vt:variant>
        <vt:lpwstr>_Toc170488540</vt:lpwstr>
      </vt:variant>
      <vt:variant>
        <vt:i4>2031676</vt:i4>
      </vt:variant>
      <vt:variant>
        <vt:i4>632</vt:i4>
      </vt:variant>
      <vt:variant>
        <vt:i4>0</vt:i4>
      </vt:variant>
      <vt:variant>
        <vt:i4>5</vt:i4>
      </vt:variant>
      <vt:variant>
        <vt:lpwstr/>
      </vt:variant>
      <vt:variant>
        <vt:lpwstr>_Toc170488539</vt:lpwstr>
      </vt:variant>
      <vt:variant>
        <vt:i4>2031676</vt:i4>
      </vt:variant>
      <vt:variant>
        <vt:i4>626</vt:i4>
      </vt:variant>
      <vt:variant>
        <vt:i4>0</vt:i4>
      </vt:variant>
      <vt:variant>
        <vt:i4>5</vt:i4>
      </vt:variant>
      <vt:variant>
        <vt:lpwstr/>
      </vt:variant>
      <vt:variant>
        <vt:lpwstr>_Toc170488538</vt:lpwstr>
      </vt:variant>
      <vt:variant>
        <vt:i4>2031676</vt:i4>
      </vt:variant>
      <vt:variant>
        <vt:i4>620</vt:i4>
      </vt:variant>
      <vt:variant>
        <vt:i4>0</vt:i4>
      </vt:variant>
      <vt:variant>
        <vt:i4>5</vt:i4>
      </vt:variant>
      <vt:variant>
        <vt:lpwstr/>
      </vt:variant>
      <vt:variant>
        <vt:lpwstr>_Toc170488537</vt:lpwstr>
      </vt:variant>
      <vt:variant>
        <vt:i4>2031676</vt:i4>
      </vt:variant>
      <vt:variant>
        <vt:i4>614</vt:i4>
      </vt:variant>
      <vt:variant>
        <vt:i4>0</vt:i4>
      </vt:variant>
      <vt:variant>
        <vt:i4>5</vt:i4>
      </vt:variant>
      <vt:variant>
        <vt:lpwstr/>
      </vt:variant>
      <vt:variant>
        <vt:lpwstr>_Toc170488536</vt:lpwstr>
      </vt:variant>
      <vt:variant>
        <vt:i4>2031676</vt:i4>
      </vt:variant>
      <vt:variant>
        <vt:i4>608</vt:i4>
      </vt:variant>
      <vt:variant>
        <vt:i4>0</vt:i4>
      </vt:variant>
      <vt:variant>
        <vt:i4>5</vt:i4>
      </vt:variant>
      <vt:variant>
        <vt:lpwstr/>
      </vt:variant>
      <vt:variant>
        <vt:lpwstr>_Toc170488535</vt:lpwstr>
      </vt:variant>
      <vt:variant>
        <vt:i4>2031676</vt:i4>
      </vt:variant>
      <vt:variant>
        <vt:i4>602</vt:i4>
      </vt:variant>
      <vt:variant>
        <vt:i4>0</vt:i4>
      </vt:variant>
      <vt:variant>
        <vt:i4>5</vt:i4>
      </vt:variant>
      <vt:variant>
        <vt:lpwstr/>
      </vt:variant>
      <vt:variant>
        <vt:lpwstr>_Toc170488534</vt:lpwstr>
      </vt:variant>
      <vt:variant>
        <vt:i4>2031676</vt:i4>
      </vt:variant>
      <vt:variant>
        <vt:i4>596</vt:i4>
      </vt:variant>
      <vt:variant>
        <vt:i4>0</vt:i4>
      </vt:variant>
      <vt:variant>
        <vt:i4>5</vt:i4>
      </vt:variant>
      <vt:variant>
        <vt:lpwstr/>
      </vt:variant>
      <vt:variant>
        <vt:lpwstr>_Toc170488533</vt:lpwstr>
      </vt:variant>
      <vt:variant>
        <vt:i4>2031676</vt:i4>
      </vt:variant>
      <vt:variant>
        <vt:i4>590</vt:i4>
      </vt:variant>
      <vt:variant>
        <vt:i4>0</vt:i4>
      </vt:variant>
      <vt:variant>
        <vt:i4>5</vt:i4>
      </vt:variant>
      <vt:variant>
        <vt:lpwstr/>
      </vt:variant>
      <vt:variant>
        <vt:lpwstr>_Toc170488532</vt:lpwstr>
      </vt:variant>
      <vt:variant>
        <vt:i4>2031676</vt:i4>
      </vt:variant>
      <vt:variant>
        <vt:i4>584</vt:i4>
      </vt:variant>
      <vt:variant>
        <vt:i4>0</vt:i4>
      </vt:variant>
      <vt:variant>
        <vt:i4>5</vt:i4>
      </vt:variant>
      <vt:variant>
        <vt:lpwstr/>
      </vt:variant>
      <vt:variant>
        <vt:lpwstr>_Toc170488531</vt:lpwstr>
      </vt:variant>
      <vt:variant>
        <vt:i4>2031676</vt:i4>
      </vt:variant>
      <vt:variant>
        <vt:i4>578</vt:i4>
      </vt:variant>
      <vt:variant>
        <vt:i4>0</vt:i4>
      </vt:variant>
      <vt:variant>
        <vt:i4>5</vt:i4>
      </vt:variant>
      <vt:variant>
        <vt:lpwstr/>
      </vt:variant>
      <vt:variant>
        <vt:lpwstr>_Toc170488530</vt:lpwstr>
      </vt:variant>
      <vt:variant>
        <vt:i4>1966140</vt:i4>
      </vt:variant>
      <vt:variant>
        <vt:i4>572</vt:i4>
      </vt:variant>
      <vt:variant>
        <vt:i4>0</vt:i4>
      </vt:variant>
      <vt:variant>
        <vt:i4>5</vt:i4>
      </vt:variant>
      <vt:variant>
        <vt:lpwstr/>
      </vt:variant>
      <vt:variant>
        <vt:lpwstr>_Toc170488529</vt:lpwstr>
      </vt:variant>
      <vt:variant>
        <vt:i4>4456465</vt:i4>
      </vt:variant>
      <vt:variant>
        <vt:i4>567</vt:i4>
      </vt:variant>
      <vt:variant>
        <vt:i4>0</vt:i4>
      </vt:variant>
      <vt:variant>
        <vt:i4>5</vt:i4>
      </vt:variant>
      <vt:variant>
        <vt:lpwstr>https://www.google.de/books/edition/Managing_Kubernetes_Resources_Using_Helm/v02IEAAAQBAJ?hl=de&amp;amp;gbpv=1&amp;amp;dq=Managing+Kubernetes+Resources+Using+Helm&amp;amp;printsec=frontcover</vt:lpwstr>
      </vt:variant>
      <vt:variant>
        <vt:lpwstr/>
      </vt:variant>
      <vt:variant>
        <vt:i4>786507</vt:i4>
      </vt:variant>
      <vt:variant>
        <vt:i4>564</vt:i4>
      </vt:variant>
      <vt:variant>
        <vt:i4>0</vt:i4>
      </vt:variant>
      <vt:variant>
        <vt:i4>5</vt:i4>
      </vt:variant>
      <vt:variant>
        <vt:lpwstr>https://docs.liquibase.com/concepts/changelogs/home.html</vt:lpwstr>
      </vt:variant>
      <vt:variant>
        <vt:lpwstr/>
      </vt:variant>
      <vt:variant>
        <vt:i4>4063278</vt:i4>
      </vt:variant>
      <vt:variant>
        <vt:i4>561</vt:i4>
      </vt:variant>
      <vt:variant>
        <vt:i4>0</vt:i4>
      </vt:variant>
      <vt:variant>
        <vt:i4>5</vt:i4>
      </vt:variant>
      <vt:variant>
        <vt:lpwstr>https://docs.liquibase.com/concepts/introduction-to-liquibase.html</vt:lpwstr>
      </vt:variant>
      <vt:variant>
        <vt:lpwstr/>
      </vt:variant>
      <vt:variant>
        <vt:i4>6750249</vt:i4>
      </vt:variant>
      <vt:variant>
        <vt:i4>558</vt:i4>
      </vt:variant>
      <vt:variant>
        <vt:i4>0</vt:i4>
      </vt:variant>
      <vt:variant>
        <vt:i4>5</vt:i4>
      </vt:variant>
      <vt:variant>
        <vt:lpwstr>https://www.w3.org/XML/</vt:lpwstr>
      </vt:variant>
      <vt:variant>
        <vt:lpwstr/>
      </vt:variant>
      <vt:variant>
        <vt:i4>6488119</vt:i4>
      </vt:variant>
      <vt:variant>
        <vt:i4>555</vt:i4>
      </vt:variant>
      <vt:variant>
        <vt:i4>0</vt:i4>
      </vt:variant>
      <vt:variant>
        <vt:i4>5</vt:i4>
      </vt:variant>
      <vt:variant>
        <vt:lpwstr>https://www.slf4j.org/</vt:lpwstr>
      </vt:variant>
      <vt:variant>
        <vt:lpwstr/>
      </vt:variant>
      <vt:variant>
        <vt:i4>5242880</vt:i4>
      </vt:variant>
      <vt:variant>
        <vt:i4>552</vt:i4>
      </vt:variant>
      <vt:variant>
        <vt:i4>0</vt:i4>
      </vt:variant>
      <vt:variant>
        <vt:i4>5</vt:i4>
      </vt:variant>
      <vt:variant>
        <vt:lpwstr>https://dl.acm.org/doi/pdf/10.1145/321738.321743</vt:lpwstr>
      </vt:variant>
      <vt:variant>
        <vt:lpwstr/>
      </vt:variant>
      <vt:variant>
        <vt:i4>6946863</vt:i4>
      </vt:variant>
      <vt:variant>
        <vt:i4>549</vt:i4>
      </vt:variant>
      <vt:variant>
        <vt:i4>0</vt:i4>
      </vt:variant>
      <vt:variant>
        <vt:i4>5</vt:i4>
      </vt:variant>
      <vt:variant>
        <vt:lpwstr>https://www.uni-ulm.de/in/theo/lehre/archiv/ss-2017/scheduling/</vt:lpwstr>
      </vt:variant>
      <vt:variant>
        <vt:lpwstr/>
      </vt:variant>
      <vt:variant>
        <vt:i4>4456455</vt:i4>
      </vt:variant>
      <vt:variant>
        <vt:i4>546</vt:i4>
      </vt:variant>
      <vt:variant>
        <vt:i4>0</vt:i4>
      </vt:variant>
      <vt:variant>
        <vt:i4>5</vt:i4>
      </vt:variant>
      <vt:variant>
        <vt:lpwstr>https://kubernetes.io/docs/concepts/overview/components/</vt:lpwstr>
      </vt:variant>
      <vt:variant>
        <vt:lpwstr/>
      </vt:variant>
      <vt:variant>
        <vt:i4>852056</vt:i4>
      </vt:variant>
      <vt:variant>
        <vt:i4>543</vt:i4>
      </vt:variant>
      <vt:variant>
        <vt:i4>0</vt:i4>
      </vt:variant>
      <vt:variant>
        <vt:i4>5</vt:i4>
      </vt:variant>
      <vt:variant>
        <vt:lpwstr>https://kubernetes.io/docs/tutorials/kubernetes-basics/explore/explore-intro/</vt:lpwstr>
      </vt:variant>
      <vt:variant>
        <vt:lpwstr/>
      </vt:variant>
      <vt:variant>
        <vt:i4>1769540</vt:i4>
      </vt:variant>
      <vt:variant>
        <vt:i4>540</vt:i4>
      </vt:variant>
      <vt:variant>
        <vt:i4>0</vt:i4>
      </vt:variant>
      <vt:variant>
        <vt:i4>5</vt:i4>
      </vt:variant>
      <vt:variant>
        <vt:lpwstr>https://kubernetes.io/docs/concepts/overview/</vt:lpwstr>
      </vt:variant>
      <vt:variant>
        <vt:lpwstr/>
      </vt:variant>
      <vt:variant>
        <vt:i4>4522073</vt:i4>
      </vt:variant>
      <vt:variant>
        <vt:i4>537</vt:i4>
      </vt:variant>
      <vt:variant>
        <vt:i4>0</vt:i4>
      </vt:variant>
      <vt:variant>
        <vt:i4>5</vt:i4>
      </vt:variant>
      <vt:variant>
        <vt:lpwstr>https://jyx.jyu.fi/bitstream/handle/123456789/48029/URN%3aNBN%3afi%3ajyu-201512093942.pdf?sequence=1&amp;amp;isAllowed=y</vt:lpwstr>
      </vt:variant>
      <vt:variant>
        <vt:lpwstr/>
      </vt:variant>
      <vt:variant>
        <vt:i4>3539002</vt:i4>
      </vt:variant>
      <vt:variant>
        <vt:i4>534</vt:i4>
      </vt:variant>
      <vt:variant>
        <vt:i4>0</vt:i4>
      </vt:variant>
      <vt:variant>
        <vt:i4>5</vt:i4>
      </vt:variant>
      <vt:variant>
        <vt:lpwstr>https://docs.docker.com/guides/docker-overview/</vt:lpwstr>
      </vt:variant>
      <vt:variant>
        <vt:lpwstr/>
      </vt:variant>
      <vt:variant>
        <vt:i4>5701650</vt:i4>
      </vt:variant>
      <vt:variant>
        <vt:i4>531</vt:i4>
      </vt:variant>
      <vt:variant>
        <vt:i4>0</vt:i4>
      </vt:variant>
      <vt:variant>
        <vt:i4>5</vt:i4>
      </vt:variant>
      <vt:variant>
        <vt:lpwstr>https://www.docker.com/resources/what-container/</vt:lpwstr>
      </vt:variant>
      <vt:variant>
        <vt:lpwstr/>
      </vt:variant>
      <vt:variant>
        <vt:i4>39</vt:i4>
      </vt:variant>
      <vt:variant>
        <vt:i4>528</vt:i4>
      </vt:variant>
      <vt:variant>
        <vt:i4>0</vt:i4>
      </vt:variant>
      <vt:variant>
        <vt:i4>5</vt:i4>
      </vt:variant>
      <vt:variant>
        <vt:lpwstr>https://www.researchgate.net/publication/354720705_A_STUDY_AND_ANALYSIS_OF_CONTINUOUS_DELIVERY_CONTINUOUS_INTEGRATION_IN_SOFTWARE_DEVELOPMENT_ENVIRONMENT</vt:lpwstr>
      </vt:variant>
      <vt:variant>
        <vt:lpwstr/>
      </vt:variant>
      <vt:variant>
        <vt:i4>6160495</vt:i4>
      </vt:variant>
      <vt:variant>
        <vt:i4>525</vt:i4>
      </vt:variant>
      <vt:variant>
        <vt:i4>0</vt:i4>
      </vt:variant>
      <vt:variant>
        <vt:i4>5</vt:i4>
      </vt:variant>
      <vt:variant>
        <vt:lpwstr>https://elearning.dhbw-stuttgart.de/moodle/pluginfile.php/634308/mod_resource/content/0/TINF22F_VE09_CM_CI_CD.pdf</vt:lpwstr>
      </vt:variant>
      <vt:variant>
        <vt:lpwstr/>
      </vt:variant>
      <vt:variant>
        <vt:i4>5963783</vt:i4>
      </vt:variant>
      <vt:variant>
        <vt:i4>522</vt:i4>
      </vt:variant>
      <vt:variant>
        <vt:i4>0</vt:i4>
      </vt:variant>
      <vt:variant>
        <vt:i4>5</vt:i4>
      </vt:variant>
      <vt:variant>
        <vt:lpwstr>https://www.atlassian.com/de/software/jira/guides/getting-started/introduction</vt:lpwstr>
      </vt:variant>
      <vt:variant>
        <vt:lpwstr>dig-into-specific-features</vt:lpwstr>
      </vt:variant>
      <vt:variant>
        <vt:i4>7012393</vt:i4>
      </vt:variant>
      <vt:variant>
        <vt:i4>519</vt:i4>
      </vt:variant>
      <vt:variant>
        <vt:i4>0</vt:i4>
      </vt:variant>
      <vt:variant>
        <vt:i4>5</vt:i4>
      </vt:variant>
      <vt:variant>
        <vt:lpwstr>https://www.keycloak.org/server/db</vt:lpwstr>
      </vt:variant>
      <vt:variant>
        <vt:lpwstr/>
      </vt:variant>
      <vt:variant>
        <vt:i4>114</vt:i4>
      </vt:variant>
      <vt:variant>
        <vt:i4>516</vt:i4>
      </vt:variant>
      <vt:variant>
        <vt:i4>0</vt:i4>
      </vt:variant>
      <vt:variant>
        <vt:i4>5</vt:i4>
      </vt:variant>
      <vt:variant>
        <vt:lpwstr>https://elearning.dhbw-stuttgart.de/moodle/pluginfile.php/571565/mod_resource/content/1/Datenbanken7Transaktionen.pdf</vt:lpwstr>
      </vt:variant>
      <vt:variant>
        <vt:lpwstr/>
      </vt:variant>
      <vt:variant>
        <vt:i4>7012397</vt:i4>
      </vt:variant>
      <vt:variant>
        <vt:i4>513</vt:i4>
      </vt:variant>
      <vt:variant>
        <vt:i4>0</vt:i4>
      </vt:variant>
      <vt:variant>
        <vt:i4>5</vt:i4>
      </vt:variant>
      <vt:variant>
        <vt:lpwstr>https://www.researchgate.net/publication/296259511_A_performance_analysis_of_the_DBMS_-_MySQL_vs_PostgreSQL</vt:lpwstr>
      </vt:variant>
      <vt:variant>
        <vt:lpwstr/>
      </vt:variant>
      <vt:variant>
        <vt:i4>5374027</vt:i4>
      </vt:variant>
      <vt:variant>
        <vt:i4>510</vt:i4>
      </vt:variant>
      <vt:variant>
        <vt:i4>0</vt:i4>
      </vt:variant>
      <vt:variant>
        <vt:i4>5</vt:i4>
      </vt:variant>
      <vt:variant>
        <vt:lpwstr>https://www.researchgate.net/publication/3296158</vt:lpwstr>
      </vt:variant>
      <vt:variant>
        <vt:lpwstr/>
      </vt:variant>
      <vt:variant>
        <vt:i4>7929916</vt:i4>
      </vt:variant>
      <vt:variant>
        <vt:i4>507</vt:i4>
      </vt:variant>
      <vt:variant>
        <vt:i4>0</vt:i4>
      </vt:variant>
      <vt:variant>
        <vt:i4>5</vt:i4>
      </vt:variant>
      <vt:variant>
        <vt:lpwstr>http://postgresql.de/was-ist-postgresql</vt:lpwstr>
      </vt:variant>
      <vt:variant>
        <vt:lpwstr/>
      </vt:variant>
      <vt:variant>
        <vt:i4>327698</vt:i4>
      </vt:variant>
      <vt:variant>
        <vt:i4>504</vt:i4>
      </vt:variant>
      <vt:variant>
        <vt:i4>0</vt:i4>
      </vt:variant>
      <vt:variant>
        <vt:i4>5</vt:i4>
      </vt:variant>
      <vt:variant>
        <vt:lpwstr>https://docs.spring.io/spring-security/reference/servlet/authentication/architecture.html</vt:lpwstr>
      </vt:variant>
      <vt:variant>
        <vt:lpwstr>servlet-authentication-authentication</vt:lpwstr>
      </vt:variant>
      <vt:variant>
        <vt:i4>1507413</vt:i4>
      </vt:variant>
      <vt:variant>
        <vt:i4>501</vt:i4>
      </vt:variant>
      <vt:variant>
        <vt:i4>0</vt:i4>
      </vt:variant>
      <vt:variant>
        <vt:i4>5</vt:i4>
      </vt:variant>
      <vt:variant>
        <vt:lpwstr>https://spring.io/projects/spring-security</vt:lpwstr>
      </vt:variant>
      <vt:variant>
        <vt:lpwstr>samples</vt:lpwstr>
      </vt:variant>
      <vt:variant>
        <vt:i4>2097187</vt:i4>
      </vt:variant>
      <vt:variant>
        <vt:i4>498</vt:i4>
      </vt:variant>
      <vt:variant>
        <vt:i4>0</vt:i4>
      </vt:variant>
      <vt:variant>
        <vt:i4>5</vt:i4>
      </vt:variant>
      <vt:variant>
        <vt:lpwstr>http://www.laputan.org/drc/drc.html</vt:lpwstr>
      </vt:variant>
      <vt:variant>
        <vt:lpwstr/>
      </vt:variant>
      <vt:variant>
        <vt:i4>7209003</vt:i4>
      </vt:variant>
      <vt:variant>
        <vt:i4>495</vt:i4>
      </vt:variant>
      <vt:variant>
        <vt:i4>0</vt:i4>
      </vt:variant>
      <vt:variant>
        <vt:i4>5</vt:i4>
      </vt:variant>
      <vt:variant>
        <vt:lpwstr>https://iamgodsom.wordpress.com/wp-content/uploads/2014/08/wrox-professional-java-development-with-the-spring-framework.pdf</vt:lpwstr>
      </vt:variant>
      <vt:variant>
        <vt:lpwstr/>
      </vt:variant>
      <vt:variant>
        <vt:i4>6357086</vt:i4>
      </vt:variant>
      <vt:variant>
        <vt:i4>492</vt:i4>
      </vt:variant>
      <vt:variant>
        <vt:i4>0</vt:i4>
      </vt:variant>
      <vt:variant>
        <vt:i4>5</vt:i4>
      </vt:variant>
      <vt:variant>
        <vt:lpwstr>https://www.researchgate.net/publication/358771227_Applying_Spring_Security_Framework_with_KeyCloak-Based_OAuth2_to_Protect_Microservice_Architecture_APIs_A_Case_Study</vt:lpwstr>
      </vt:variant>
      <vt:variant>
        <vt:lpwstr/>
      </vt:variant>
      <vt:variant>
        <vt:i4>8060987</vt:i4>
      </vt:variant>
      <vt:variant>
        <vt:i4>489</vt:i4>
      </vt:variant>
      <vt:variant>
        <vt:i4>0</vt:i4>
      </vt:variant>
      <vt:variant>
        <vt:i4>5</vt:i4>
      </vt:variant>
      <vt:variant>
        <vt:lpwstr>https://auth0.com/intro-to-iam/what-is-openid-connect-oidc</vt:lpwstr>
      </vt:variant>
      <vt:variant>
        <vt:lpwstr/>
      </vt:variant>
      <vt:variant>
        <vt:i4>131136</vt:i4>
      </vt:variant>
      <vt:variant>
        <vt:i4>486</vt:i4>
      </vt:variant>
      <vt:variant>
        <vt:i4>0</vt:i4>
      </vt:variant>
      <vt:variant>
        <vt:i4>5</vt:i4>
      </vt:variant>
      <vt:variant>
        <vt:lpwstr>https://auth0.com/de/intro-to-iam/what-is-oauth-2</vt:lpwstr>
      </vt:variant>
      <vt:variant>
        <vt:lpwstr/>
      </vt:variant>
      <vt:variant>
        <vt:i4>4456526</vt:i4>
      </vt:variant>
      <vt:variant>
        <vt:i4>483</vt:i4>
      </vt:variant>
      <vt:variant>
        <vt:i4>0</vt:i4>
      </vt:variant>
      <vt:variant>
        <vt:i4>5</vt:i4>
      </vt:variant>
      <vt:variant>
        <vt:lpwstr>https://oauth.net/about/introduction/</vt:lpwstr>
      </vt:variant>
      <vt:variant>
        <vt:lpwstr/>
      </vt:variant>
      <vt:variant>
        <vt:i4>2883687</vt:i4>
      </vt:variant>
      <vt:variant>
        <vt:i4>480</vt:i4>
      </vt:variant>
      <vt:variant>
        <vt:i4>0</vt:i4>
      </vt:variant>
      <vt:variant>
        <vt:i4>5</vt:i4>
      </vt:variant>
      <vt:variant>
        <vt:lpwstr>https://www.rfc-editor.org/info/rfc7643</vt:lpwstr>
      </vt:variant>
      <vt:variant>
        <vt:lpwstr/>
      </vt:variant>
      <vt:variant>
        <vt:i4>5570630</vt:i4>
      </vt:variant>
      <vt:variant>
        <vt:i4>477</vt:i4>
      </vt:variant>
      <vt:variant>
        <vt:i4>0</vt:i4>
      </vt:variant>
      <vt:variant>
        <vt:i4>5</vt:i4>
      </vt:variant>
      <vt:variant>
        <vt:lpwstr>https://aws.amazon.com/de/what-is/restful-api/</vt:lpwstr>
      </vt:variant>
      <vt:variant>
        <vt:lpwstr>:~:text=Systems%20that%20implement%20REST%20APIs,eliminates%20some%20client%2Dserver%20interactions</vt:lpwstr>
      </vt:variant>
      <vt:variant>
        <vt:i4>7864424</vt:i4>
      </vt:variant>
      <vt:variant>
        <vt:i4>474</vt:i4>
      </vt:variant>
      <vt:variant>
        <vt:i4>0</vt:i4>
      </vt:variant>
      <vt:variant>
        <vt:i4>5</vt:i4>
      </vt:variant>
      <vt:variant>
        <vt:lpwstr>https://www.ibm.com/topics/rest-apis</vt:lpwstr>
      </vt:variant>
      <vt:variant>
        <vt:lpwstr>:~:text=REST%20APIs%20communicate%20through%20HTTP,request%20creates%20a%20new%20record</vt:lpwstr>
      </vt:variant>
      <vt:variant>
        <vt:i4>5111818</vt:i4>
      </vt:variant>
      <vt:variant>
        <vt:i4>471</vt:i4>
      </vt:variant>
      <vt:variant>
        <vt:i4>0</vt:i4>
      </vt:variant>
      <vt:variant>
        <vt:i4>5</vt:i4>
      </vt:variant>
      <vt:variant>
        <vt:lpwstr>https://www.google.de/books/edition/Keycloak_Identity_and_Access_Management/WBsvEAAAQBAJ?hl=de&amp;gbpv=0</vt:lpwstr>
      </vt:variant>
      <vt:variant>
        <vt:lpwstr/>
      </vt:variant>
      <vt:variant>
        <vt:i4>3276896</vt:i4>
      </vt:variant>
      <vt:variant>
        <vt:i4>468</vt:i4>
      </vt:variant>
      <vt:variant>
        <vt:i4>0</vt:i4>
      </vt:variant>
      <vt:variant>
        <vt:i4>5</vt:i4>
      </vt:variant>
      <vt:variant>
        <vt:lpwstr>https://doi.org/10.1145/2884781.2884833</vt:lpwstr>
      </vt:variant>
      <vt:variant>
        <vt:lpwstr/>
      </vt:variant>
      <vt:variant>
        <vt:i4>8192008</vt:i4>
      </vt:variant>
      <vt:variant>
        <vt:i4>465</vt:i4>
      </vt:variant>
      <vt:variant>
        <vt:i4>0</vt:i4>
      </vt:variant>
      <vt:variant>
        <vt:i4>5</vt:i4>
      </vt:variant>
      <vt:variant>
        <vt:lpwstr>http://www.sxf.uevora.pt/wp-content/uploads/2013/03/Glaser_1967.pdf</vt:lpwstr>
      </vt:variant>
      <vt:variant>
        <vt:lpwstr/>
      </vt:variant>
      <vt:variant>
        <vt:i4>2097263</vt:i4>
      </vt:variant>
      <vt:variant>
        <vt:i4>462</vt:i4>
      </vt:variant>
      <vt:variant>
        <vt:i4>0</vt:i4>
      </vt:variant>
      <vt:variant>
        <vt:i4>5</vt:i4>
      </vt:variant>
      <vt:variant>
        <vt:lpwstr>https://renatoargh.wordpress.com/wp-content/uploads/2018/01/article-multi-tenant-data-architecture-2006.pdf</vt:lpwstr>
      </vt:variant>
      <vt:variant>
        <vt:lpwstr/>
      </vt:variant>
      <vt:variant>
        <vt:i4>4456466</vt:i4>
      </vt:variant>
      <vt:variant>
        <vt:i4>459</vt:i4>
      </vt:variant>
      <vt:variant>
        <vt:i4>0</vt:i4>
      </vt:variant>
      <vt:variant>
        <vt:i4>5</vt:i4>
      </vt:variant>
      <vt:variant>
        <vt:lpwstr>https://ibm.com/de-de/topics/single-sign-on%22%3ehttps://ibm.com/de-de/topics/single-sign-on</vt:lpwstr>
      </vt:variant>
      <vt:variant>
        <vt:lpwstr/>
      </vt:variant>
      <vt:variant>
        <vt:i4>4325379</vt:i4>
      </vt:variant>
      <vt:variant>
        <vt:i4>456</vt:i4>
      </vt:variant>
      <vt:variant>
        <vt:i4>0</vt:i4>
      </vt:variant>
      <vt:variant>
        <vt:i4>5</vt:i4>
      </vt:variant>
      <vt:variant>
        <vt:lpwstr>https://www.keycloak.org/</vt:lpwstr>
      </vt:variant>
      <vt:variant>
        <vt:lpwstr/>
      </vt:variant>
      <vt:variant>
        <vt:i4>262221</vt:i4>
      </vt:variant>
      <vt:variant>
        <vt:i4>429</vt:i4>
      </vt:variant>
      <vt:variant>
        <vt:i4>0</vt:i4>
      </vt:variant>
      <vt:variant>
        <vt:i4>5</vt:i4>
      </vt:variant>
      <vt:variant>
        <vt:lpwstr>https://refactorfirst.com/spring-cloud-gateway-keycloak-rbac-resource-server</vt:lpwstr>
      </vt:variant>
      <vt:variant>
        <vt:lpwstr/>
      </vt:variant>
      <vt:variant>
        <vt:i4>786507</vt:i4>
      </vt:variant>
      <vt:variant>
        <vt:i4>411</vt:i4>
      </vt:variant>
      <vt:variant>
        <vt:i4>0</vt:i4>
      </vt:variant>
      <vt:variant>
        <vt:i4>5</vt:i4>
      </vt:variant>
      <vt:variant>
        <vt:lpwstr>https://docs.liquibase.com/concepts/changelogs/home.html</vt:lpwstr>
      </vt:variant>
      <vt:variant>
        <vt:lpwstr/>
      </vt:variant>
      <vt:variant>
        <vt:i4>4063278</vt:i4>
      </vt:variant>
      <vt:variant>
        <vt:i4>408</vt:i4>
      </vt:variant>
      <vt:variant>
        <vt:i4>0</vt:i4>
      </vt:variant>
      <vt:variant>
        <vt:i4>5</vt:i4>
      </vt:variant>
      <vt:variant>
        <vt:lpwstr>https://docs.liquibase.com/concepts/introduction-to-liquibase.html</vt:lpwstr>
      </vt:variant>
      <vt:variant>
        <vt:lpwstr/>
      </vt:variant>
      <vt:variant>
        <vt:i4>6750249</vt:i4>
      </vt:variant>
      <vt:variant>
        <vt:i4>405</vt:i4>
      </vt:variant>
      <vt:variant>
        <vt:i4>0</vt:i4>
      </vt:variant>
      <vt:variant>
        <vt:i4>5</vt:i4>
      </vt:variant>
      <vt:variant>
        <vt:lpwstr>https://www.w3.org/XML/</vt:lpwstr>
      </vt:variant>
      <vt:variant>
        <vt:lpwstr/>
      </vt:variant>
      <vt:variant>
        <vt:i4>6488119</vt:i4>
      </vt:variant>
      <vt:variant>
        <vt:i4>396</vt:i4>
      </vt:variant>
      <vt:variant>
        <vt:i4>0</vt:i4>
      </vt:variant>
      <vt:variant>
        <vt:i4>5</vt:i4>
      </vt:variant>
      <vt:variant>
        <vt:lpwstr>https://www.slf4j.org/</vt:lpwstr>
      </vt:variant>
      <vt:variant>
        <vt:lpwstr/>
      </vt:variant>
      <vt:variant>
        <vt:i4>5242880</vt:i4>
      </vt:variant>
      <vt:variant>
        <vt:i4>393</vt:i4>
      </vt:variant>
      <vt:variant>
        <vt:i4>0</vt:i4>
      </vt:variant>
      <vt:variant>
        <vt:i4>5</vt:i4>
      </vt:variant>
      <vt:variant>
        <vt:lpwstr>https://dl.acm.org/doi/pdf/10.1145/321738.321743</vt:lpwstr>
      </vt:variant>
      <vt:variant>
        <vt:lpwstr/>
      </vt:variant>
      <vt:variant>
        <vt:i4>6946863</vt:i4>
      </vt:variant>
      <vt:variant>
        <vt:i4>390</vt:i4>
      </vt:variant>
      <vt:variant>
        <vt:i4>0</vt:i4>
      </vt:variant>
      <vt:variant>
        <vt:i4>5</vt:i4>
      </vt:variant>
      <vt:variant>
        <vt:lpwstr>https://www.uni-ulm.de/in/theo/lehre/archiv/ss-2017/scheduling/</vt:lpwstr>
      </vt:variant>
      <vt:variant>
        <vt:lpwstr/>
      </vt:variant>
      <vt:variant>
        <vt:i4>4456455</vt:i4>
      </vt:variant>
      <vt:variant>
        <vt:i4>372</vt:i4>
      </vt:variant>
      <vt:variant>
        <vt:i4>0</vt:i4>
      </vt:variant>
      <vt:variant>
        <vt:i4>5</vt:i4>
      </vt:variant>
      <vt:variant>
        <vt:lpwstr>https://kubernetes.io/docs/concepts/overview/components/</vt:lpwstr>
      </vt:variant>
      <vt:variant>
        <vt:lpwstr/>
      </vt:variant>
      <vt:variant>
        <vt:i4>4456455</vt:i4>
      </vt:variant>
      <vt:variant>
        <vt:i4>366</vt:i4>
      </vt:variant>
      <vt:variant>
        <vt:i4>0</vt:i4>
      </vt:variant>
      <vt:variant>
        <vt:i4>5</vt:i4>
      </vt:variant>
      <vt:variant>
        <vt:lpwstr>https://kubernetes.io/docs/concepts/overview/components/</vt:lpwstr>
      </vt:variant>
      <vt:variant>
        <vt:lpwstr/>
      </vt:variant>
      <vt:variant>
        <vt:i4>4456455</vt:i4>
      </vt:variant>
      <vt:variant>
        <vt:i4>363</vt:i4>
      </vt:variant>
      <vt:variant>
        <vt:i4>0</vt:i4>
      </vt:variant>
      <vt:variant>
        <vt:i4>5</vt:i4>
      </vt:variant>
      <vt:variant>
        <vt:lpwstr>https://kubernetes.io/docs/concepts/overview/components/</vt:lpwstr>
      </vt:variant>
      <vt:variant>
        <vt:lpwstr/>
      </vt:variant>
      <vt:variant>
        <vt:i4>852056</vt:i4>
      </vt:variant>
      <vt:variant>
        <vt:i4>360</vt:i4>
      </vt:variant>
      <vt:variant>
        <vt:i4>0</vt:i4>
      </vt:variant>
      <vt:variant>
        <vt:i4>5</vt:i4>
      </vt:variant>
      <vt:variant>
        <vt:lpwstr>https://kubernetes.io/docs/tutorials/kubernetes-basics/explore/explore-intro/</vt:lpwstr>
      </vt:variant>
      <vt:variant>
        <vt:lpwstr/>
      </vt:variant>
      <vt:variant>
        <vt:i4>1769540</vt:i4>
      </vt:variant>
      <vt:variant>
        <vt:i4>357</vt:i4>
      </vt:variant>
      <vt:variant>
        <vt:i4>0</vt:i4>
      </vt:variant>
      <vt:variant>
        <vt:i4>5</vt:i4>
      </vt:variant>
      <vt:variant>
        <vt:lpwstr>https://kubernetes.io/docs/concepts/overview/</vt:lpwstr>
      </vt:variant>
      <vt:variant>
        <vt:lpwstr/>
      </vt:variant>
      <vt:variant>
        <vt:i4>5701650</vt:i4>
      </vt:variant>
      <vt:variant>
        <vt:i4>354</vt:i4>
      </vt:variant>
      <vt:variant>
        <vt:i4>0</vt:i4>
      </vt:variant>
      <vt:variant>
        <vt:i4>5</vt:i4>
      </vt:variant>
      <vt:variant>
        <vt:lpwstr>https://www.docker.com/resources/what-container/</vt:lpwstr>
      </vt:variant>
      <vt:variant>
        <vt:lpwstr/>
      </vt:variant>
      <vt:variant>
        <vt:i4>4522073</vt:i4>
      </vt:variant>
      <vt:variant>
        <vt:i4>348</vt:i4>
      </vt:variant>
      <vt:variant>
        <vt:i4>0</vt:i4>
      </vt:variant>
      <vt:variant>
        <vt:i4>5</vt:i4>
      </vt:variant>
      <vt:variant>
        <vt:lpwstr>https://jyx.jyu.fi/bitstream/handle/123456789/48029/URN%3aNBN%3afi%3ajyu-201512093942.pdf?sequence=1&amp;amp;isAllowed=y</vt:lpwstr>
      </vt:variant>
      <vt:variant>
        <vt:lpwstr/>
      </vt:variant>
      <vt:variant>
        <vt:i4>3539002</vt:i4>
      </vt:variant>
      <vt:variant>
        <vt:i4>345</vt:i4>
      </vt:variant>
      <vt:variant>
        <vt:i4>0</vt:i4>
      </vt:variant>
      <vt:variant>
        <vt:i4>5</vt:i4>
      </vt:variant>
      <vt:variant>
        <vt:lpwstr>https://docs.docker.com/guides/docker-overview/</vt:lpwstr>
      </vt:variant>
      <vt:variant>
        <vt:lpwstr/>
      </vt:variant>
      <vt:variant>
        <vt:i4>5701650</vt:i4>
      </vt:variant>
      <vt:variant>
        <vt:i4>342</vt:i4>
      </vt:variant>
      <vt:variant>
        <vt:i4>0</vt:i4>
      </vt:variant>
      <vt:variant>
        <vt:i4>5</vt:i4>
      </vt:variant>
      <vt:variant>
        <vt:lpwstr>https://www.docker.com/resources/what-container/</vt:lpwstr>
      </vt:variant>
      <vt:variant>
        <vt:lpwstr/>
      </vt:variant>
      <vt:variant>
        <vt:i4>39</vt:i4>
      </vt:variant>
      <vt:variant>
        <vt:i4>339</vt:i4>
      </vt:variant>
      <vt:variant>
        <vt:i4>0</vt:i4>
      </vt:variant>
      <vt:variant>
        <vt:i4>5</vt:i4>
      </vt:variant>
      <vt:variant>
        <vt:lpwstr>https://www.researchgate.net/publication/354720705_A_STUDY_AND_ANALYSIS_OF_CONTINUOUS_DELIVERY_CONTINUOUS_INTEGRATION_IN_SOFTWARE_DEVELOPMENT_ENVIRONMENT</vt:lpwstr>
      </vt:variant>
      <vt:variant>
        <vt:lpwstr/>
      </vt:variant>
      <vt:variant>
        <vt:i4>39</vt:i4>
      </vt:variant>
      <vt:variant>
        <vt:i4>336</vt:i4>
      </vt:variant>
      <vt:variant>
        <vt:i4>0</vt:i4>
      </vt:variant>
      <vt:variant>
        <vt:i4>5</vt:i4>
      </vt:variant>
      <vt:variant>
        <vt:lpwstr>https://www.researchgate.net/publication/354720705_A_STUDY_AND_ANALYSIS_OF_CONTINUOUS_DELIVERY_CONTINUOUS_INTEGRATION_IN_SOFTWARE_DEVELOPMENT_ENVIRONMENT</vt:lpwstr>
      </vt:variant>
      <vt:variant>
        <vt:lpwstr/>
      </vt:variant>
      <vt:variant>
        <vt:i4>39</vt:i4>
      </vt:variant>
      <vt:variant>
        <vt:i4>333</vt:i4>
      </vt:variant>
      <vt:variant>
        <vt:i4>0</vt:i4>
      </vt:variant>
      <vt:variant>
        <vt:i4>5</vt:i4>
      </vt:variant>
      <vt:variant>
        <vt:lpwstr>https://www.researchgate.net/publication/354720705_A_STUDY_AND_ANALYSIS_OF_CONTINUOUS_DELIVERY_CONTINUOUS_INTEGRATION_IN_SOFTWARE_DEVELOPMENT_ENVIRONMENT</vt:lpwstr>
      </vt:variant>
      <vt:variant>
        <vt:lpwstr/>
      </vt:variant>
      <vt:variant>
        <vt:i4>3342409</vt:i4>
      </vt:variant>
      <vt:variant>
        <vt:i4>330</vt:i4>
      </vt:variant>
      <vt:variant>
        <vt:i4>0</vt:i4>
      </vt:variant>
      <vt:variant>
        <vt:i4>5</vt:i4>
      </vt:variant>
      <vt:variant>
        <vt:lpwstr>https://elearning.dhbwstuttgart.de/moodle/pluginfile.php/634308/mod_resource/content/0/TINF22F_VE09_CM_CI_CD.pdf</vt:lpwstr>
      </vt:variant>
      <vt:variant>
        <vt:lpwstr/>
      </vt:variant>
      <vt:variant>
        <vt:i4>5963783</vt:i4>
      </vt:variant>
      <vt:variant>
        <vt:i4>327</vt:i4>
      </vt:variant>
      <vt:variant>
        <vt:i4>0</vt:i4>
      </vt:variant>
      <vt:variant>
        <vt:i4>5</vt:i4>
      </vt:variant>
      <vt:variant>
        <vt:lpwstr>https://www.atlassian.com/de/software/jira/guides/getting-started/introduction</vt:lpwstr>
      </vt:variant>
      <vt:variant>
        <vt:lpwstr>dig-into-specific-features</vt:lpwstr>
      </vt:variant>
      <vt:variant>
        <vt:i4>7012393</vt:i4>
      </vt:variant>
      <vt:variant>
        <vt:i4>324</vt:i4>
      </vt:variant>
      <vt:variant>
        <vt:i4>0</vt:i4>
      </vt:variant>
      <vt:variant>
        <vt:i4>5</vt:i4>
      </vt:variant>
      <vt:variant>
        <vt:lpwstr>https://www.keycloak.org/server/db</vt:lpwstr>
      </vt:variant>
      <vt:variant>
        <vt:lpwstr/>
      </vt:variant>
      <vt:variant>
        <vt:i4>114</vt:i4>
      </vt:variant>
      <vt:variant>
        <vt:i4>321</vt:i4>
      </vt:variant>
      <vt:variant>
        <vt:i4>0</vt:i4>
      </vt:variant>
      <vt:variant>
        <vt:i4>5</vt:i4>
      </vt:variant>
      <vt:variant>
        <vt:lpwstr>https://elearning.dhbw-stuttgart.de/moodle/pluginfile.php/571565/mod_resource/content/1/Datenbanken7Transaktionen.pdf</vt:lpwstr>
      </vt:variant>
      <vt:variant>
        <vt:lpwstr/>
      </vt:variant>
      <vt:variant>
        <vt:i4>7012397</vt:i4>
      </vt:variant>
      <vt:variant>
        <vt:i4>318</vt:i4>
      </vt:variant>
      <vt:variant>
        <vt:i4>0</vt:i4>
      </vt:variant>
      <vt:variant>
        <vt:i4>5</vt:i4>
      </vt:variant>
      <vt:variant>
        <vt:lpwstr>https://www.researchgate.net/publication/296259511_A_performance_analysis_of_the_DBMS_-_MySQL_vs_PostgreSQL</vt:lpwstr>
      </vt:variant>
      <vt:variant>
        <vt:lpwstr/>
      </vt:variant>
      <vt:variant>
        <vt:i4>5374027</vt:i4>
      </vt:variant>
      <vt:variant>
        <vt:i4>315</vt:i4>
      </vt:variant>
      <vt:variant>
        <vt:i4>0</vt:i4>
      </vt:variant>
      <vt:variant>
        <vt:i4>5</vt:i4>
      </vt:variant>
      <vt:variant>
        <vt:lpwstr>https://www.researchgate.net/publication/3296158</vt:lpwstr>
      </vt:variant>
      <vt:variant>
        <vt:lpwstr/>
      </vt:variant>
      <vt:variant>
        <vt:i4>5374027</vt:i4>
      </vt:variant>
      <vt:variant>
        <vt:i4>312</vt:i4>
      </vt:variant>
      <vt:variant>
        <vt:i4>0</vt:i4>
      </vt:variant>
      <vt:variant>
        <vt:i4>5</vt:i4>
      </vt:variant>
      <vt:variant>
        <vt:lpwstr>https://www.researchgate.net/publication/3296158</vt:lpwstr>
      </vt:variant>
      <vt:variant>
        <vt:lpwstr/>
      </vt:variant>
      <vt:variant>
        <vt:i4>7929916</vt:i4>
      </vt:variant>
      <vt:variant>
        <vt:i4>309</vt:i4>
      </vt:variant>
      <vt:variant>
        <vt:i4>0</vt:i4>
      </vt:variant>
      <vt:variant>
        <vt:i4>5</vt:i4>
      </vt:variant>
      <vt:variant>
        <vt:lpwstr>http://postgresql.de/was-ist-postgresql</vt:lpwstr>
      </vt:variant>
      <vt:variant>
        <vt:lpwstr/>
      </vt:variant>
      <vt:variant>
        <vt:i4>327698</vt:i4>
      </vt:variant>
      <vt:variant>
        <vt:i4>306</vt:i4>
      </vt:variant>
      <vt:variant>
        <vt:i4>0</vt:i4>
      </vt:variant>
      <vt:variant>
        <vt:i4>5</vt:i4>
      </vt:variant>
      <vt:variant>
        <vt:lpwstr>https://docs.spring.io/spring-security/reference/servlet/authentication/architecture.html</vt:lpwstr>
      </vt:variant>
      <vt:variant>
        <vt:lpwstr>servlet-authentication-authentication</vt:lpwstr>
      </vt:variant>
      <vt:variant>
        <vt:i4>1507413</vt:i4>
      </vt:variant>
      <vt:variant>
        <vt:i4>303</vt:i4>
      </vt:variant>
      <vt:variant>
        <vt:i4>0</vt:i4>
      </vt:variant>
      <vt:variant>
        <vt:i4>5</vt:i4>
      </vt:variant>
      <vt:variant>
        <vt:lpwstr>https://spring.io/projects/spring-security</vt:lpwstr>
      </vt:variant>
      <vt:variant>
        <vt:lpwstr>samples</vt:lpwstr>
      </vt:variant>
      <vt:variant>
        <vt:i4>7209003</vt:i4>
      </vt:variant>
      <vt:variant>
        <vt:i4>297</vt:i4>
      </vt:variant>
      <vt:variant>
        <vt:i4>0</vt:i4>
      </vt:variant>
      <vt:variant>
        <vt:i4>5</vt:i4>
      </vt:variant>
      <vt:variant>
        <vt:lpwstr>https://iamgodsom.wordpress.com/wp-content/uploads/2014/08/wrox-professional-java-development-with-the-spring-framework.pdf</vt:lpwstr>
      </vt:variant>
      <vt:variant>
        <vt:lpwstr/>
      </vt:variant>
      <vt:variant>
        <vt:i4>2097187</vt:i4>
      </vt:variant>
      <vt:variant>
        <vt:i4>291</vt:i4>
      </vt:variant>
      <vt:variant>
        <vt:i4>0</vt:i4>
      </vt:variant>
      <vt:variant>
        <vt:i4>5</vt:i4>
      </vt:variant>
      <vt:variant>
        <vt:lpwstr>http://www.laputan.org/drc/drc.html</vt:lpwstr>
      </vt:variant>
      <vt:variant>
        <vt:lpwstr/>
      </vt:variant>
      <vt:variant>
        <vt:i4>2097187</vt:i4>
      </vt:variant>
      <vt:variant>
        <vt:i4>288</vt:i4>
      </vt:variant>
      <vt:variant>
        <vt:i4>0</vt:i4>
      </vt:variant>
      <vt:variant>
        <vt:i4>5</vt:i4>
      </vt:variant>
      <vt:variant>
        <vt:lpwstr>http://www.laputan.org/drc/drc.html</vt:lpwstr>
      </vt:variant>
      <vt:variant>
        <vt:lpwstr/>
      </vt:variant>
      <vt:variant>
        <vt:i4>2097187</vt:i4>
      </vt:variant>
      <vt:variant>
        <vt:i4>285</vt:i4>
      </vt:variant>
      <vt:variant>
        <vt:i4>0</vt:i4>
      </vt:variant>
      <vt:variant>
        <vt:i4>5</vt:i4>
      </vt:variant>
      <vt:variant>
        <vt:lpwstr>http://www.laputan.org/drc/drc.html</vt:lpwstr>
      </vt:variant>
      <vt:variant>
        <vt:lpwstr/>
      </vt:variant>
      <vt:variant>
        <vt:i4>7209003</vt:i4>
      </vt:variant>
      <vt:variant>
        <vt:i4>282</vt:i4>
      </vt:variant>
      <vt:variant>
        <vt:i4>0</vt:i4>
      </vt:variant>
      <vt:variant>
        <vt:i4>5</vt:i4>
      </vt:variant>
      <vt:variant>
        <vt:lpwstr>https://iamgodsom.wordpress.com/wp-content/uploads/2014/08/wrox-professional-java-development-with-the-spring-framework.pdf</vt:lpwstr>
      </vt:variant>
      <vt:variant>
        <vt:lpwstr/>
      </vt:variant>
      <vt:variant>
        <vt:i4>6357086</vt:i4>
      </vt:variant>
      <vt:variant>
        <vt:i4>279</vt:i4>
      </vt:variant>
      <vt:variant>
        <vt:i4>0</vt:i4>
      </vt:variant>
      <vt:variant>
        <vt:i4>5</vt:i4>
      </vt:variant>
      <vt:variant>
        <vt:lpwstr>https://www.researchgate.net/publication/358771227_Applying_Spring_Security_Framework_with_KeyCloak-Based_OAuth2_to_Protect_Microservice_Architecture_APIs_A_Case_Study</vt:lpwstr>
      </vt:variant>
      <vt:variant>
        <vt:lpwstr/>
      </vt:variant>
      <vt:variant>
        <vt:i4>8060987</vt:i4>
      </vt:variant>
      <vt:variant>
        <vt:i4>276</vt:i4>
      </vt:variant>
      <vt:variant>
        <vt:i4>0</vt:i4>
      </vt:variant>
      <vt:variant>
        <vt:i4>5</vt:i4>
      </vt:variant>
      <vt:variant>
        <vt:lpwstr>https://auth0.com/intro-to-iam/what-is-openid-connect-oidc</vt:lpwstr>
      </vt:variant>
      <vt:variant>
        <vt:lpwstr/>
      </vt:variant>
      <vt:variant>
        <vt:i4>8060987</vt:i4>
      </vt:variant>
      <vt:variant>
        <vt:i4>273</vt:i4>
      </vt:variant>
      <vt:variant>
        <vt:i4>0</vt:i4>
      </vt:variant>
      <vt:variant>
        <vt:i4>5</vt:i4>
      </vt:variant>
      <vt:variant>
        <vt:lpwstr>https://auth0.com/intro-to-iam/what-is-openid-connect-oidc</vt:lpwstr>
      </vt:variant>
      <vt:variant>
        <vt:lpwstr/>
      </vt:variant>
      <vt:variant>
        <vt:i4>8060987</vt:i4>
      </vt:variant>
      <vt:variant>
        <vt:i4>270</vt:i4>
      </vt:variant>
      <vt:variant>
        <vt:i4>0</vt:i4>
      </vt:variant>
      <vt:variant>
        <vt:i4>5</vt:i4>
      </vt:variant>
      <vt:variant>
        <vt:lpwstr>https://auth0.com/intro-to-iam/what-is-openid-connect-oidc</vt:lpwstr>
      </vt:variant>
      <vt:variant>
        <vt:lpwstr/>
      </vt:variant>
      <vt:variant>
        <vt:i4>131136</vt:i4>
      </vt:variant>
      <vt:variant>
        <vt:i4>267</vt:i4>
      </vt:variant>
      <vt:variant>
        <vt:i4>0</vt:i4>
      </vt:variant>
      <vt:variant>
        <vt:i4>5</vt:i4>
      </vt:variant>
      <vt:variant>
        <vt:lpwstr>https://auth0.com/de/intro-to-iam/what-is-oauth-2</vt:lpwstr>
      </vt:variant>
      <vt:variant>
        <vt:lpwstr/>
      </vt:variant>
      <vt:variant>
        <vt:i4>131136</vt:i4>
      </vt:variant>
      <vt:variant>
        <vt:i4>264</vt:i4>
      </vt:variant>
      <vt:variant>
        <vt:i4>0</vt:i4>
      </vt:variant>
      <vt:variant>
        <vt:i4>5</vt:i4>
      </vt:variant>
      <vt:variant>
        <vt:lpwstr>https://auth0.com/de/intro-to-iam/what-is-oauth-2</vt:lpwstr>
      </vt:variant>
      <vt:variant>
        <vt:lpwstr/>
      </vt:variant>
      <vt:variant>
        <vt:i4>3080214</vt:i4>
      </vt:variant>
      <vt:variant>
        <vt:i4>261</vt:i4>
      </vt:variant>
      <vt:variant>
        <vt:i4>0</vt:i4>
      </vt:variant>
      <vt:variant>
        <vt:i4>5</vt:i4>
      </vt:variant>
      <vt:variant>
        <vt:lpwstr>https://medium.com/@greekykhs/ro-acd8cb4cc0f4</vt:lpwstr>
      </vt:variant>
      <vt:variant>
        <vt:lpwstr/>
      </vt:variant>
      <vt:variant>
        <vt:i4>131136</vt:i4>
      </vt:variant>
      <vt:variant>
        <vt:i4>255</vt:i4>
      </vt:variant>
      <vt:variant>
        <vt:i4>0</vt:i4>
      </vt:variant>
      <vt:variant>
        <vt:i4>5</vt:i4>
      </vt:variant>
      <vt:variant>
        <vt:lpwstr>https://auth0.com/de/intro-to-iam/what-is-oauth-2</vt:lpwstr>
      </vt:variant>
      <vt:variant>
        <vt:lpwstr/>
      </vt:variant>
      <vt:variant>
        <vt:i4>131136</vt:i4>
      </vt:variant>
      <vt:variant>
        <vt:i4>252</vt:i4>
      </vt:variant>
      <vt:variant>
        <vt:i4>0</vt:i4>
      </vt:variant>
      <vt:variant>
        <vt:i4>5</vt:i4>
      </vt:variant>
      <vt:variant>
        <vt:lpwstr>https://auth0.com/de/intro-to-iam/what-is-oauth-2</vt:lpwstr>
      </vt:variant>
      <vt:variant>
        <vt:lpwstr/>
      </vt:variant>
      <vt:variant>
        <vt:i4>4456526</vt:i4>
      </vt:variant>
      <vt:variant>
        <vt:i4>249</vt:i4>
      </vt:variant>
      <vt:variant>
        <vt:i4>0</vt:i4>
      </vt:variant>
      <vt:variant>
        <vt:i4>5</vt:i4>
      </vt:variant>
      <vt:variant>
        <vt:lpwstr>https://oauth.net/about/introduction/</vt:lpwstr>
      </vt:variant>
      <vt:variant>
        <vt:lpwstr/>
      </vt:variant>
      <vt:variant>
        <vt:i4>2883687</vt:i4>
      </vt:variant>
      <vt:variant>
        <vt:i4>243</vt:i4>
      </vt:variant>
      <vt:variant>
        <vt:i4>0</vt:i4>
      </vt:variant>
      <vt:variant>
        <vt:i4>5</vt:i4>
      </vt:variant>
      <vt:variant>
        <vt:lpwstr>https://www.rfc-editor.org/info/rfc7643</vt:lpwstr>
      </vt:variant>
      <vt:variant>
        <vt:lpwstr/>
      </vt:variant>
      <vt:variant>
        <vt:i4>2883687</vt:i4>
      </vt:variant>
      <vt:variant>
        <vt:i4>237</vt:i4>
      </vt:variant>
      <vt:variant>
        <vt:i4>0</vt:i4>
      </vt:variant>
      <vt:variant>
        <vt:i4>5</vt:i4>
      </vt:variant>
      <vt:variant>
        <vt:lpwstr>https://www.rfc-editor.org/info/rfc7643</vt:lpwstr>
      </vt:variant>
      <vt:variant>
        <vt:lpwstr/>
      </vt:variant>
      <vt:variant>
        <vt:i4>2883687</vt:i4>
      </vt:variant>
      <vt:variant>
        <vt:i4>234</vt:i4>
      </vt:variant>
      <vt:variant>
        <vt:i4>0</vt:i4>
      </vt:variant>
      <vt:variant>
        <vt:i4>5</vt:i4>
      </vt:variant>
      <vt:variant>
        <vt:lpwstr>https://www.rfc-editor.org/info/rfc7643</vt:lpwstr>
      </vt:variant>
      <vt:variant>
        <vt:lpwstr/>
      </vt:variant>
      <vt:variant>
        <vt:i4>5570630</vt:i4>
      </vt:variant>
      <vt:variant>
        <vt:i4>231</vt:i4>
      </vt:variant>
      <vt:variant>
        <vt:i4>0</vt:i4>
      </vt:variant>
      <vt:variant>
        <vt:i4>5</vt:i4>
      </vt:variant>
      <vt:variant>
        <vt:lpwstr>https://aws.amazon.com/de/what-is/restful-api/</vt:lpwstr>
      </vt:variant>
      <vt:variant>
        <vt:lpwstr>:~:text=Systems%20that%20implement%20REST%20APIs,eliminates%20some%20client%2Dserver%20interactions</vt:lpwstr>
      </vt:variant>
      <vt:variant>
        <vt:i4>6160400</vt:i4>
      </vt:variant>
      <vt:variant>
        <vt:i4>228</vt:i4>
      </vt:variant>
      <vt:variant>
        <vt:i4>0</vt:i4>
      </vt:variant>
      <vt:variant>
        <vt:i4>5</vt:i4>
      </vt:variant>
      <vt:variant>
        <vt:lpwstr>https://www.ibm.com/topics/restapis</vt:lpwstr>
      </vt:variant>
      <vt:variant>
        <vt:lpwstr>:~:text=REST%20APIs%20communicate%20through%20HTTP,request%20creates%20a%20new%20record</vt:lpwstr>
      </vt:variant>
      <vt:variant>
        <vt:i4>4718663</vt:i4>
      </vt:variant>
      <vt:variant>
        <vt:i4>225</vt:i4>
      </vt:variant>
      <vt:variant>
        <vt:i4>0</vt:i4>
      </vt:variant>
      <vt:variant>
        <vt:i4>5</vt:i4>
      </vt:variant>
      <vt:variant>
        <vt:lpwstr>https://www.keycloak.org/getting-started/getting-started-zip</vt:lpwstr>
      </vt:variant>
      <vt:variant>
        <vt:lpwstr/>
      </vt:variant>
      <vt:variant>
        <vt:i4>4063239</vt:i4>
      </vt:variant>
      <vt:variant>
        <vt:i4>219</vt:i4>
      </vt:variant>
      <vt:variant>
        <vt:i4>0</vt:i4>
      </vt:variant>
      <vt:variant>
        <vt:i4>5</vt:i4>
      </vt:variant>
      <vt:variant>
        <vt:lpwstr>https://www.keycloak.org/docs/latest/server_admin/index.html</vt:lpwstr>
      </vt:variant>
      <vt:variant>
        <vt:lpwstr/>
      </vt:variant>
      <vt:variant>
        <vt:i4>5111818</vt:i4>
      </vt:variant>
      <vt:variant>
        <vt:i4>213</vt:i4>
      </vt:variant>
      <vt:variant>
        <vt:i4>0</vt:i4>
      </vt:variant>
      <vt:variant>
        <vt:i4>5</vt:i4>
      </vt:variant>
      <vt:variant>
        <vt:lpwstr>https://www.google.de/books/edition/Keycloak_Identity_and_Access_Management/WBsvEAAAQBAJ?hl=de&amp;gbpv=0</vt:lpwstr>
      </vt:variant>
      <vt:variant>
        <vt:lpwstr/>
      </vt:variant>
      <vt:variant>
        <vt:i4>8192008</vt:i4>
      </vt:variant>
      <vt:variant>
        <vt:i4>210</vt:i4>
      </vt:variant>
      <vt:variant>
        <vt:i4>0</vt:i4>
      </vt:variant>
      <vt:variant>
        <vt:i4>5</vt:i4>
      </vt:variant>
      <vt:variant>
        <vt:lpwstr>http://www.sxf.uevora.pt/wp-content/uploads/2013/03/Glaser_1967.pdf</vt:lpwstr>
      </vt:variant>
      <vt:variant>
        <vt:lpwstr/>
      </vt:variant>
      <vt:variant>
        <vt:i4>6422629</vt:i4>
      </vt:variant>
      <vt:variant>
        <vt:i4>207</vt:i4>
      </vt:variant>
      <vt:variant>
        <vt:i4>0</vt:i4>
      </vt:variant>
      <vt:variant>
        <vt:i4>5</vt:i4>
      </vt:variant>
      <vt:variant>
        <vt:lpwstr>https://dl.acm.org/doi/10.1145/2884781.2884833</vt:lpwstr>
      </vt:variant>
      <vt:variant>
        <vt:lpwstr/>
      </vt:variant>
      <vt:variant>
        <vt:i4>8192008</vt:i4>
      </vt:variant>
      <vt:variant>
        <vt:i4>204</vt:i4>
      </vt:variant>
      <vt:variant>
        <vt:i4>0</vt:i4>
      </vt:variant>
      <vt:variant>
        <vt:i4>5</vt:i4>
      </vt:variant>
      <vt:variant>
        <vt:lpwstr>http://www.sxf.uevora.pt/wp-content/uploads/2013/03/Glaser_1967.pdf</vt:lpwstr>
      </vt:variant>
      <vt:variant>
        <vt:lpwstr/>
      </vt:variant>
      <vt:variant>
        <vt:i4>2097263</vt:i4>
      </vt:variant>
      <vt:variant>
        <vt:i4>201</vt:i4>
      </vt:variant>
      <vt:variant>
        <vt:i4>0</vt:i4>
      </vt:variant>
      <vt:variant>
        <vt:i4>5</vt:i4>
      </vt:variant>
      <vt:variant>
        <vt:lpwstr>https://renatoargh.wordpress.com/wp-content/uploads/2018/01/article-multi-tenant-data-architecture-2006.pdf</vt:lpwstr>
      </vt:variant>
      <vt:variant>
        <vt:lpwstr/>
      </vt:variant>
      <vt:variant>
        <vt:i4>4456466</vt:i4>
      </vt:variant>
      <vt:variant>
        <vt:i4>198</vt:i4>
      </vt:variant>
      <vt:variant>
        <vt:i4>0</vt:i4>
      </vt:variant>
      <vt:variant>
        <vt:i4>5</vt:i4>
      </vt:variant>
      <vt:variant>
        <vt:lpwstr>https://ibm.com/de-de/topics/single-sign-on%22%3ehttps://ibm.com/de-de/topics/single-sign-on</vt:lpwstr>
      </vt:variant>
      <vt:variant>
        <vt:lpwstr/>
      </vt:variant>
      <vt:variant>
        <vt:i4>4325379</vt:i4>
      </vt:variant>
      <vt:variant>
        <vt:i4>195</vt:i4>
      </vt:variant>
      <vt:variant>
        <vt:i4>0</vt:i4>
      </vt:variant>
      <vt:variant>
        <vt:i4>5</vt:i4>
      </vt:variant>
      <vt:variant>
        <vt:lpwstr>https://www.keycloak.org/</vt:lpwstr>
      </vt:variant>
      <vt:variant>
        <vt:lpwstr/>
      </vt:variant>
      <vt:variant>
        <vt:i4>1310769</vt:i4>
      </vt:variant>
      <vt:variant>
        <vt:i4>188</vt:i4>
      </vt:variant>
      <vt:variant>
        <vt:i4>0</vt:i4>
      </vt:variant>
      <vt:variant>
        <vt:i4>5</vt:i4>
      </vt:variant>
      <vt:variant>
        <vt:lpwstr/>
      </vt:variant>
      <vt:variant>
        <vt:lpwstr>_Toc170488884</vt:lpwstr>
      </vt:variant>
      <vt:variant>
        <vt:i4>1310769</vt:i4>
      </vt:variant>
      <vt:variant>
        <vt:i4>182</vt:i4>
      </vt:variant>
      <vt:variant>
        <vt:i4>0</vt:i4>
      </vt:variant>
      <vt:variant>
        <vt:i4>5</vt:i4>
      </vt:variant>
      <vt:variant>
        <vt:lpwstr/>
      </vt:variant>
      <vt:variant>
        <vt:lpwstr>_Toc170488883</vt:lpwstr>
      </vt:variant>
      <vt:variant>
        <vt:i4>1310769</vt:i4>
      </vt:variant>
      <vt:variant>
        <vt:i4>176</vt:i4>
      </vt:variant>
      <vt:variant>
        <vt:i4>0</vt:i4>
      </vt:variant>
      <vt:variant>
        <vt:i4>5</vt:i4>
      </vt:variant>
      <vt:variant>
        <vt:lpwstr/>
      </vt:variant>
      <vt:variant>
        <vt:lpwstr>_Toc170488882</vt:lpwstr>
      </vt:variant>
      <vt:variant>
        <vt:i4>1310769</vt:i4>
      </vt:variant>
      <vt:variant>
        <vt:i4>170</vt:i4>
      </vt:variant>
      <vt:variant>
        <vt:i4>0</vt:i4>
      </vt:variant>
      <vt:variant>
        <vt:i4>5</vt:i4>
      </vt:variant>
      <vt:variant>
        <vt:lpwstr/>
      </vt:variant>
      <vt:variant>
        <vt:lpwstr>_Toc170488881</vt:lpwstr>
      </vt:variant>
      <vt:variant>
        <vt:i4>1310769</vt:i4>
      </vt:variant>
      <vt:variant>
        <vt:i4>164</vt:i4>
      </vt:variant>
      <vt:variant>
        <vt:i4>0</vt:i4>
      </vt:variant>
      <vt:variant>
        <vt:i4>5</vt:i4>
      </vt:variant>
      <vt:variant>
        <vt:lpwstr/>
      </vt:variant>
      <vt:variant>
        <vt:lpwstr>_Toc170488880</vt:lpwstr>
      </vt:variant>
      <vt:variant>
        <vt:i4>1769521</vt:i4>
      </vt:variant>
      <vt:variant>
        <vt:i4>158</vt:i4>
      </vt:variant>
      <vt:variant>
        <vt:i4>0</vt:i4>
      </vt:variant>
      <vt:variant>
        <vt:i4>5</vt:i4>
      </vt:variant>
      <vt:variant>
        <vt:lpwstr/>
      </vt:variant>
      <vt:variant>
        <vt:lpwstr>_Toc170488879</vt:lpwstr>
      </vt:variant>
      <vt:variant>
        <vt:i4>1769521</vt:i4>
      </vt:variant>
      <vt:variant>
        <vt:i4>152</vt:i4>
      </vt:variant>
      <vt:variant>
        <vt:i4>0</vt:i4>
      </vt:variant>
      <vt:variant>
        <vt:i4>5</vt:i4>
      </vt:variant>
      <vt:variant>
        <vt:lpwstr/>
      </vt:variant>
      <vt:variant>
        <vt:lpwstr>_Toc170488878</vt:lpwstr>
      </vt:variant>
      <vt:variant>
        <vt:i4>1769521</vt:i4>
      </vt:variant>
      <vt:variant>
        <vt:i4>146</vt:i4>
      </vt:variant>
      <vt:variant>
        <vt:i4>0</vt:i4>
      </vt:variant>
      <vt:variant>
        <vt:i4>5</vt:i4>
      </vt:variant>
      <vt:variant>
        <vt:lpwstr/>
      </vt:variant>
      <vt:variant>
        <vt:lpwstr>_Toc170488877</vt:lpwstr>
      </vt:variant>
      <vt:variant>
        <vt:i4>1769521</vt:i4>
      </vt:variant>
      <vt:variant>
        <vt:i4>140</vt:i4>
      </vt:variant>
      <vt:variant>
        <vt:i4>0</vt:i4>
      </vt:variant>
      <vt:variant>
        <vt:i4>5</vt:i4>
      </vt:variant>
      <vt:variant>
        <vt:lpwstr/>
      </vt:variant>
      <vt:variant>
        <vt:lpwstr>_Toc170488876</vt:lpwstr>
      </vt:variant>
      <vt:variant>
        <vt:i4>1769521</vt:i4>
      </vt:variant>
      <vt:variant>
        <vt:i4>134</vt:i4>
      </vt:variant>
      <vt:variant>
        <vt:i4>0</vt:i4>
      </vt:variant>
      <vt:variant>
        <vt:i4>5</vt:i4>
      </vt:variant>
      <vt:variant>
        <vt:lpwstr/>
      </vt:variant>
      <vt:variant>
        <vt:lpwstr>_Toc170488875</vt:lpwstr>
      </vt:variant>
      <vt:variant>
        <vt:i4>1769521</vt:i4>
      </vt:variant>
      <vt:variant>
        <vt:i4>128</vt:i4>
      </vt:variant>
      <vt:variant>
        <vt:i4>0</vt:i4>
      </vt:variant>
      <vt:variant>
        <vt:i4>5</vt:i4>
      </vt:variant>
      <vt:variant>
        <vt:lpwstr/>
      </vt:variant>
      <vt:variant>
        <vt:lpwstr>_Toc170488874</vt:lpwstr>
      </vt:variant>
      <vt:variant>
        <vt:i4>1769521</vt:i4>
      </vt:variant>
      <vt:variant>
        <vt:i4>122</vt:i4>
      </vt:variant>
      <vt:variant>
        <vt:i4>0</vt:i4>
      </vt:variant>
      <vt:variant>
        <vt:i4>5</vt:i4>
      </vt:variant>
      <vt:variant>
        <vt:lpwstr/>
      </vt:variant>
      <vt:variant>
        <vt:lpwstr>_Toc170488873</vt:lpwstr>
      </vt:variant>
      <vt:variant>
        <vt:i4>1769521</vt:i4>
      </vt:variant>
      <vt:variant>
        <vt:i4>116</vt:i4>
      </vt:variant>
      <vt:variant>
        <vt:i4>0</vt:i4>
      </vt:variant>
      <vt:variant>
        <vt:i4>5</vt:i4>
      </vt:variant>
      <vt:variant>
        <vt:lpwstr/>
      </vt:variant>
      <vt:variant>
        <vt:lpwstr>_Toc170488872</vt:lpwstr>
      </vt:variant>
      <vt:variant>
        <vt:i4>1769521</vt:i4>
      </vt:variant>
      <vt:variant>
        <vt:i4>110</vt:i4>
      </vt:variant>
      <vt:variant>
        <vt:i4>0</vt:i4>
      </vt:variant>
      <vt:variant>
        <vt:i4>5</vt:i4>
      </vt:variant>
      <vt:variant>
        <vt:lpwstr/>
      </vt:variant>
      <vt:variant>
        <vt:lpwstr>_Toc170488871</vt:lpwstr>
      </vt:variant>
      <vt:variant>
        <vt:i4>1769521</vt:i4>
      </vt:variant>
      <vt:variant>
        <vt:i4>104</vt:i4>
      </vt:variant>
      <vt:variant>
        <vt:i4>0</vt:i4>
      </vt:variant>
      <vt:variant>
        <vt:i4>5</vt:i4>
      </vt:variant>
      <vt:variant>
        <vt:lpwstr/>
      </vt:variant>
      <vt:variant>
        <vt:lpwstr>_Toc170488870</vt:lpwstr>
      </vt:variant>
      <vt:variant>
        <vt:i4>1703985</vt:i4>
      </vt:variant>
      <vt:variant>
        <vt:i4>98</vt:i4>
      </vt:variant>
      <vt:variant>
        <vt:i4>0</vt:i4>
      </vt:variant>
      <vt:variant>
        <vt:i4>5</vt:i4>
      </vt:variant>
      <vt:variant>
        <vt:lpwstr/>
      </vt:variant>
      <vt:variant>
        <vt:lpwstr>_Toc170488869</vt:lpwstr>
      </vt:variant>
      <vt:variant>
        <vt:i4>1703985</vt:i4>
      </vt:variant>
      <vt:variant>
        <vt:i4>92</vt:i4>
      </vt:variant>
      <vt:variant>
        <vt:i4>0</vt:i4>
      </vt:variant>
      <vt:variant>
        <vt:i4>5</vt:i4>
      </vt:variant>
      <vt:variant>
        <vt:lpwstr/>
      </vt:variant>
      <vt:variant>
        <vt:lpwstr>_Toc170488868</vt:lpwstr>
      </vt:variant>
      <vt:variant>
        <vt:i4>1703985</vt:i4>
      </vt:variant>
      <vt:variant>
        <vt:i4>86</vt:i4>
      </vt:variant>
      <vt:variant>
        <vt:i4>0</vt:i4>
      </vt:variant>
      <vt:variant>
        <vt:i4>5</vt:i4>
      </vt:variant>
      <vt:variant>
        <vt:lpwstr/>
      </vt:variant>
      <vt:variant>
        <vt:lpwstr>_Toc170488867</vt:lpwstr>
      </vt:variant>
      <vt:variant>
        <vt:i4>1703985</vt:i4>
      </vt:variant>
      <vt:variant>
        <vt:i4>80</vt:i4>
      </vt:variant>
      <vt:variant>
        <vt:i4>0</vt:i4>
      </vt:variant>
      <vt:variant>
        <vt:i4>5</vt:i4>
      </vt:variant>
      <vt:variant>
        <vt:lpwstr/>
      </vt:variant>
      <vt:variant>
        <vt:lpwstr>_Toc170488866</vt:lpwstr>
      </vt:variant>
      <vt:variant>
        <vt:i4>1703985</vt:i4>
      </vt:variant>
      <vt:variant>
        <vt:i4>74</vt:i4>
      </vt:variant>
      <vt:variant>
        <vt:i4>0</vt:i4>
      </vt:variant>
      <vt:variant>
        <vt:i4>5</vt:i4>
      </vt:variant>
      <vt:variant>
        <vt:lpwstr/>
      </vt:variant>
      <vt:variant>
        <vt:lpwstr>_Toc170488865</vt:lpwstr>
      </vt:variant>
      <vt:variant>
        <vt:i4>1703985</vt:i4>
      </vt:variant>
      <vt:variant>
        <vt:i4>68</vt:i4>
      </vt:variant>
      <vt:variant>
        <vt:i4>0</vt:i4>
      </vt:variant>
      <vt:variant>
        <vt:i4>5</vt:i4>
      </vt:variant>
      <vt:variant>
        <vt:lpwstr/>
      </vt:variant>
      <vt:variant>
        <vt:lpwstr>_Toc170488864</vt:lpwstr>
      </vt:variant>
      <vt:variant>
        <vt:i4>1703985</vt:i4>
      </vt:variant>
      <vt:variant>
        <vt:i4>62</vt:i4>
      </vt:variant>
      <vt:variant>
        <vt:i4>0</vt:i4>
      </vt:variant>
      <vt:variant>
        <vt:i4>5</vt:i4>
      </vt:variant>
      <vt:variant>
        <vt:lpwstr/>
      </vt:variant>
      <vt:variant>
        <vt:lpwstr>_Toc170488863</vt:lpwstr>
      </vt:variant>
      <vt:variant>
        <vt:i4>1703985</vt:i4>
      </vt:variant>
      <vt:variant>
        <vt:i4>56</vt:i4>
      </vt:variant>
      <vt:variant>
        <vt:i4>0</vt:i4>
      </vt:variant>
      <vt:variant>
        <vt:i4>5</vt:i4>
      </vt:variant>
      <vt:variant>
        <vt:lpwstr/>
      </vt:variant>
      <vt:variant>
        <vt:lpwstr>_Toc170488862</vt:lpwstr>
      </vt:variant>
      <vt:variant>
        <vt:i4>1703985</vt:i4>
      </vt:variant>
      <vt:variant>
        <vt:i4>50</vt:i4>
      </vt:variant>
      <vt:variant>
        <vt:i4>0</vt:i4>
      </vt:variant>
      <vt:variant>
        <vt:i4>5</vt:i4>
      </vt:variant>
      <vt:variant>
        <vt:lpwstr/>
      </vt:variant>
      <vt:variant>
        <vt:lpwstr>_Toc170488861</vt:lpwstr>
      </vt:variant>
      <vt:variant>
        <vt:i4>1703985</vt:i4>
      </vt:variant>
      <vt:variant>
        <vt:i4>44</vt:i4>
      </vt:variant>
      <vt:variant>
        <vt:i4>0</vt:i4>
      </vt:variant>
      <vt:variant>
        <vt:i4>5</vt:i4>
      </vt:variant>
      <vt:variant>
        <vt:lpwstr/>
      </vt:variant>
      <vt:variant>
        <vt:lpwstr>_Toc170488860</vt:lpwstr>
      </vt:variant>
      <vt:variant>
        <vt:i4>1638449</vt:i4>
      </vt:variant>
      <vt:variant>
        <vt:i4>38</vt:i4>
      </vt:variant>
      <vt:variant>
        <vt:i4>0</vt:i4>
      </vt:variant>
      <vt:variant>
        <vt:i4>5</vt:i4>
      </vt:variant>
      <vt:variant>
        <vt:lpwstr/>
      </vt:variant>
      <vt:variant>
        <vt:lpwstr>_Toc170488859</vt:lpwstr>
      </vt:variant>
      <vt:variant>
        <vt:i4>1638449</vt:i4>
      </vt:variant>
      <vt:variant>
        <vt:i4>32</vt:i4>
      </vt:variant>
      <vt:variant>
        <vt:i4>0</vt:i4>
      </vt:variant>
      <vt:variant>
        <vt:i4>5</vt:i4>
      </vt:variant>
      <vt:variant>
        <vt:lpwstr/>
      </vt:variant>
      <vt:variant>
        <vt:lpwstr>_Toc170488858</vt:lpwstr>
      </vt:variant>
      <vt:variant>
        <vt:i4>1638449</vt:i4>
      </vt:variant>
      <vt:variant>
        <vt:i4>26</vt:i4>
      </vt:variant>
      <vt:variant>
        <vt:i4>0</vt:i4>
      </vt:variant>
      <vt:variant>
        <vt:i4>5</vt:i4>
      </vt:variant>
      <vt:variant>
        <vt:lpwstr/>
      </vt:variant>
      <vt:variant>
        <vt:lpwstr>_Toc170488857</vt:lpwstr>
      </vt:variant>
      <vt:variant>
        <vt:i4>1638449</vt:i4>
      </vt:variant>
      <vt:variant>
        <vt:i4>20</vt:i4>
      </vt:variant>
      <vt:variant>
        <vt:i4>0</vt:i4>
      </vt:variant>
      <vt:variant>
        <vt:i4>5</vt:i4>
      </vt:variant>
      <vt:variant>
        <vt:lpwstr/>
      </vt:variant>
      <vt:variant>
        <vt:lpwstr>_Toc170488856</vt:lpwstr>
      </vt:variant>
      <vt:variant>
        <vt:i4>1638449</vt:i4>
      </vt:variant>
      <vt:variant>
        <vt:i4>14</vt:i4>
      </vt:variant>
      <vt:variant>
        <vt:i4>0</vt:i4>
      </vt:variant>
      <vt:variant>
        <vt:i4>5</vt:i4>
      </vt:variant>
      <vt:variant>
        <vt:lpwstr/>
      </vt:variant>
      <vt:variant>
        <vt:lpwstr>_Toc170488855</vt:lpwstr>
      </vt:variant>
      <vt:variant>
        <vt:i4>1638449</vt:i4>
      </vt:variant>
      <vt:variant>
        <vt:i4>8</vt:i4>
      </vt:variant>
      <vt:variant>
        <vt:i4>0</vt:i4>
      </vt:variant>
      <vt:variant>
        <vt:i4>5</vt:i4>
      </vt:variant>
      <vt:variant>
        <vt:lpwstr/>
      </vt:variant>
      <vt:variant>
        <vt:lpwstr>_Toc170488854</vt:lpwstr>
      </vt:variant>
      <vt:variant>
        <vt:i4>1638449</vt:i4>
      </vt:variant>
      <vt:variant>
        <vt:i4>2</vt:i4>
      </vt:variant>
      <vt:variant>
        <vt:i4>0</vt:i4>
      </vt:variant>
      <vt:variant>
        <vt:i4>5</vt:i4>
      </vt:variant>
      <vt:variant>
        <vt:lpwstr/>
      </vt:variant>
      <vt:variant>
        <vt:lpwstr>_Toc170488853</vt:lpwstr>
      </vt:variant>
      <vt:variant>
        <vt:i4>196727</vt:i4>
      </vt:variant>
      <vt:variant>
        <vt:i4>0</vt:i4>
      </vt:variant>
      <vt:variant>
        <vt:i4>0</vt:i4>
      </vt:variant>
      <vt:variant>
        <vt:i4>5</vt:i4>
      </vt:variant>
      <vt:variant>
        <vt:lpwstr>https://www.keycloak.org/docs/latest/server_admin/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Ümmühan Ay</dc:creator>
  <cp:keywords/>
  <dc:description/>
  <cp:lastModifiedBy>Ümmühan Ay</cp:lastModifiedBy>
  <cp:revision>2</cp:revision>
  <dcterms:created xsi:type="dcterms:W3CDTF">2024-06-28T15:41:00Z</dcterms:created>
  <dcterms:modified xsi:type="dcterms:W3CDTF">2024-06-28T15:41:00Z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0x0101009080EE9A9E0E7C4CBD2FA9674725AB29</vt:lpwstr>
  </property>
</Properties>
</file>